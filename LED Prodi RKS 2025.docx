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center"/>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667510" cy="1676400"/>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66751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b w:val="1"/>
          <w:bCs w:val="1"/>
          <w:rtl w:val="0"/>
        </w:rPr>
        <w:t xml:space="preserve">LAPORAN EVALUASI DIRI </w:t>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AKREDITASI PROGRAM STUDI</w:t>
      </w:r>
    </w:p>
    <w:p w:rsidR="00000000" w:rsidDel="00000000" w:rsidP="00000000" w:rsidRDefault="00000000" w:rsidRPr="00000000" w14:paraId="0000000D">
      <w:pPr>
        <w:jc w:val="center"/>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0E">
      <w:pPr>
        <w:jc w:val="center"/>
        <w:rPr>
          <w:b w:val="1"/>
          <w:bCs w:val="1"/>
        </w:rPr>
      </w:pPr>
      <w:r w:rsidDel="00000000" w:rsidR="00000000" w:rsidRPr="00000000">
        <w:rPr>
          <w:b w:val="1"/>
          <w:bCs w:val="1"/>
          <w:rtl w:val="0"/>
        </w:rPr>
        <w:t xml:space="preserve">SARJANA TERAPAN REKAYASA KEAMANAN SIBER</w:t>
      </w:r>
    </w:p>
    <w:p w:rsidR="00000000" w:rsidDel="00000000" w:rsidP="00000000" w:rsidRDefault="00000000" w:rsidRPr="00000000" w14:paraId="0000000F">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0">
      <w:pPr>
        <w:jc w:val="center"/>
        <w:rPr>
          <w:b w:val="1"/>
          <w:bCs w:val="1"/>
          <w:i w:val="1"/>
          <w:iCs w:val="1"/>
          <w:sz w:val="24"/>
          <w:szCs w:val="24"/>
        </w:rPr>
      </w:pPr>
      <w:r w:rsidDel="00000000" w:rsidR="00000000" w:rsidRPr="00000000">
        <w:rPr>
          <w:rtl w:val="0"/>
        </w:rPr>
      </w:r>
    </w:p>
    <w:p w:rsidR="00000000" w:rsidDel="00000000" w:rsidP="00000000" w:rsidRDefault="00000000" w:rsidRPr="00000000" w14:paraId="00000011">
      <w:pPr>
        <w:jc w:val="center"/>
        <w:rPr>
          <w:b w:val="1"/>
          <w:bCs w:val="1"/>
          <w:i w:val="1"/>
          <w:iCs w:val="1"/>
          <w:sz w:val="31"/>
          <w:szCs w:val="31"/>
        </w:rPr>
      </w:pPr>
      <w:r w:rsidDel="00000000" w:rsidR="00000000" w:rsidRPr="00000000">
        <w:rPr>
          <w:rtl w:val="0"/>
        </w:rPr>
      </w:r>
    </w:p>
    <w:p w:rsidR="00000000" w:rsidDel="00000000" w:rsidP="00000000" w:rsidRDefault="00000000" w:rsidRPr="00000000" w14:paraId="00000012">
      <w:pPr>
        <w:jc w:val="center"/>
        <w:rPr>
          <w:b w:val="1"/>
          <w:bCs w:val="1"/>
          <w:i w:val="1"/>
          <w:iCs w:val="1"/>
          <w:sz w:val="31"/>
          <w:szCs w:val="3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POLITEKNIK SIBER DAN SANDI NEGARA</w:t>
      </w:r>
    </w:p>
    <w:p w:rsidR="00000000" w:rsidDel="00000000" w:rsidP="00000000" w:rsidRDefault="00000000" w:rsidRPr="00000000" w14:paraId="00000014">
      <w:pPr>
        <w:jc w:val="center"/>
        <w:rPr>
          <w:b w:val="1"/>
          <w:bCs w:val="1"/>
          <w:sz w:val="24"/>
          <w:szCs w:val="24"/>
        </w:rPr>
      </w:pPr>
      <w:r w:rsidDel="00000000" w:rsidR="00000000" w:rsidRPr="00000000">
        <w:rPr>
          <w:rtl w:val="0"/>
        </w:rPr>
      </w:r>
    </w:p>
    <w:p w:rsidR="00000000" w:rsidDel="00000000" w:rsidP="00000000" w:rsidRDefault="00000000" w:rsidRPr="00000000" w14:paraId="00000015">
      <w:pPr>
        <w:jc w:val="center"/>
        <w:rPr>
          <w:b w:val="1"/>
          <w:bCs w:val="1"/>
          <w:sz w:val="30"/>
          <w:szCs w:val="30"/>
        </w:rPr>
      </w:pPr>
      <w:r w:rsidDel="00000000" w:rsidR="00000000" w:rsidRPr="00000000">
        <w:rPr>
          <w:rtl w:val="0"/>
        </w:rPr>
      </w:r>
    </w:p>
    <w:p w:rsidR="00000000" w:rsidDel="00000000" w:rsidP="00000000" w:rsidRDefault="00000000" w:rsidRPr="00000000" w14:paraId="00000016">
      <w:pPr>
        <w:jc w:val="center"/>
        <w:rPr>
          <w:b w:val="1"/>
          <w:bCs w:val="1"/>
          <w:sz w:val="30"/>
          <w:szCs w:val="30"/>
        </w:rPr>
      </w:pPr>
      <w:r w:rsidDel="00000000" w:rsidR="00000000" w:rsidRPr="00000000">
        <w:rPr>
          <w:rtl w:val="0"/>
        </w:rPr>
      </w:r>
    </w:p>
    <w:p w:rsidR="00000000" w:rsidDel="00000000" w:rsidP="00000000" w:rsidRDefault="00000000" w:rsidRPr="00000000" w14:paraId="00000017">
      <w:pPr>
        <w:jc w:val="left"/>
        <w:rPr>
          <w:b w:val="1"/>
          <w:bCs w:val="1"/>
          <w:sz w:val="30"/>
          <w:szCs w:val="30"/>
        </w:rPr>
      </w:pPr>
      <w:r w:rsidDel="00000000" w:rsidR="00000000" w:rsidRPr="00000000">
        <w:rPr>
          <w:rtl w:val="0"/>
        </w:rPr>
      </w:r>
    </w:p>
    <w:p w:rsidR="00000000" w:rsidDel="00000000" w:rsidP="00000000" w:rsidRDefault="00000000" w:rsidRPr="00000000" w14:paraId="00000018">
      <w:pPr>
        <w:jc w:val="left"/>
        <w:rPr>
          <w:b w:val="1"/>
          <w:bCs w:val="1"/>
          <w:sz w:val="30"/>
          <w:szCs w:val="30"/>
        </w:rPr>
      </w:pPr>
      <w:r w:rsidDel="00000000" w:rsidR="00000000" w:rsidRPr="00000000">
        <w:rPr>
          <w:rtl w:val="0"/>
        </w:rPr>
      </w:r>
    </w:p>
    <w:p w:rsidR="00000000" w:rsidDel="00000000" w:rsidP="00000000" w:rsidRDefault="00000000" w:rsidRPr="00000000" w14:paraId="00000019">
      <w:pPr>
        <w:jc w:val="center"/>
        <w:rPr>
          <w:b w:val="1"/>
          <w:bCs w:val="1"/>
          <w:sz w:val="30"/>
          <w:szCs w:val="30"/>
        </w:rPr>
      </w:pPr>
      <w:r w:rsidDel="00000000" w:rsidR="00000000" w:rsidRPr="00000000">
        <w:rPr>
          <w:rtl w:val="0"/>
        </w:rPr>
      </w:r>
    </w:p>
    <w:p w:rsidR="00000000" w:rsidDel="00000000" w:rsidP="00000000" w:rsidRDefault="00000000" w:rsidRPr="00000000" w14:paraId="0000001A">
      <w:pPr>
        <w:jc w:val="center"/>
        <w:rPr>
          <w:b w:val="1"/>
          <w:bCs w:val="1"/>
          <w:sz w:val="30"/>
          <w:szCs w:val="30"/>
        </w:rPr>
      </w:pPr>
      <w:r w:rsidDel="00000000" w:rsidR="00000000" w:rsidRPr="00000000">
        <w:rPr>
          <w:rtl w:val="0"/>
        </w:rPr>
      </w:r>
    </w:p>
    <w:p w:rsidR="00000000" w:rsidDel="00000000" w:rsidP="00000000" w:rsidRDefault="00000000" w:rsidRPr="00000000" w14:paraId="0000001B">
      <w:pPr>
        <w:jc w:val="center"/>
        <w:rPr>
          <w:b w:val="1"/>
          <w:bCs w:val="1"/>
          <w:sz w:val="30"/>
          <w:szCs w:val="30"/>
        </w:rPr>
      </w:pPr>
      <w:r w:rsidDel="00000000" w:rsidR="00000000" w:rsidRPr="00000000">
        <w:rPr>
          <w:rtl w:val="0"/>
        </w:rPr>
      </w:r>
    </w:p>
    <w:p w:rsidR="00000000" w:rsidDel="00000000" w:rsidP="00000000" w:rsidRDefault="00000000" w:rsidRPr="00000000" w14:paraId="0000001C">
      <w:pPr>
        <w:jc w:val="center"/>
        <w:rPr>
          <w:b w:val="1"/>
          <w:bCs w:val="1"/>
          <w:sz w:val="30"/>
          <w:szCs w:val="30"/>
        </w:rPr>
      </w:pPr>
      <w:r w:rsidDel="00000000" w:rsidR="00000000" w:rsidRPr="00000000">
        <w:rPr>
          <w:rtl w:val="0"/>
        </w:rPr>
      </w:r>
    </w:p>
    <w:p w:rsidR="00000000" w:rsidDel="00000000" w:rsidP="00000000" w:rsidRDefault="00000000" w:rsidRPr="00000000" w14:paraId="0000001D">
      <w:pPr>
        <w:jc w:val="center"/>
        <w:rPr>
          <w:b w:val="1"/>
          <w:bCs w:val="1"/>
          <w:sz w:val="30"/>
          <w:szCs w:val="30"/>
        </w:rPr>
      </w:pPr>
      <w:r w:rsidDel="00000000" w:rsidR="00000000" w:rsidRPr="00000000">
        <w:rPr>
          <w:rtl w:val="0"/>
        </w:rPr>
      </w:r>
    </w:p>
    <w:p w:rsidR="00000000" w:rsidDel="00000000" w:rsidP="00000000" w:rsidRDefault="00000000" w:rsidRPr="00000000" w14:paraId="0000001E">
      <w:pPr>
        <w:jc w:val="center"/>
        <w:rPr>
          <w:b w:val="1"/>
          <w:bCs w:val="1"/>
          <w:sz w:val="30"/>
          <w:szCs w:val="30"/>
        </w:rPr>
      </w:pPr>
      <w:r w:rsidDel="00000000" w:rsidR="00000000" w:rsidRPr="00000000">
        <w:rPr>
          <w:rtl w:val="0"/>
        </w:rPr>
      </w:r>
    </w:p>
    <w:p w:rsidR="00000000" w:rsidDel="00000000" w:rsidP="00000000" w:rsidRDefault="00000000" w:rsidRPr="00000000" w14:paraId="0000001F">
      <w:pPr>
        <w:jc w:val="center"/>
        <w:rPr>
          <w:b w:val="1"/>
          <w:bCs w:val="1"/>
          <w:sz w:val="30"/>
          <w:szCs w:val="30"/>
        </w:rPr>
      </w:pPr>
      <w:r w:rsidDel="00000000" w:rsidR="00000000" w:rsidRPr="00000000">
        <w:rPr>
          <w:rtl w:val="0"/>
        </w:rPr>
      </w:r>
    </w:p>
    <w:p w:rsidR="00000000" w:rsidDel="00000000" w:rsidP="00000000" w:rsidRDefault="00000000" w:rsidRPr="00000000" w14:paraId="00000020">
      <w:pPr>
        <w:jc w:val="center"/>
        <w:rPr>
          <w:b w:val="1"/>
          <w:bCs w:val="1"/>
          <w:sz w:val="30"/>
          <w:szCs w:val="30"/>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BOGOR </w:t>
      </w:r>
    </w:p>
    <w:p w:rsidR="00000000" w:rsidDel="00000000" w:rsidP="00000000" w:rsidRDefault="00000000" w:rsidRPr="00000000" w14:paraId="00000022">
      <w:pPr>
        <w:jc w:val="center"/>
        <w:rPr/>
        <w:sectPr>
          <w:headerReference r:id="rId8" w:type="default"/>
          <w:pgSz w:h="16850" w:w="11920" w:orient="portrait"/>
          <w:pgMar w:bottom="1580" w:top="1060" w:left="1474" w:right="1247" w:header="0" w:footer="1391"/>
          <w:pgNumType w:start="1"/>
        </w:sectPr>
      </w:pPr>
      <w:r w:rsidDel="00000000" w:rsidR="00000000" w:rsidRPr="00000000">
        <w:rPr>
          <w:b w:val="1"/>
          <w:bCs w:val="1"/>
          <w:rtl w:val="0"/>
        </w:rPr>
        <w:t xml:space="preserve">TAHUN 2025</w:t>
      </w:r>
      <w:r w:rsidDel="00000000" w:rsidR="00000000" w:rsidRPr="00000000">
        <w:rPr>
          <w:rtl w:val="0"/>
        </w:rPr>
      </w:r>
    </w:p>
    <w:p w:rsidR="00000000" w:rsidDel="00000000" w:rsidP="00000000" w:rsidRDefault="00000000" w:rsidRPr="00000000" w14:paraId="00000023">
      <w:pPr>
        <w:spacing w:before="77" w:lineRule="auto"/>
        <w:ind w:left="4204" w:firstLine="0"/>
        <w:rPr>
          <w:b w:val="1"/>
          <w:bCs w:val="1"/>
        </w:rPr>
      </w:pPr>
      <w:r w:rsidDel="00000000" w:rsidR="00000000" w:rsidRPr="00000000">
        <w:rPr>
          <w:b w:val="1"/>
          <w:bCs w:val="1"/>
          <w:rtl w:val="0"/>
        </w:rPr>
        <w:t xml:space="preserve">IDENTITAS PENGUSUL</w:t>
      </w:r>
    </w:p>
    <w:p w:rsidR="00000000" w:rsidDel="00000000" w:rsidP="00000000" w:rsidRDefault="00000000" w:rsidRPr="00000000" w14:paraId="00000024">
      <w:pPr>
        <w:spacing w:before="77" w:lineRule="auto"/>
        <w:ind w:left="4204" w:firstLine="0"/>
        <w:rPr>
          <w:b w:val="1"/>
          <w:bCs w:val="1"/>
        </w:rPr>
      </w:pPr>
      <w:r w:rsidDel="00000000" w:rsidR="00000000" w:rsidRPr="00000000">
        <w:rPr>
          <w:rtl w:val="0"/>
        </w:rPr>
      </w:r>
    </w:p>
    <w:p w:rsidR="00000000" w:rsidDel="00000000" w:rsidP="00000000" w:rsidRDefault="00000000" w:rsidRPr="00000000" w14:paraId="00000025">
      <w:pPr>
        <w:spacing w:before="77" w:lineRule="auto"/>
        <w:ind w:left="4204" w:firstLine="0"/>
        <w:rPr>
          <w:b w:val="1"/>
          <w:bCs w:val="1"/>
        </w:rPr>
      </w:pPr>
      <w:r w:rsidDel="00000000" w:rsidR="00000000" w:rsidRPr="00000000">
        <w:rPr>
          <w:rtl w:val="0"/>
        </w:rPr>
      </w:r>
    </w:p>
    <w:p w:rsidR="00000000" w:rsidDel="00000000" w:rsidP="00000000" w:rsidRDefault="00000000" w:rsidRPr="00000000" w14:paraId="00000026">
      <w:pPr>
        <w:tabs>
          <w:tab w:val="left" w:leader="none" w:pos="3375"/>
        </w:tabs>
        <w:ind w:left="0" w:right="-301.062992125984" w:firstLine="0"/>
        <w:rPr/>
      </w:pPr>
      <w:r w:rsidDel="00000000" w:rsidR="00000000" w:rsidRPr="00000000">
        <w:rPr>
          <w:rtl w:val="0"/>
        </w:rPr>
        <w:t xml:space="preserve">Perguruan Tinggi</w:t>
        <w:tab/>
        <w:t xml:space="preserve">: Politeknik Siber dan Sandi Negara</w:t>
      </w:r>
    </w:p>
    <w:p w:rsidR="00000000" w:rsidDel="00000000" w:rsidP="00000000" w:rsidRDefault="00000000" w:rsidRPr="00000000" w14:paraId="00000027">
      <w:pPr>
        <w:tabs>
          <w:tab w:val="left" w:leader="none" w:pos="3375"/>
        </w:tabs>
        <w:spacing w:before="37" w:lineRule="auto"/>
        <w:ind w:left="0" w:right="-301.062992125984" w:firstLine="0"/>
        <w:rPr/>
      </w:pPr>
      <w:r w:rsidDel="00000000" w:rsidR="00000000" w:rsidRPr="00000000">
        <w:rPr>
          <w:rtl w:val="0"/>
        </w:rPr>
        <w:t xml:space="preserve">Unit Pengelola Program Studi</w:t>
        <w:tab/>
        <w:t xml:space="preserve">: Politeknik Siber dan Sandi Negara</w:t>
      </w:r>
    </w:p>
    <w:p w:rsidR="00000000" w:rsidDel="00000000" w:rsidP="00000000" w:rsidRDefault="00000000" w:rsidRPr="00000000" w14:paraId="00000028">
      <w:pPr>
        <w:tabs>
          <w:tab w:val="left" w:leader="none" w:pos="3375"/>
        </w:tabs>
        <w:spacing w:before="38" w:lineRule="auto"/>
        <w:ind w:left="0" w:right="-301.062992125984" w:firstLine="0"/>
        <w:rPr/>
      </w:pPr>
      <w:r w:rsidDel="00000000" w:rsidR="00000000" w:rsidRPr="00000000">
        <w:rPr>
          <w:rtl w:val="0"/>
        </w:rPr>
        <w:t xml:space="preserve">Jenis Program</w:t>
        <w:tab/>
        <w:t xml:space="preserve">: Sarjana Terapan </w:t>
      </w:r>
    </w:p>
    <w:p w:rsidR="00000000" w:rsidDel="00000000" w:rsidP="00000000" w:rsidRDefault="00000000" w:rsidRPr="00000000" w14:paraId="00000029">
      <w:pPr>
        <w:tabs>
          <w:tab w:val="left" w:leader="none" w:pos="3375"/>
        </w:tabs>
        <w:spacing w:before="40" w:lineRule="auto"/>
        <w:ind w:left="0" w:right="-301.062992125984" w:firstLine="0"/>
        <w:rPr/>
      </w:pPr>
      <w:r w:rsidDel="00000000" w:rsidR="00000000" w:rsidRPr="00000000">
        <w:rPr>
          <w:rtl w:val="0"/>
        </w:rPr>
        <w:t xml:space="preserve">Nama Program Studi</w:t>
        <w:tab/>
        <w:t xml:space="preserve">: Rekayasa Keamanan Siber</w:t>
      </w:r>
    </w:p>
    <w:p w:rsidR="00000000" w:rsidDel="00000000" w:rsidP="00000000" w:rsidRDefault="00000000" w:rsidRPr="00000000" w14:paraId="0000002A">
      <w:pPr>
        <w:tabs>
          <w:tab w:val="left" w:leader="none" w:pos="3375"/>
        </w:tabs>
        <w:spacing w:before="37" w:lineRule="auto"/>
        <w:ind w:left="0" w:right="-301.062992125984" w:firstLine="0"/>
        <w:rPr/>
      </w:pPr>
      <w:r w:rsidDel="00000000" w:rsidR="00000000" w:rsidRPr="00000000">
        <w:rPr>
          <w:rtl w:val="0"/>
        </w:rPr>
        <w:t xml:space="preserve">Alamat</w:t>
        <w:tab/>
        <w:t xml:space="preserve">: Jl. Raya H. Usa, Putat Nutug, Kec. Ciseeng,</w:t>
      </w:r>
    </w:p>
    <w:p w:rsidR="00000000" w:rsidDel="00000000" w:rsidP="00000000" w:rsidRDefault="00000000" w:rsidRPr="00000000" w14:paraId="0000002B">
      <w:pPr>
        <w:tabs>
          <w:tab w:val="left" w:leader="none" w:pos="3375"/>
        </w:tabs>
        <w:spacing w:before="37" w:lineRule="auto"/>
        <w:ind w:left="0" w:right="-301.062992125984" w:firstLine="0"/>
        <w:rPr/>
      </w:pPr>
      <w:r w:rsidDel="00000000" w:rsidR="00000000" w:rsidRPr="00000000">
        <w:rPr>
          <w:rtl w:val="0"/>
        </w:rPr>
        <w:tab/>
        <w:t xml:space="preserve">  Kabupaten Bogor, Jawa Barat 16120</w:t>
      </w:r>
    </w:p>
    <w:p w:rsidR="00000000" w:rsidDel="00000000" w:rsidP="00000000" w:rsidRDefault="00000000" w:rsidRPr="00000000" w14:paraId="0000002C">
      <w:pPr>
        <w:tabs>
          <w:tab w:val="left" w:leader="none" w:pos="3375"/>
        </w:tabs>
        <w:spacing w:before="37" w:lineRule="auto"/>
        <w:ind w:left="0" w:right="-301.062992125984" w:firstLine="0"/>
        <w:rPr/>
      </w:pPr>
      <w:r w:rsidDel="00000000" w:rsidR="00000000" w:rsidRPr="00000000">
        <w:rPr>
          <w:rtl w:val="0"/>
        </w:rPr>
        <w:t xml:space="preserve">Nomor Telepon</w:t>
        <w:tab/>
        <w:t xml:space="preserve">: -</w:t>
      </w:r>
    </w:p>
    <w:p w:rsidR="00000000" w:rsidDel="00000000" w:rsidP="00000000" w:rsidRDefault="00000000" w:rsidRPr="00000000" w14:paraId="0000002D">
      <w:pPr>
        <w:tabs>
          <w:tab w:val="left" w:leader="none" w:pos="3375"/>
        </w:tabs>
        <w:spacing w:before="38" w:lineRule="auto"/>
        <w:ind w:left="0" w:right="-301.062992125984" w:firstLine="0"/>
        <w:rPr/>
      </w:pPr>
      <w:r w:rsidDel="00000000" w:rsidR="00000000" w:rsidRPr="00000000">
        <w:rPr>
          <w:i w:val="1"/>
          <w:iCs w:val="1"/>
          <w:rtl w:val="0"/>
        </w:rPr>
        <w:t xml:space="preserve">E-Mail </w:t>
      </w:r>
      <w:r w:rsidDel="00000000" w:rsidR="00000000" w:rsidRPr="00000000">
        <w:rPr>
          <w:rtl w:val="0"/>
        </w:rPr>
        <w:t xml:space="preserve">dan </w:t>
      </w:r>
      <w:r w:rsidDel="00000000" w:rsidR="00000000" w:rsidRPr="00000000">
        <w:rPr>
          <w:i w:val="1"/>
          <w:iCs w:val="1"/>
          <w:rtl w:val="0"/>
        </w:rPr>
        <w:t xml:space="preserve">Website</w:t>
        <w:tab/>
      </w:r>
      <w:r w:rsidDel="00000000" w:rsidR="00000000" w:rsidRPr="00000000">
        <w:rPr>
          <w:rtl w:val="0"/>
        </w:rPr>
        <w:t xml:space="preserve">: </w:t>
      </w:r>
      <w:hyperlink r:id="rId9">
        <w:r w:rsidDel="00000000" w:rsidR="00000000" w:rsidRPr="00000000">
          <w:rPr>
            <w:color w:val="1155cc"/>
            <w:u w:val="single"/>
            <w:rtl w:val="0"/>
          </w:rPr>
          <w:t xml:space="preserve">humas@poltekssn.ac.id</w:t>
        </w:r>
      </w:hyperlink>
      <w:r w:rsidDel="00000000" w:rsidR="00000000" w:rsidRPr="00000000">
        <w:rPr>
          <w:rtl w:val="0"/>
        </w:rPr>
        <w:t xml:space="preserve"> dan </w:t>
      </w:r>
      <w:hyperlink r:id="rId10">
        <w:r w:rsidDel="00000000" w:rsidR="00000000" w:rsidRPr="00000000">
          <w:rPr>
            <w:color w:val="1155cc"/>
            <w:u w:val="single"/>
            <w:rtl w:val="0"/>
          </w:rPr>
          <w:t xml:space="preserve">https://poltekssn.ac.id/</w:t>
        </w:r>
      </w:hyperlink>
      <w:r w:rsidDel="00000000" w:rsidR="00000000" w:rsidRPr="00000000">
        <w:rPr>
          <w:rtl w:val="0"/>
        </w:rPr>
        <w:t xml:space="preserve"> </w:t>
      </w:r>
    </w:p>
    <w:p w:rsidR="00000000" w:rsidDel="00000000" w:rsidP="00000000" w:rsidRDefault="00000000" w:rsidRPr="00000000" w14:paraId="0000002E">
      <w:pPr>
        <w:tabs>
          <w:tab w:val="left" w:leader="none" w:pos="3375"/>
        </w:tabs>
        <w:spacing w:before="40" w:lineRule="auto"/>
        <w:ind w:left="0" w:right="-301.062992125984" w:firstLine="0"/>
        <w:rPr/>
      </w:pPr>
      <w:r w:rsidDel="00000000" w:rsidR="00000000" w:rsidRPr="00000000">
        <w:rPr>
          <w:rtl w:val="0"/>
        </w:rPr>
        <w:t xml:space="preserve">Nomor SK Pendirian PT </w:t>
      </w:r>
      <w:r w:rsidDel="00000000" w:rsidR="00000000" w:rsidRPr="00000000">
        <w:rPr>
          <w:vertAlign w:val="superscript"/>
          <w:rtl w:val="0"/>
        </w:rPr>
        <w:t xml:space="preserve">1)</w:t>
      </w:r>
      <w:r w:rsidDel="00000000" w:rsidR="00000000" w:rsidRPr="00000000">
        <w:rPr>
          <w:rtl w:val="0"/>
        </w:rPr>
        <w:tab/>
        <w:t xml:space="preserve">: </w:t>
      </w:r>
      <w:hyperlink r:id="rId11">
        <w:r w:rsidDel="00000000" w:rsidR="00000000" w:rsidRPr="00000000">
          <w:rPr>
            <w:color w:val="1155cc"/>
            <w:u w:val="single"/>
            <w:rtl w:val="0"/>
          </w:rPr>
          <w:t xml:space="preserve">Peraturan Badan Siber dan Sandi Negara No.12 Tahun 2019</w:t>
        </w:r>
      </w:hyperlink>
      <w:r w:rsidDel="00000000" w:rsidR="00000000" w:rsidRPr="00000000">
        <w:rPr>
          <w:rtl w:val="0"/>
        </w:rPr>
        <w:t xml:space="preserve"> </w:t>
      </w:r>
    </w:p>
    <w:p w:rsidR="00000000" w:rsidDel="00000000" w:rsidP="00000000" w:rsidRDefault="00000000" w:rsidRPr="00000000" w14:paraId="0000002F">
      <w:pPr>
        <w:tabs>
          <w:tab w:val="left" w:leader="none" w:pos="3375"/>
        </w:tabs>
        <w:spacing w:before="37" w:lineRule="auto"/>
        <w:ind w:left="0" w:right="-301.062992125984" w:firstLine="0"/>
        <w:rPr/>
      </w:pPr>
      <w:r w:rsidDel="00000000" w:rsidR="00000000" w:rsidRPr="00000000">
        <w:rPr>
          <w:rtl w:val="0"/>
        </w:rPr>
        <w:t xml:space="preserve">Tanggal SK Pendirian PT</w:t>
        <w:tab/>
        <w:t xml:space="preserve">: 19 Desember 2019</w:t>
      </w:r>
    </w:p>
    <w:p w:rsidR="00000000" w:rsidDel="00000000" w:rsidP="00000000" w:rsidRDefault="00000000" w:rsidRPr="00000000" w14:paraId="00000030">
      <w:pPr>
        <w:spacing w:before="37" w:lineRule="auto"/>
        <w:ind w:left="0" w:right="-301.062992125984" w:firstLine="0"/>
        <w:rPr/>
      </w:pPr>
      <w:r w:rsidDel="00000000" w:rsidR="00000000" w:rsidRPr="00000000">
        <w:rPr>
          <w:rtl w:val="0"/>
        </w:rPr>
        <w:t xml:space="preserve">Pejabat Penandatangan</w:t>
        <w:tab/>
        <w:tab/>
      </w:r>
    </w:p>
    <w:p w:rsidR="00000000" w:rsidDel="00000000" w:rsidP="00000000" w:rsidRDefault="00000000" w:rsidRPr="00000000" w14:paraId="00000031">
      <w:pPr>
        <w:tabs>
          <w:tab w:val="left" w:leader="none" w:pos="3375"/>
        </w:tabs>
        <w:spacing w:before="38" w:lineRule="auto"/>
        <w:ind w:left="0" w:right="-301.062992125984" w:firstLine="0"/>
        <w:rPr/>
      </w:pPr>
      <w:r w:rsidDel="00000000" w:rsidR="00000000" w:rsidRPr="00000000">
        <w:rPr>
          <w:rtl w:val="0"/>
        </w:rPr>
        <w:t xml:space="preserve">SK Pendirian PT</w:t>
        <w:tab/>
        <w:t xml:space="preserve">: Kepala Badan Siber dan Sandi Negara</w:t>
      </w:r>
    </w:p>
    <w:p w:rsidR="00000000" w:rsidDel="00000000" w:rsidP="00000000" w:rsidRDefault="00000000" w:rsidRPr="00000000" w14:paraId="00000032">
      <w:pPr>
        <w:tabs>
          <w:tab w:val="left" w:leader="none" w:pos="3375"/>
        </w:tabs>
        <w:spacing w:before="38" w:lineRule="auto"/>
        <w:ind w:left="0" w:right="-301.062992125984" w:firstLine="0"/>
        <w:rPr/>
      </w:pPr>
      <w:r w:rsidDel="00000000" w:rsidR="00000000" w:rsidRPr="00000000">
        <w:rPr>
          <w:rtl w:val="0"/>
        </w:rPr>
        <w:t xml:space="preserve">Nomor SK Pembukaan PS </w:t>
      </w:r>
      <w:r w:rsidDel="00000000" w:rsidR="00000000" w:rsidRPr="00000000">
        <w:rPr>
          <w:vertAlign w:val="superscript"/>
          <w:rtl w:val="0"/>
        </w:rPr>
        <w:t xml:space="preserve">2)</w:t>
      </w:r>
      <w:r w:rsidDel="00000000" w:rsidR="00000000" w:rsidRPr="00000000">
        <w:rPr>
          <w:rtl w:val="0"/>
        </w:rPr>
        <w:tab/>
        <w:t xml:space="preserve">: </w:t>
      </w:r>
      <w:hyperlink r:id="rId12">
        <w:r w:rsidDel="00000000" w:rsidR="00000000" w:rsidRPr="00000000">
          <w:rPr>
            <w:color w:val="1155cc"/>
            <w:u w:val="single"/>
            <w:rtl w:val="0"/>
          </w:rPr>
          <w:t xml:space="preserve">Keputusan Menristekdikti No. 365/KPT/I/2018</w:t>
        </w:r>
      </w:hyperlink>
      <w:r w:rsidDel="00000000" w:rsidR="00000000" w:rsidRPr="00000000">
        <w:rPr>
          <w:rtl w:val="0"/>
        </w:rPr>
      </w:r>
    </w:p>
    <w:p w:rsidR="00000000" w:rsidDel="00000000" w:rsidP="00000000" w:rsidRDefault="00000000" w:rsidRPr="00000000" w14:paraId="00000033">
      <w:pPr>
        <w:tabs>
          <w:tab w:val="left" w:leader="none" w:pos="3375"/>
        </w:tabs>
        <w:spacing w:before="40" w:lineRule="auto"/>
        <w:ind w:left="0" w:right="-301.062992125984" w:firstLine="0"/>
        <w:rPr/>
      </w:pPr>
      <w:r w:rsidDel="00000000" w:rsidR="00000000" w:rsidRPr="00000000">
        <w:rPr>
          <w:rtl w:val="0"/>
        </w:rPr>
        <w:t xml:space="preserve">Tanggal SK Pembukaan PS</w:t>
        <w:tab/>
        <w:t xml:space="preserve">: 1 Agustus 2018</w:t>
      </w:r>
    </w:p>
    <w:p w:rsidR="00000000" w:rsidDel="00000000" w:rsidP="00000000" w:rsidRDefault="00000000" w:rsidRPr="00000000" w14:paraId="00000034">
      <w:pPr>
        <w:spacing w:before="37" w:lineRule="auto"/>
        <w:ind w:left="0" w:right="-301.062992125984" w:firstLine="0"/>
        <w:rPr/>
      </w:pPr>
      <w:r w:rsidDel="00000000" w:rsidR="00000000" w:rsidRPr="00000000">
        <w:rPr>
          <w:rtl w:val="0"/>
        </w:rPr>
        <w:t xml:space="preserve">Pejabat Penandatangan</w:t>
      </w:r>
    </w:p>
    <w:p w:rsidR="00000000" w:rsidDel="00000000" w:rsidP="00000000" w:rsidRDefault="00000000" w:rsidRPr="00000000" w14:paraId="00000035">
      <w:pPr>
        <w:tabs>
          <w:tab w:val="left" w:leader="none" w:pos="3375"/>
        </w:tabs>
        <w:spacing w:before="38" w:lineRule="auto"/>
        <w:ind w:left="0" w:right="-301.062992125984" w:firstLine="0"/>
        <w:rPr/>
      </w:pPr>
      <w:r w:rsidDel="00000000" w:rsidR="00000000" w:rsidRPr="00000000">
        <w:rPr>
          <w:rtl w:val="0"/>
        </w:rPr>
        <w:t xml:space="preserve">SK Pembukaan PS</w:t>
        <w:tab/>
        <w:t xml:space="preserve">: Menteri Riset, Teknologi, dan Pendidikan Tinggi Republik Indonesia</w:t>
      </w:r>
    </w:p>
    <w:p w:rsidR="00000000" w:rsidDel="00000000" w:rsidP="00000000" w:rsidRDefault="00000000" w:rsidRPr="00000000" w14:paraId="00000036">
      <w:pPr>
        <w:spacing w:before="37" w:lineRule="auto"/>
        <w:ind w:left="0" w:right="-301.062992125984" w:firstLine="0"/>
        <w:rPr/>
      </w:pPr>
      <w:r w:rsidDel="00000000" w:rsidR="00000000" w:rsidRPr="00000000">
        <w:rPr>
          <w:rtl w:val="0"/>
        </w:rPr>
        <w:t xml:space="preserve">Tahun Pertama Kali</w:t>
      </w:r>
    </w:p>
    <w:p w:rsidR="00000000" w:rsidDel="00000000" w:rsidP="00000000" w:rsidRDefault="00000000" w:rsidRPr="00000000" w14:paraId="00000037">
      <w:pPr>
        <w:tabs>
          <w:tab w:val="left" w:leader="none" w:pos="3375"/>
        </w:tabs>
        <w:spacing w:before="40" w:lineRule="auto"/>
        <w:ind w:left="0" w:right="-301.062992125984" w:firstLine="0"/>
        <w:rPr/>
      </w:pPr>
      <w:r w:rsidDel="00000000" w:rsidR="00000000" w:rsidRPr="00000000">
        <w:rPr>
          <w:rtl w:val="0"/>
        </w:rPr>
        <w:t xml:space="preserve">Menerima Mahasiswa</w:t>
        <w:tab/>
        <w:t xml:space="preserve">: 2018</w:t>
      </w:r>
    </w:p>
    <w:p w:rsidR="00000000" w:rsidDel="00000000" w:rsidP="00000000" w:rsidRDefault="00000000" w:rsidRPr="00000000" w14:paraId="00000038">
      <w:pPr>
        <w:spacing w:before="37" w:lineRule="auto"/>
        <w:ind w:left="0" w:right="-301.062992125984" w:firstLine="0"/>
        <w:rPr/>
      </w:pPr>
      <w:r w:rsidDel="00000000" w:rsidR="00000000" w:rsidRPr="00000000">
        <w:rPr>
          <w:rtl w:val="0"/>
        </w:rPr>
        <w:t xml:space="preserve">Peringkat Terbaru</w:t>
      </w:r>
    </w:p>
    <w:p w:rsidR="00000000" w:rsidDel="00000000" w:rsidP="00000000" w:rsidRDefault="00000000" w:rsidRPr="00000000" w14:paraId="00000039">
      <w:pPr>
        <w:tabs>
          <w:tab w:val="left" w:leader="none" w:pos="3375"/>
        </w:tabs>
        <w:spacing w:before="38" w:lineRule="auto"/>
        <w:ind w:left="0" w:right="-301.062992125984" w:firstLine="0"/>
        <w:rPr/>
      </w:pPr>
      <w:r w:rsidDel="00000000" w:rsidR="00000000" w:rsidRPr="00000000">
        <w:rPr>
          <w:rtl w:val="0"/>
        </w:rPr>
        <w:t xml:space="preserve">Akreditasi PS</w:t>
        <w:tab/>
        <w:t xml:space="preserve">: Baik</w:t>
      </w:r>
    </w:p>
    <w:p w:rsidR="00000000" w:rsidDel="00000000" w:rsidP="00000000" w:rsidRDefault="00000000" w:rsidRPr="00000000" w14:paraId="0000003A">
      <w:pPr>
        <w:tabs>
          <w:tab w:val="left" w:leader="none" w:pos="3375"/>
        </w:tabs>
        <w:spacing w:before="37" w:lineRule="auto"/>
        <w:ind w:left="0" w:right="-301.062992125984" w:firstLine="0"/>
        <w:rPr/>
      </w:pPr>
      <w:r w:rsidDel="00000000" w:rsidR="00000000" w:rsidRPr="00000000">
        <w:rPr>
          <w:rtl w:val="0"/>
        </w:rPr>
        <w:t xml:space="preserve">Nomor SK BAN-PT </w:t>
      </w:r>
      <w:r w:rsidDel="00000000" w:rsidR="00000000" w:rsidRPr="00000000">
        <w:rPr>
          <w:vertAlign w:val="superscript"/>
          <w:rtl w:val="0"/>
        </w:rPr>
        <w:t xml:space="preserve">3)</w:t>
      </w:r>
      <w:r w:rsidDel="00000000" w:rsidR="00000000" w:rsidRPr="00000000">
        <w:rPr>
          <w:rtl w:val="0"/>
        </w:rPr>
        <w:tab/>
        <w:t xml:space="preserve">: </w:t>
      </w:r>
      <w:hyperlink r:id="rId13">
        <w:r w:rsidDel="00000000" w:rsidR="00000000" w:rsidRPr="00000000">
          <w:rPr>
            <w:color w:val="1155cc"/>
            <w:u w:val="single"/>
            <w:rtl w:val="0"/>
          </w:rPr>
          <w:t xml:space="preserve">8811/SK/BAN-PT/Ak-PNB/ST/VI/2021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sz w:val="28"/>
          <w:szCs w:val="28"/>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Daftar Program Studi di Unit Pengelola Program Studi (UPPS)</w:t>
      </w:r>
      <w:r w:rsidDel="00000000" w:rsidR="00000000" w:rsidRPr="00000000">
        <w:rPr>
          <w:rtl w:val="0"/>
        </w:rPr>
      </w:r>
    </w:p>
    <w:tbl>
      <w:tblPr>
        <w:tblStyle w:val="Table1"/>
        <w:tblW w:w="9780.0" w:type="dxa"/>
        <w:jc w:val="left"/>
        <w:tblInd w:w="1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5"/>
        <w:gridCol w:w="1035"/>
        <w:gridCol w:w="2235"/>
        <w:gridCol w:w="1455"/>
        <w:gridCol w:w="1500"/>
        <w:gridCol w:w="1470"/>
        <w:gridCol w:w="1560"/>
        <w:tblGridChange w:id="0">
          <w:tblGrid>
            <w:gridCol w:w="525"/>
            <w:gridCol w:w="1035"/>
            <w:gridCol w:w="2235"/>
            <w:gridCol w:w="1455"/>
            <w:gridCol w:w="1500"/>
            <w:gridCol w:w="1470"/>
            <w:gridCol w:w="1560"/>
          </w:tblGrid>
        </w:tblGridChange>
      </w:tblGrid>
      <w:tr>
        <w:trPr>
          <w:cantSplit w:val="0"/>
          <w:trHeight w:val="424" w:hRule="atLeast"/>
          <w:tblHeader w:val="0"/>
        </w:trPr>
        <w:tc>
          <w:tcPr>
            <w:vMerge w:val="restart"/>
            <w:shd w:fill="a6a6a6" w:val="clear"/>
          </w:tcPr>
          <w:p w:rsidR="00000000" w:rsidDel="00000000" w:rsidP="00000000" w:rsidRDefault="00000000" w:rsidRPr="00000000" w14:paraId="0000003D">
            <w:pPr>
              <w:spacing w:before="9" w:lineRule="auto"/>
              <w:rPr>
                <w:sz w:val="32"/>
                <w:szCs w:val="32"/>
              </w:rPr>
            </w:pPr>
            <w:r w:rsidDel="00000000" w:rsidR="00000000" w:rsidRPr="00000000">
              <w:rPr>
                <w:rtl w:val="0"/>
              </w:rPr>
            </w:r>
          </w:p>
          <w:p w:rsidR="00000000" w:rsidDel="00000000" w:rsidP="00000000" w:rsidRDefault="00000000" w:rsidRPr="00000000" w14:paraId="0000003E">
            <w:pPr>
              <w:ind w:left="86" w:firstLine="0"/>
              <w:rPr>
                <w:b w:val="1"/>
                <w:bCs w:val="1"/>
              </w:rPr>
            </w:pPr>
            <w:r w:rsidDel="00000000" w:rsidR="00000000" w:rsidRPr="00000000">
              <w:rPr>
                <w:b w:val="1"/>
                <w:bCs w:val="1"/>
                <w:rtl w:val="0"/>
              </w:rPr>
              <w:t xml:space="preserve">No.</w:t>
            </w:r>
          </w:p>
        </w:tc>
        <w:tc>
          <w:tcPr>
            <w:vMerge w:val="restart"/>
            <w:shd w:fill="a6a6a6" w:val="clear"/>
          </w:tcPr>
          <w:p w:rsidR="00000000" w:rsidDel="00000000" w:rsidP="00000000" w:rsidRDefault="00000000" w:rsidRPr="00000000" w14:paraId="0000003F">
            <w:pPr>
              <w:spacing w:before="9" w:lineRule="auto"/>
              <w:rPr>
                <w:sz w:val="32"/>
                <w:szCs w:val="32"/>
              </w:rPr>
            </w:pPr>
            <w:r w:rsidDel="00000000" w:rsidR="00000000" w:rsidRPr="00000000">
              <w:rPr>
                <w:rtl w:val="0"/>
              </w:rPr>
            </w:r>
          </w:p>
          <w:p w:rsidR="00000000" w:rsidDel="00000000" w:rsidP="00000000" w:rsidRDefault="00000000" w:rsidRPr="00000000" w14:paraId="00000040">
            <w:pPr>
              <w:ind w:left="81" w:firstLine="0"/>
              <w:rPr>
                <w:b w:val="1"/>
                <w:bCs w:val="1"/>
              </w:rPr>
            </w:pPr>
            <w:r w:rsidDel="00000000" w:rsidR="00000000" w:rsidRPr="00000000">
              <w:rPr>
                <w:b w:val="1"/>
                <w:bCs w:val="1"/>
                <w:rtl w:val="0"/>
              </w:rPr>
              <w:t xml:space="preserve">Jenis Program</w:t>
            </w:r>
          </w:p>
        </w:tc>
        <w:tc>
          <w:tcPr>
            <w:vMerge w:val="restart"/>
            <w:shd w:fill="a6a6a6" w:val="clear"/>
          </w:tcPr>
          <w:p w:rsidR="00000000" w:rsidDel="00000000" w:rsidP="00000000" w:rsidRDefault="00000000" w:rsidRPr="00000000" w14:paraId="00000041">
            <w:pPr>
              <w:spacing w:before="3" w:lineRule="auto"/>
              <w:rPr>
                <w:sz w:val="20"/>
                <w:szCs w:val="20"/>
              </w:rPr>
            </w:pPr>
            <w:r w:rsidDel="00000000" w:rsidR="00000000" w:rsidRPr="00000000">
              <w:rPr>
                <w:rtl w:val="0"/>
              </w:rPr>
            </w:r>
          </w:p>
          <w:p w:rsidR="00000000" w:rsidDel="00000000" w:rsidP="00000000" w:rsidRDefault="00000000" w:rsidRPr="00000000" w14:paraId="00000042">
            <w:pPr>
              <w:spacing w:line="276" w:lineRule="auto"/>
              <w:ind w:left="113" w:firstLine="0"/>
              <w:rPr>
                <w:b w:val="1"/>
                <w:bCs w:val="1"/>
              </w:rPr>
            </w:pPr>
            <w:r w:rsidDel="00000000" w:rsidR="00000000" w:rsidRPr="00000000">
              <w:rPr>
                <w:b w:val="1"/>
                <w:bCs w:val="1"/>
                <w:rtl w:val="0"/>
              </w:rPr>
              <w:t xml:space="preserve">Nama Program Studi</w:t>
            </w:r>
          </w:p>
        </w:tc>
        <w:tc>
          <w:tcPr>
            <w:gridSpan w:val="3"/>
            <w:shd w:fill="a6a6a6" w:val="clear"/>
          </w:tcPr>
          <w:p w:rsidR="00000000" w:rsidDel="00000000" w:rsidP="00000000" w:rsidRDefault="00000000" w:rsidRPr="00000000" w14:paraId="00000043">
            <w:pPr>
              <w:spacing w:before="67" w:lineRule="auto"/>
              <w:ind w:left="811" w:firstLine="0"/>
              <w:rPr>
                <w:b w:val="1"/>
                <w:bCs w:val="1"/>
              </w:rPr>
            </w:pPr>
            <w:r w:rsidDel="00000000" w:rsidR="00000000" w:rsidRPr="00000000">
              <w:rPr>
                <w:b w:val="1"/>
                <w:bCs w:val="1"/>
                <w:rtl w:val="0"/>
              </w:rPr>
              <w:t xml:space="preserve">Akreditasi Program Studi</w:t>
            </w:r>
          </w:p>
        </w:tc>
        <w:tc>
          <w:tcPr>
            <w:vMerge w:val="restart"/>
            <w:shd w:fill="a6a6a6" w:val="clear"/>
          </w:tcPr>
          <w:p w:rsidR="00000000" w:rsidDel="00000000" w:rsidP="00000000" w:rsidRDefault="00000000" w:rsidRPr="00000000" w14:paraId="00000046">
            <w:pPr>
              <w:spacing w:before="86" w:line="276" w:lineRule="auto"/>
              <w:ind w:left="202" w:right="178" w:firstLine="1.999999999999993"/>
              <w:jc w:val="center"/>
              <w:rPr>
                <w:b w:val="1"/>
                <w:bCs w:val="1"/>
              </w:rPr>
            </w:pPr>
            <w:r w:rsidDel="00000000" w:rsidR="00000000" w:rsidRPr="00000000">
              <w:rPr>
                <w:b w:val="1"/>
                <w:bCs w:val="1"/>
                <w:rtl w:val="0"/>
              </w:rPr>
              <w:t xml:space="preserve">Jumlah Mahasiswa saat TS </w:t>
            </w:r>
            <w:r w:rsidDel="00000000" w:rsidR="00000000" w:rsidRPr="00000000">
              <w:rPr>
                <w:b w:val="1"/>
                <w:bCs w:val="1"/>
                <w:vertAlign w:val="superscript"/>
                <w:rtl w:val="0"/>
              </w:rPr>
              <w:t xml:space="preserve">4)</w:t>
            </w:r>
            <w:r w:rsidDel="00000000" w:rsidR="00000000" w:rsidRPr="00000000">
              <w:rPr>
                <w:rtl w:val="0"/>
              </w:rPr>
            </w:r>
          </w:p>
        </w:tc>
      </w:tr>
      <w:tr>
        <w:trPr>
          <w:cantSplit w:val="0"/>
          <w:trHeight w:val="611" w:hRule="atLeast"/>
          <w:tblHeader w:val="0"/>
        </w:trPr>
        <w:tc>
          <w:tcPr>
            <w:vMerge w:val="continue"/>
            <w:shd w:fill="a6a6a6" w:val="clear"/>
          </w:tcPr>
          <w:p w:rsidR="00000000" w:rsidDel="00000000" w:rsidP="00000000" w:rsidRDefault="00000000" w:rsidRPr="00000000" w14:paraId="00000047">
            <w:pPr>
              <w:spacing w:line="276" w:lineRule="auto"/>
              <w:rPr>
                <w:b w:val="1"/>
                <w:bCs w:val="1"/>
              </w:rPr>
            </w:pPr>
            <w:r w:rsidDel="00000000" w:rsidR="00000000" w:rsidRPr="00000000">
              <w:rPr>
                <w:rtl w:val="0"/>
              </w:rPr>
            </w:r>
          </w:p>
        </w:tc>
        <w:tc>
          <w:tcPr>
            <w:vMerge w:val="continue"/>
            <w:shd w:fill="a6a6a6" w:val="clear"/>
          </w:tcPr>
          <w:p w:rsidR="00000000" w:rsidDel="00000000" w:rsidP="00000000" w:rsidRDefault="00000000" w:rsidRPr="00000000" w14:paraId="00000048">
            <w:pPr>
              <w:spacing w:line="276" w:lineRule="auto"/>
              <w:rPr>
                <w:b w:val="1"/>
                <w:bCs w:val="1"/>
              </w:rPr>
            </w:pPr>
            <w:r w:rsidDel="00000000" w:rsidR="00000000" w:rsidRPr="00000000">
              <w:rPr>
                <w:rtl w:val="0"/>
              </w:rPr>
            </w:r>
          </w:p>
        </w:tc>
        <w:tc>
          <w:tcPr>
            <w:vMerge w:val="continue"/>
            <w:shd w:fill="a6a6a6" w:val="clear"/>
          </w:tcPr>
          <w:p w:rsidR="00000000" w:rsidDel="00000000" w:rsidP="00000000" w:rsidRDefault="00000000" w:rsidRPr="00000000" w14:paraId="00000049">
            <w:pPr>
              <w:spacing w:line="276" w:lineRule="auto"/>
              <w:rPr>
                <w:b w:val="1"/>
                <w:bCs w:val="1"/>
              </w:rPr>
            </w:pPr>
            <w:r w:rsidDel="00000000" w:rsidR="00000000" w:rsidRPr="00000000">
              <w:rPr>
                <w:rtl w:val="0"/>
              </w:rPr>
            </w:r>
          </w:p>
        </w:tc>
        <w:tc>
          <w:tcPr>
            <w:shd w:fill="a6a6a6" w:val="clear"/>
          </w:tcPr>
          <w:p w:rsidR="00000000" w:rsidDel="00000000" w:rsidP="00000000" w:rsidRDefault="00000000" w:rsidRPr="00000000" w14:paraId="0000004A">
            <w:pPr>
              <w:spacing w:before="16" w:lineRule="auto"/>
              <w:ind w:left="201" w:right="188" w:firstLine="0"/>
              <w:jc w:val="center"/>
              <w:rPr>
                <w:b w:val="1"/>
                <w:bCs w:val="1"/>
              </w:rPr>
            </w:pPr>
            <w:r w:rsidDel="00000000" w:rsidR="00000000" w:rsidRPr="00000000">
              <w:rPr>
                <w:b w:val="1"/>
                <w:bCs w:val="1"/>
                <w:rtl w:val="0"/>
              </w:rPr>
              <w:t xml:space="preserve">Status/</w:t>
            </w:r>
          </w:p>
          <w:p w:rsidR="00000000" w:rsidDel="00000000" w:rsidP="00000000" w:rsidRDefault="00000000" w:rsidRPr="00000000" w14:paraId="0000004B">
            <w:pPr>
              <w:spacing w:before="38" w:lineRule="auto"/>
              <w:ind w:left="201" w:right="188" w:firstLine="0"/>
              <w:jc w:val="center"/>
              <w:rPr>
                <w:b w:val="1"/>
                <w:bCs w:val="1"/>
              </w:rPr>
            </w:pPr>
            <w:r w:rsidDel="00000000" w:rsidR="00000000" w:rsidRPr="00000000">
              <w:rPr>
                <w:b w:val="1"/>
                <w:bCs w:val="1"/>
                <w:rtl w:val="0"/>
              </w:rPr>
              <w:t xml:space="preserve">Peringkat</w:t>
            </w:r>
          </w:p>
        </w:tc>
        <w:tc>
          <w:tcPr>
            <w:shd w:fill="a6a6a6" w:val="clear"/>
          </w:tcPr>
          <w:p w:rsidR="00000000" w:rsidDel="00000000" w:rsidP="00000000" w:rsidRDefault="00000000" w:rsidRPr="00000000" w14:paraId="0000004C">
            <w:pPr>
              <w:spacing w:before="16" w:lineRule="auto"/>
              <w:ind w:left="93" w:firstLine="0"/>
              <w:rPr>
                <w:b w:val="1"/>
                <w:bCs w:val="1"/>
              </w:rPr>
            </w:pPr>
            <w:r w:rsidDel="00000000" w:rsidR="00000000" w:rsidRPr="00000000">
              <w:rPr>
                <w:b w:val="1"/>
                <w:bCs w:val="1"/>
                <w:rtl w:val="0"/>
              </w:rPr>
              <w:t xml:space="preserve">No. dan</w:t>
            </w:r>
          </w:p>
          <w:p w:rsidR="00000000" w:rsidDel="00000000" w:rsidP="00000000" w:rsidRDefault="00000000" w:rsidRPr="00000000" w14:paraId="0000004D">
            <w:pPr>
              <w:spacing w:before="38" w:lineRule="auto"/>
              <w:ind w:left="119" w:firstLine="0"/>
              <w:rPr>
                <w:b w:val="1"/>
                <w:bCs w:val="1"/>
              </w:rPr>
            </w:pPr>
            <w:r w:rsidDel="00000000" w:rsidR="00000000" w:rsidRPr="00000000">
              <w:rPr>
                <w:b w:val="1"/>
                <w:bCs w:val="1"/>
                <w:rtl w:val="0"/>
              </w:rPr>
              <w:t xml:space="preserve">Tgl. SK</w:t>
            </w:r>
          </w:p>
        </w:tc>
        <w:tc>
          <w:tcPr>
            <w:shd w:fill="a6a6a6" w:val="clear"/>
          </w:tcPr>
          <w:p w:rsidR="00000000" w:rsidDel="00000000" w:rsidP="00000000" w:rsidRDefault="00000000" w:rsidRPr="00000000" w14:paraId="0000004E">
            <w:pPr>
              <w:spacing w:before="160" w:lineRule="auto"/>
              <w:ind w:left="99" w:firstLine="0"/>
              <w:rPr>
                <w:b w:val="1"/>
                <w:bCs w:val="1"/>
              </w:rPr>
            </w:pPr>
            <w:r w:rsidDel="00000000" w:rsidR="00000000" w:rsidRPr="00000000">
              <w:rPr>
                <w:b w:val="1"/>
                <w:bCs w:val="1"/>
                <w:rtl w:val="0"/>
              </w:rPr>
              <w:t xml:space="preserve">Tgl. Kadaluarsa</w:t>
            </w:r>
          </w:p>
        </w:tc>
        <w:tc>
          <w:tcPr>
            <w:vMerge w:val="continue"/>
            <w:shd w:fill="a6a6a6" w:val="clear"/>
          </w:tcPr>
          <w:p w:rsidR="00000000" w:rsidDel="00000000" w:rsidP="00000000" w:rsidRDefault="00000000" w:rsidRPr="00000000" w14:paraId="0000004F">
            <w:pPr>
              <w:spacing w:line="276" w:lineRule="auto"/>
              <w:rPr>
                <w:b w:val="1"/>
                <w:bCs w:val="1"/>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50">
            <w:pPr>
              <w:spacing w:before="16" w:lineRule="auto"/>
              <w:ind w:left="201" w:firstLine="0"/>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Sarjana Terapan</w:t>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Rekayasa Keamanan Siber</w:t>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Baik</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hyperlink r:id="rId14">
              <w:r w:rsidDel="00000000" w:rsidR="00000000" w:rsidRPr="00000000">
                <w:rPr>
                  <w:color w:val="1155cc"/>
                  <w:sz w:val="20"/>
                  <w:szCs w:val="20"/>
                  <w:u w:val="single"/>
                  <w:rtl w:val="0"/>
                </w:rPr>
                <w:t xml:space="preserve">8811/SK/BAN-PT/Ak-PNB/ST/VI/2021</w:t>
              </w:r>
            </w:hyperlink>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22 Juni 2021</w:t>
            </w:r>
          </w:p>
        </w:tc>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13 April 2026</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center"/>
              <w:rPr>
                <w:sz w:val="20"/>
                <w:szCs w:val="20"/>
              </w:rPr>
            </w:pPr>
            <w:r w:rsidDel="00000000" w:rsidR="00000000" w:rsidRPr="00000000">
              <w:rPr>
                <w:sz w:val="20"/>
                <w:szCs w:val="20"/>
                <w:rtl w:val="0"/>
              </w:rPr>
              <w:t xml:space="preserve">198</w:t>
            </w:r>
          </w:p>
        </w:tc>
      </w:tr>
      <w:tr>
        <w:trPr>
          <w:cantSplit w:val="0"/>
          <w:trHeight w:val="321" w:hRule="atLeast"/>
          <w:tblHeader w:val="0"/>
        </w:trPr>
        <w:tc>
          <w:tcPr/>
          <w:p w:rsidR="00000000" w:rsidDel="00000000" w:rsidP="00000000" w:rsidRDefault="00000000" w:rsidRPr="00000000" w14:paraId="00000059">
            <w:pPr>
              <w:spacing w:before="14" w:lineRule="auto"/>
              <w:ind w:left="201" w:firstLine="0"/>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Sarjana Terapan</w:t>
            </w:r>
          </w:p>
        </w:tc>
        <w:tc>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Rekayasa Perangkat Keras Kriptografi</w:t>
            </w:r>
          </w:p>
        </w:tc>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Baik Sekali</w:t>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hyperlink r:id="rId15">
              <w:r w:rsidDel="00000000" w:rsidR="00000000" w:rsidRPr="00000000">
                <w:rPr>
                  <w:color w:val="1155cc"/>
                  <w:sz w:val="20"/>
                  <w:szCs w:val="20"/>
                  <w:u w:val="single"/>
                  <w:rtl w:val="0"/>
                </w:rPr>
                <w:t xml:space="preserve">068/SK/LAM-INFOKOM/Ak/STr/VIII/2024</w:t>
              </w:r>
            </w:hyperlink>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2 Agustus 2024</w:t>
            </w:r>
          </w:p>
        </w:tc>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2 Agustus 2029</w:t>
            </w:r>
          </w:p>
        </w:tc>
        <w:tc>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center"/>
              <w:rPr>
                <w:sz w:val="20"/>
                <w:szCs w:val="20"/>
              </w:rPr>
            </w:pPr>
            <w:r w:rsidDel="00000000" w:rsidR="00000000" w:rsidRPr="00000000">
              <w:rPr>
                <w:sz w:val="20"/>
                <w:szCs w:val="20"/>
                <w:rtl w:val="0"/>
              </w:rPr>
              <w:t xml:space="preserve">67</w:t>
            </w:r>
          </w:p>
        </w:tc>
      </w:tr>
      <w:tr>
        <w:trPr>
          <w:cantSplit w:val="0"/>
          <w:trHeight w:val="321" w:hRule="atLeast"/>
          <w:tblHeader w:val="0"/>
        </w:trPr>
        <w:tc>
          <w:tcPr/>
          <w:p w:rsidR="00000000" w:rsidDel="00000000" w:rsidP="00000000" w:rsidRDefault="00000000" w:rsidRPr="00000000" w14:paraId="00000062">
            <w:pPr>
              <w:spacing w:before="14" w:lineRule="auto"/>
              <w:ind w:left="173" w:firstLine="0"/>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Sarjana Terapan</w:t>
            </w:r>
          </w:p>
        </w:tc>
        <w:tc>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Rekayasa Kriptografi</w:t>
            </w:r>
          </w:p>
        </w:tc>
        <w:tc>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Baik Sekali</w:t>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hyperlink r:id="rId16">
              <w:r w:rsidDel="00000000" w:rsidR="00000000" w:rsidRPr="00000000">
                <w:rPr>
                  <w:color w:val="1155cc"/>
                  <w:sz w:val="20"/>
                  <w:szCs w:val="20"/>
                  <w:u w:val="single"/>
                  <w:rtl w:val="0"/>
                </w:rPr>
                <w:t xml:space="preserve">119/SK/LAM-INFOKOM/Ak/STr/VIII/2024</w:t>
              </w:r>
            </w:hyperlink>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9 Agustus 2024</w:t>
            </w:r>
          </w:p>
        </w:tc>
        <w:tc>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left"/>
              <w:rPr>
                <w:sz w:val="20"/>
                <w:szCs w:val="20"/>
              </w:rPr>
            </w:pPr>
            <w:r w:rsidDel="00000000" w:rsidR="00000000" w:rsidRPr="00000000">
              <w:rPr>
                <w:sz w:val="20"/>
                <w:szCs w:val="20"/>
                <w:rtl w:val="0"/>
              </w:rPr>
              <w:t xml:space="preserve">9 Agustus 2029</w:t>
            </w:r>
          </w:p>
        </w:tc>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109.01574803149686" w:firstLine="0"/>
              <w:jc w:val="center"/>
              <w:rPr>
                <w:sz w:val="20"/>
                <w:szCs w:val="20"/>
              </w:rPr>
            </w:pPr>
            <w:r w:rsidDel="00000000" w:rsidR="00000000" w:rsidRPr="00000000">
              <w:rPr>
                <w:sz w:val="20"/>
                <w:szCs w:val="20"/>
                <w:rtl w:val="0"/>
              </w:rPr>
              <w:t xml:space="preserve">153</w:t>
            </w:r>
          </w:p>
        </w:tc>
      </w:tr>
      <w:tr>
        <w:trPr>
          <w:cantSplit w:val="0"/>
          <w:trHeight w:val="321" w:hRule="atLeast"/>
          <w:tblHeader w:val="0"/>
        </w:trPr>
        <w:tc>
          <w:tcPr>
            <w:gridSpan w:val="6"/>
            <w:shd w:fill="999999" w:val="clear"/>
          </w:tcPr>
          <w:p w:rsidR="00000000" w:rsidDel="00000000" w:rsidP="00000000" w:rsidRDefault="00000000" w:rsidRPr="00000000" w14:paraId="0000006B">
            <w:pPr>
              <w:spacing w:before="14" w:lineRule="auto"/>
              <w:ind w:left="173" w:firstLine="0"/>
              <w:jc w:val="center"/>
              <w:rPr>
                <w:b w:val="1"/>
                <w:bCs w:val="1"/>
                <w:sz w:val="20"/>
                <w:szCs w:val="20"/>
              </w:rPr>
            </w:pPr>
            <w:r w:rsidDel="00000000" w:rsidR="00000000" w:rsidRPr="00000000">
              <w:rPr>
                <w:b w:val="1"/>
                <w:bCs w:val="1"/>
                <w:sz w:val="20"/>
                <w:szCs w:val="20"/>
                <w:rtl w:val="0"/>
              </w:rPr>
              <w:t xml:space="preserve">JUMLAH</w:t>
            </w:r>
          </w:p>
        </w:tc>
        <w:tc>
          <w:tcPr/>
          <w:p w:rsidR="00000000" w:rsidDel="00000000" w:rsidP="00000000" w:rsidRDefault="00000000" w:rsidRPr="00000000" w14:paraId="00000071">
            <w:pPr>
              <w:jc w:val="center"/>
              <w:rPr>
                <w:sz w:val="20"/>
                <w:szCs w:val="20"/>
                <w:highlight w:val="yellow"/>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Keterangan: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Lampirkan salinan Surat Keputusan Pendirian Perguruan Tinggi.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Lampirkan salinan Surat Keputusan Pembukaan Program Studi.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Lampirkan salinan Surat Keputusan Akreditasi Program Studi terbaru.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sectPr>
          <w:footerReference r:id="rId17" w:type="default"/>
          <w:type w:val="nextPage"/>
          <w:pgSz w:h="16850" w:w="11920" w:orient="portrait"/>
          <w:pgMar w:bottom="1580" w:top="1160" w:left="1474" w:right="1247" w:header="0" w:footer="139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Diisi dengan jumlah mahasiswa aktif di masing-masing PS saat 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840" w:before="480" w:line="276" w:lineRule="auto"/>
        <w:ind w:left="-11"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va5xl05sm123"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IDENTITAS TIM PENYUSUN LAPORAN EVALUASI DIRI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Nama</w:t>
        <w:tab/>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NIDN</w:t>
        <w:tab/>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Jabatan</w:t>
        <w:tab/>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Tanggal Pengisian</w:t>
        <w:tab/>
        <w:t xml:space="preserve">: DD – MM – YYYY Tanda Tangan</w:t>
        <w:tab/>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885825</wp:posOffset>
                </wp:positionH>
                <wp:positionV relativeFrom="paragraph">
                  <wp:posOffset>57832</wp:posOffset>
                </wp:positionV>
                <wp:extent cx="2504440" cy="652780"/>
                <wp:effectExtent b="0" l="0" r="0" t="0"/>
                <wp:wrapNone/>
                <wp:docPr id="5" name=""/>
                <a:graphic>
                  <a:graphicData uri="http://schemas.microsoft.com/office/word/2010/wordprocessingShape">
                    <wps:wsp>
                      <wps:cNvSpPr/>
                      <wps:cNvPr id="8" name="Shape 8"/>
                      <wps:spPr>
                        <a:xfrm>
                          <a:off x="5036120" y="3459960"/>
                          <a:ext cx="2491740" cy="64008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885825</wp:posOffset>
                </wp:positionH>
                <wp:positionV relativeFrom="paragraph">
                  <wp:posOffset>57832</wp:posOffset>
                </wp:positionV>
                <wp:extent cx="2504440" cy="652780"/>
                <wp:effectExtent b="0" l="0" r="0" t="0"/>
                <wp:wrapNone/>
                <wp:docPr id="5"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2504440" cy="65278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Nama</w:t>
        <w:tab/>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NIDN</w:t>
        <w:tab/>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Jabatan</w:t>
        <w:tab/>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Tanggal Pen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gisian</w:t>
        <w:tab/>
        <w:t xml:space="preserve">: DD – MM – YYYY Tanda Tangan</w:t>
        <w:tab/>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885825</wp:posOffset>
                </wp:positionH>
                <wp:positionV relativeFrom="paragraph">
                  <wp:posOffset>5104</wp:posOffset>
                </wp:positionV>
                <wp:extent cx="2504440" cy="652780"/>
                <wp:effectExtent b="0" l="0" r="0" t="0"/>
                <wp:wrapNone/>
                <wp:docPr id="11" name=""/>
                <a:graphic>
                  <a:graphicData uri="http://schemas.microsoft.com/office/word/2010/wordprocessingShape">
                    <wps:wsp>
                      <wps:cNvSpPr/>
                      <wps:cNvPr id="16" name="Shape 16"/>
                      <wps:spPr>
                        <a:xfrm>
                          <a:off x="5036120" y="3459960"/>
                          <a:ext cx="2491740" cy="64008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885825</wp:posOffset>
                </wp:positionH>
                <wp:positionV relativeFrom="paragraph">
                  <wp:posOffset>5104</wp:posOffset>
                </wp:positionV>
                <wp:extent cx="2504440" cy="652780"/>
                <wp:effectExtent b="0" l="0" r="0" t="0"/>
                <wp:wrapNone/>
                <wp:docPr id="11"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2504440" cy="65278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Nama</w:t>
        <w:tab/>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NIDN</w:t>
        <w:tab/>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Jabatan</w:t>
        <w:tab/>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Tangga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 Pengisian</w:t>
        <w:tab/>
        <w:t xml:space="preserve">: DD – MM – YYYY Tanda Tangan</w:t>
        <w:tab/>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885825</wp:posOffset>
                </wp:positionH>
                <wp:positionV relativeFrom="paragraph">
                  <wp:posOffset>38782</wp:posOffset>
                </wp:positionV>
                <wp:extent cx="2504440" cy="652780"/>
                <wp:effectExtent b="0" l="0" r="0" t="0"/>
                <wp:wrapNone/>
                <wp:docPr id="9" name=""/>
                <a:graphic>
                  <a:graphicData uri="http://schemas.microsoft.com/office/word/2010/wordprocessingShape">
                    <wps:wsp>
                      <wps:cNvSpPr/>
                      <wps:cNvPr id="14" name="Shape 14"/>
                      <wps:spPr>
                        <a:xfrm>
                          <a:off x="5036120" y="3459960"/>
                          <a:ext cx="2491740" cy="64008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885825</wp:posOffset>
                </wp:positionH>
                <wp:positionV relativeFrom="paragraph">
                  <wp:posOffset>38782</wp:posOffset>
                </wp:positionV>
                <wp:extent cx="2504440" cy="652780"/>
                <wp:effectExtent b="0" l="0" r="0" t="0"/>
                <wp:wrapNone/>
                <wp:docPr id="9"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2504440" cy="652780"/>
                        </a:xfrm>
                        <a:prstGeom prst="rect"/>
                        <a:ln/>
                      </pic:spPr>
                    </pic:pic>
                  </a:graphicData>
                </a:graphic>
              </wp:anchor>
            </w:drawing>
          </mc:Fallback>
        </mc:AlternateConten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Nama</w:t>
        <w:tab/>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NIDN</w:t>
        <w:tab/>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pPr>
      <w:r w:rsidDel="00000000" w:rsidR="00000000" w:rsidRPr="00000000">
        <w:rPr>
          <w:rtl w:val="0"/>
        </w:rPr>
        <w:t xml:space="preserve">Jabatan</w:t>
        <w:tab/>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6.0000000000002"/>
        </w:tabs>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20" w:orient="portrait"/>
          <w:pgMar w:bottom="1580" w:top="1160" w:left="1474" w:right="1247" w:header="0" w:footer="1391"/>
        </w:sectPr>
      </w:pPr>
      <w:r w:rsidDel="00000000" w:rsidR="00000000" w:rsidRPr="00000000">
        <w:rPr>
          <w:rtl w:val="0"/>
        </w:rPr>
        <w:t xml:space="preserve">Tanggal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Pengisian</w:t>
        <w:tab/>
        <w:t xml:space="preserve">: DD – MM – YYYY Tanda Tangan</w:t>
        <w:tab/>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885825</wp:posOffset>
                </wp:positionH>
                <wp:positionV relativeFrom="paragraph">
                  <wp:posOffset>390525</wp:posOffset>
                </wp:positionV>
                <wp:extent cx="2504440" cy="652780"/>
                <wp:effectExtent b="0" l="0" r="0" t="0"/>
                <wp:wrapTopAndBottom distB="0" distT="0"/>
                <wp:docPr id="7" name=""/>
                <a:graphic>
                  <a:graphicData uri="http://schemas.microsoft.com/office/word/2010/wordprocessingShape">
                    <wps:wsp>
                      <wps:cNvSpPr/>
                      <wps:cNvPr id="12" name="Shape 12"/>
                      <wps:spPr>
                        <a:xfrm>
                          <a:off x="5036120" y="3459960"/>
                          <a:ext cx="2491740" cy="64008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885825</wp:posOffset>
                </wp:positionH>
                <wp:positionV relativeFrom="paragraph">
                  <wp:posOffset>390525</wp:posOffset>
                </wp:positionV>
                <wp:extent cx="2504440" cy="652780"/>
                <wp:effectExtent b="0" l="0" r="0" t="0"/>
                <wp:wrapTopAndBottom distB="0" distT="0"/>
                <wp:docPr id="7" name="image12.png"/>
                <a:graphic>
                  <a:graphicData uri="http://schemas.openxmlformats.org/drawingml/2006/picture">
                    <pic:pic>
                      <pic:nvPicPr>
                        <pic:cNvPr id="0" name="image12.png"/>
                        <pic:cNvPicPr preferRelativeResize="0"/>
                      </pic:nvPicPr>
                      <pic:blipFill>
                        <a:blip r:embed="rId18"/>
                        <a:srcRect/>
                        <a:stretch>
                          <a:fillRect/>
                        </a:stretch>
                      </pic:blipFill>
                      <pic:spPr>
                        <a:xfrm>
                          <a:off x="0" y="0"/>
                          <a:ext cx="2504440" cy="652780"/>
                        </a:xfrm>
                        <a:prstGeom prst="rect"/>
                        <a:ln/>
                      </pic:spPr>
                    </pic:pic>
                  </a:graphicData>
                </a:graphic>
              </wp:anchor>
            </w:drawing>
          </mc:Fallback>
        </mc:AlternateConten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840" w:before="480" w:line="276" w:lineRule="auto"/>
        <w:ind w:left="-11" w:right="0" w:firstLine="0"/>
        <w:jc w:val="center"/>
        <w:rPr>
          <w:rFonts w:ascii="Arial" w:cs="Arial" w:eastAsia="Arial" w:hAnsi="Arial"/>
          <w:b w:val="1"/>
          <w:bCs w:val="1"/>
          <w:i w:val="0"/>
          <w:iCs w:val="0"/>
          <w:smallCaps w:val="0"/>
          <w:strike w:val="0"/>
          <w:color w:val="000000"/>
          <w:sz w:val="22"/>
          <w:szCs w:val="22"/>
          <w:u w:val="none"/>
          <w:shd w:fill="auto" w:val="clear"/>
          <w:vertAlign w:val="baseline"/>
        </w:rPr>
        <w:sectPr>
          <w:type w:val="nextPage"/>
          <w:pgSz w:h="16850" w:w="11920" w:orient="portrait"/>
          <w:pgMar w:bottom="1580" w:top="1160" w:left="1474" w:right="1247" w:header="0" w:footer="1391"/>
        </w:sectPr>
      </w:pPr>
      <w:bookmarkStart w:colFirst="0" w:colLast="0" w:name="_vxpa61innabs" w:id="1"/>
      <w:bookmarkEnd w:id="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840" w:before="480" w:line="276" w:lineRule="auto"/>
        <w:ind w:left="-11" w:right="0" w:firstLine="0"/>
        <w:jc w:val="center"/>
        <w:rPr>
          <w:rFonts w:ascii="Arial" w:cs="Arial" w:eastAsia="Arial" w:hAnsi="Arial"/>
          <w:b w:val="1"/>
          <w:bCs w:val="1"/>
          <w:i w:val="0"/>
          <w:iCs w:val="0"/>
          <w:smallCaps w:val="0"/>
          <w:strike w:val="0"/>
          <w:color w:val="000000"/>
          <w:sz w:val="22"/>
          <w:szCs w:val="22"/>
          <w:u w:val="none"/>
          <w:shd w:fill="auto" w:val="clear"/>
          <w:vertAlign w:val="baseline"/>
        </w:rPr>
        <w:sectPr>
          <w:type w:val="nextPage"/>
          <w:pgSz w:h="16850" w:w="11920" w:orient="portrait"/>
          <w:pgMar w:bottom="1580" w:top="1160" w:left="1474" w:right="1247" w:header="0" w:footer="1391"/>
        </w:sectPr>
      </w:pPr>
      <w:bookmarkStart w:colFirst="0" w:colLast="0" w:name="_9c5b7tma3gl9" w:id="2"/>
      <w:bookmarkEnd w:i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RINGKASAN EKSEKUTIF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840" w:before="480" w:line="276" w:lineRule="auto"/>
        <w:ind w:left="-11"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srlu9ls6wqus"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846698051"/>
        <w:docPartObj>
          <w:docPartGallery w:val="Table of Contents"/>
          <w:docPartUnique w:val="1"/>
        </w:docPartObj>
      </w:sdtPr>
      <w:sdtContent>
        <w:p w:rsidR="00000000" w:rsidDel="00000000" w:rsidP="00000000" w:rsidRDefault="00000000" w:rsidRPr="00000000" w14:paraId="0000009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ujfgwpt17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I PENDAHULUAN</w:t>
              <w:tab/>
              <w:t xml:space="preserve">8</w:t>
            </w:r>
          </w:hyperlink>
          <w:r w:rsidDel="00000000" w:rsidR="00000000" w:rsidRPr="00000000">
            <w:rPr>
              <w:rtl w:val="0"/>
            </w:rPr>
          </w:r>
        </w:p>
        <w:p w:rsidR="00000000" w:rsidDel="00000000" w:rsidP="00000000" w:rsidRDefault="00000000" w:rsidRPr="00000000" w14:paraId="0000009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r357txaau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II LAPORAN EVALUASI DIRI</w:t>
              <w:tab/>
              <w:t xml:space="preserve">9</w:t>
            </w:r>
          </w:hyperlink>
          <w:r w:rsidDel="00000000" w:rsidR="00000000" w:rsidRPr="00000000">
            <w:rPr>
              <w:rtl w:val="0"/>
            </w:rPr>
          </w:r>
        </w:p>
        <w:p w:rsidR="00000000" w:rsidDel="00000000" w:rsidP="00000000" w:rsidRDefault="00000000" w:rsidRPr="00000000" w14:paraId="0000009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dm0d2o12e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KONDISI EKSTERNAL</w:t>
              <w:tab/>
              <w:t xml:space="preserve">9</w:t>
            </w:r>
          </w:hyperlink>
          <w:r w:rsidDel="00000000" w:rsidR="00000000" w:rsidRPr="00000000">
            <w:rPr>
              <w:rtl w:val="0"/>
            </w:rPr>
          </w:r>
        </w:p>
        <w:p w:rsidR="00000000" w:rsidDel="00000000" w:rsidP="00000000" w:rsidRDefault="00000000" w:rsidRPr="00000000" w14:paraId="0000009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9igx8q76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PROFIL UNIT PENGELOLA PROGRAM STUDI DAN PROGRAM STUDI YANG DIAKREDITASI</w:t>
              <w:tab/>
              <w:t xml:space="preserve">9</w:t>
            </w:r>
          </w:hyperlink>
          <w:r w:rsidDel="00000000" w:rsidR="00000000" w:rsidRPr="00000000">
            <w:rPr>
              <w:rtl w:val="0"/>
            </w:rPr>
          </w:r>
        </w:p>
        <w:p w:rsidR="00000000" w:rsidDel="00000000" w:rsidP="00000000" w:rsidRDefault="00000000" w:rsidRPr="00000000" w14:paraId="0000009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sudcv9vb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KRITERIA</w:t>
              <w:tab/>
              <w:t xml:space="preserve">10</w:t>
            </w:r>
          </w:hyperlink>
          <w:r w:rsidDel="00000000" w:rsidR="00000000" w:rsidRPr="00000000">
            <w:rPr>
              <w:rtl w:val="0"/>
            </w:rPr>
          </w:r>
        </w:p>
        <w:p w:rsidR="00000000" w:rsidDel="00000000" w:rsidP="00000000" w:rsidRDefault="00000000" w:rsidRPr="00000000" w14:paraId="0000009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 BUDAYA MUTU</w:t>
              <w:tab/>
              <w:t xml:space="preserve">11</w:t>
            </w:r>
          </w:hyperlink>
          <w:r w:rsidDel="00000000" w:rsidR="00000000" w:rsidRPr="00000000">
            <w:rPr>
              <w:rtl w:val="0"/>
            </w:rPr>
          </w:r>
        </w:p>
        <w:p w:rsidR="00000000" w:rsidDel="00000000" w:rsidP="00000000" w:rsidRDefault="00000000" w:rsidRPr="00000000" w14:paraId="0000009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xiotiksf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 RELEVANSI PENDIDIKAN</w:t>
              <w:tab/>
              <w:t xml:space="preserve">12</w:t>
            </w:r>
          </w:hyperlink>
          <w:r w:rsidDel="00000000" w:rsidR="00000000" w:rsidRPr="00000000">
            <w:rPr>
              <w:rtl w:val="0"/>
            </w:rPr>
          </w:r>
        </w:p>
        <w:p w:rsidR="00000000" w:rsidDel="00000000" w:rsidP="00000000" w:rsidRDefault="00000000" w:rsidRPr="00000000" w14:paraId="0000009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0ocp56b9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C.3 RELEVANSI PENELITIAN</w:t>
              <w:tab/>
              <w:t xml:space="preserve">15</w:t>
            </w:r>
          </w:hyperlink>
          <w:r w:rsidDel="00000000" w:rsidR="00000000" w:rsidRPr="00000000">
            <w:rPr>
              <w:rtl w:val="0"/>
            </w:rPr>
          </w:r>
        </w:p>
        <w:p w:rsidR="00000000" w:rsidDel="00000000" w:rsidP="00000000" w:rsidRDefault="00000000" w:rsidRPr="00000000" w14:paraId="0000009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fgwd4lpa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C.4 RELEVANSI PENGABDIAN KEPADA MASYARAKAT</w:t>
              <w:tab/>
              <w:t xml:space="preserve">17</w:t>
            </w:r>
          </w:hyperlink>
          <w:r w:rsidDel="00000000" w:rsidR="00000000" w:rsidRPr="00000000">
            <w:rPr>
              <w:rtl w:val="0"/>
            </w:rPr>
          </w:r>
        </w:p>
        <w:p w:rsidR="00000000" w:rsidDel="00000000" w:rsidP="00000000" w:rsidRDefault="00000000" w:rsidRPr="00000000" w14:paraId="0000009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n473f7zz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C.5 AKUNTABILITAS</w:t>
              <w:tab/>
              <w:t xml:space="preserve">18</w:t>
            </w:r>
          </w:hyperlink>
          <w:r w:rsidDel="00000000" w:rsidR="00000000" w:rsidRPr="00000000">
            <w:rPr>
              <w:rtl w:val="0"/>
            </w:rPr>
          </w:r>
        </w:p>
        <w:p w:rsidR="00000000" w:rsidDel="00000000" w:rsidP="00000000" w:rsidRDefault="00000000" w:rsidRPr="00000000" w14:paraId="0000009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C.6 DIFERENSIASI MISI</w:t>
              <w:tab/>
              <w:t xml:space="preserve">20</w:t>
            </w:r>
          </w:hyperlink>
          <w:r w:rsidDel="00000000" w:rsidR="00000000" w:rsidRPr="00000000">
            <w:rPr>
              <w:rtl w:val="0"/>
            </w:rPr>
          </w:r>
        </w:p>
        <w:p w:rsidR="00000000" w:rsidDel="00000000" w:rsidP="00000000" w:rsidRDefault="00000000" w:rsidRPr="00000000" w14:paraId="0000009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SUPLEMEN PROGRAM STUDI</w:t>
              <w:tab/>
              <w:t xml:space="preserve">20</w:t>
            </w:r>
          </w:hyperlink>
          <w:r w:rsidDel="00000000" w:rsidR="00000000" w:rsidRPr="00000000">
            <w:rPr>
              <w:rtl w:val="0"/>
            </w:rPr>
          </w:r>
        </w:p>
        <w:p w:rsidR="00000000" w:rsidDel="00000000" w:rsidP="00000000" w:rsidRDefault="00000000" w:rsidRPr="00000000" w14:paraId="0000009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tc264z42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III. PENUTUP</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pStyle w:val="Heading1"/>
        <w:ind w:hanging="11"/>
        <w:rPr/>
        <w:sectPr>
          <w:footerReference r:id="rId19" w:type="default"/>
          <w:type w:val="nextPage"/>
          <w:pgSz w:h="16850" w:w="11920" w:orient="portrait"/>
          <w:pgMar w:bottom="1120" w:top="1060" w:left="1474" w:right="1247" w:header="0" w:footer="920"/>
        </w:sectPr>
      </w:pPr>
      <w:bookmarkStart w:colFirst="0" w:colLast="0" w:name="_vlc83utz1gns" w:id="4"/>
      <w:bookmarkEnd w:id="4"/>
      <w:r w:rsidDel="00000000" w:rsidR="00000000" w:rsidRPr="00000000">
        <w:rPr>
          <w:rtl w:val="0"/>
        </w:rPr>
      </w:r>
    </w:p>
    <w:p w:rsidR="00000000" w:rsidDel="00000000" w:rsidP="00000000" w:rsidRDefault="00000000" w:rsidRPr="00000000" w14:paraId="000000A1">
      <w:pPr>
        <w:pStyle w:val="Heading1"/>
        <w:ind w:hanging="11"/>
        <w:rPr/>
      </w:pPr>
      <w:bookmarkStart w:colFirst="0" w:colLast="0" w:name="_6ujfgwpt17cf" w:id="5"/>
      <w:bookmarkEnd w:id="5"/>
      <w:r w:rsidDel="00000000" w:rsidR="00000000" w:rsidRPr="00000000">
        <w:rPr>
          <w:rtl w:val="0"/>
        </w:rPr>
        <w:t xml:space="preserve">BAB I PENDAHULUAN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Evaluasi Diri berisi keseluruhan evaluasi diri UPPS dan program studi yang diakreditasi dengan mengacu pada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Peraturan BAN-PT nomor 13, 2023 tentang Sistem Akreditasi Nasional (SAN)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berisi Sasaran Mutu Akreditasi yang terdiri dari Budaya Mutu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Culture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Relevansi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Relevance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Akuntabilitas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Accountability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Diferensiasi Misi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Mission Differentiation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Keberadaan UPPS mengacu pada </w:t>
      </w:r>
      <w:commentRangeStart w:id="0"/>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Peraturan Pemerintah Nomor 4 Tahun 2014</w:t>
      </w:r>
      <w:commentRangeEnd w:id="0"/>
      <w:r w:rsidDel="00000000" w:rsidR="00000000" w:rsidRPr="00000000">
        <w:commentReference w:id="0"/>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 tentang Penyelenggaraan Pendidikan Tinggi dan Pengelolaan Perguruan Tinggi</w:t>
      </w:r>
      <w:r w:rsidDel="00000000" w:rsidR="00000000" w:rsidRPr="00000000">
        <w:rPr>
          <w:highlight w:val="yellow"/>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 </w:t>
      </w: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Peraturan Pemerintah No 57 tahun 2022 tentang Penyelenggaraan Perguruan Tinggi oleh Kementrian Lain dan Lembaga Pemerintah Non Kementrian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sesuai dengan struktur organisasi dan tata kerja di masing-masing perguruan tinggi. Pendahuluan ini berisi penjelasan tentang dasar penyusunan, tim penyusun, dan mekanisme kerja penyusunan LED.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nx00nblycxkj" w:id="6"/>
      <w:bookmarkEnd w:i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Dasar Penyusunan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menjelaskan kebijakan tentang penyusunan evaluasi diri UPPS dan tujuan penyusunan LED. Pada bagian ini, UPPS perlu dan menunjukkan keterkaitan LED dengan rencana pengembangan UPPS.</w:t>
      </w:r>
    </w:p>
    <w:p w:rsidR="00000000" w:rsidDel="00000000" w:rsidP="00000000" w:rsidRDefault="00000000" w:rsidRPr="00000000" w14:paraId="000000A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83j6b246ng0e" w:id="7"/>
      <w:bookmarkEnd w: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Penyusun dan Tanggung Jawabnya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menjelaskan keberadaan tim penyusun LED yang ditugasi oleh UPPS beserta deskripsi tugasnya. Keberadaan tim penyusun dan tugasnya ditunjukkan dengan dokumen formal yang disahkan oleh Ketua UPPS, dalam hal ini Dekan atau Ketua Jurusan/ Departemen untuk Universitas/Institut, atau Direktur untuk Politeknik, atau Ketua untuk Sekolah Tinggi, atau yang setingkat.</w:t>
      </w:r>
    </w:p>
    <w:p w:rsidR="00000000" w:rsidDel="00000000" w:rsidP="00000000" w:rsidRDefault="00000000" w:rsidRPr="00000000" w14:paraId="000000A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s3zcaasu183w" w:id="8"/>
      <w:bookmarkEnd w: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Mekanisme Kerja Penyusunan LED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sectPr>
          <w:type w:val="nextPage"/>
          <w:pgSz w:h="16850" w:w="11920" w:orient="portrait"/>
          <w:pgMar w:bottom="1120" w:top="1060" w:left="1474" w:right="1247" w:header="0" w:footer="920"/>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menjelaskan mekanisme pengumpulan data dan informasi, verifikasi dan validasi data, pengecekan konsistensi data, analisis data, identifikasi akar masalah dan penetapan strategi pengembangan yang mengacu pada rencana pengembangan UPPS. Penjelasan tentang mekanisme kerja perlu disertai dengan dengan jadwal kerja tim yang jelas.</w:t>
      </w:r>
    </w:p>
    <w:p w:rsidR="00000000" w:rsidDel="00000000" w:rsidP="00000000" w:rsidRDefault="00000000" w:rsidRPr="00000000" w14:paraId="000000AA">
      <w:pPr>
        <w:pStyle w:val="Heading1"/>
        <w:ind w:hanging="11"/>
        <w:rPr/>
      </w:pPr>
      <w:bookmarkStart w:colFirst="0" w:colLast="0" w:name="_rr357txaauby" w:id="9"/>
      <w:bookmarkEnd w:id="9"/>
      <w:r w:rsidDel="00000000" w:rsidR="00000000" w:rsidRPr="00000000">
        <w:rPr>
          <w:rtl w:val="0"/>
        </w:rPr>
        <w:t xml:space="preserve">BAB II LAPORAN EVALUASI DIRI</w:t>
      </w:r>
    </w:p>
    <w:p w:rsidR="00000000" w:rsidDel="00000000" w:rsidP="00000000" w:rsidRDefault="00000000" w:rsidRPr="00000000" w14:paraId="000000AB">
      <w:pPr>
        <w:pStyle w:val="Heading2"/>
        <w:tabs>
          <w:tab w:val="left" w:leader="none" w:pos="284"/>
        </w:tabs>
        <w:rPr/>
      </w:pPr>
      <w:bookmarkStart w:colFirst="0" w:colLast="0" w:name="_13dm0d2o12ey" w:id="10"/>
      <w:bookmarkEnd w:id="10"/>
      <w:r w:rsidDel="00000000" w:rsidR="00000000" w:rsidRPr="00000000">
        <w:rPr>
          <w:rtl w:val="0"/>
        </w:rPr>
        <w:t xml:space="preserve">A. KONDISI EKSTERNAL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Pada bagian ini UPPS perlu menjelaskan kondisi eksternal program studi yang terdiri atas lingkungan makro dan lingkungan mikro. Lingkungan makro dengan lingkup nasional dan/atau internasional mencakup aspek kebijakan, ekonomi, sosial, budaya, serta perkembangan ilmu pengetahuan dan teknologi. Lingkungan mikro dengan lingkup (kabupaten/kota/provinsi) mencakup aspek pesaing, pengguna lulusan, sumber calon mahasiswa, sumber calon dosen, sumber tenaga kependidikan, sumber pendanaan, perkuliahan daring (e-learning, pendidikan jarak jauh), kebutuhan dunia usaha/industri dan masyarakat, dan kemitraan. UPPS perlu menganalisis aspek-aspek dalam lingkungan makro dan lingkungan mikro yang relevan dan didukung oleh data sekunder (misalnya yang bersumber dari BPS, Tenaga Kerja, Kependudukan, Jumlah Sekolah Setingkat SMA/K, dll) yang dapat mempengaruhi eksistensi/keberadaan dan pengembangan UPPS dan program studi yang diakreditasi.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UPPS perlu mengidentifikasi peluang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opportunity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dapat memberikan kesempatan bagi UPPS dan program studi untuk berkembang menjadi lebih sukses dan maju. Selain peluang, UPPS juga perlu mengidentifikasi ancaman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threat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yang diperkirakan dapat mengakibatkan munculnya kesulitan bagi program studi yang diakreditasi, sehingga program studi tidak dapat berkembang.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pPr>
      <w:r w:rsidDel="00000000" w:rsidR="00000000" w:rsidRPr="00000000">
        <w:rPr>
          <w:rtl w:val="0"/>
        </w:rPr>
        <w:t xml:space="preserve">—-------------------------------------------------------</w:t>
      </w:r>
    </w:p>
    <w:p w:rsidR="00000000" w:rsidDel="00000000" w:rsidP="00000000" w:rsidRDefault="00000000" w:rsidRPr="00000000" w14:paraId="000000AF">
      <w:pPr>
        <w:spacing w:after="240" w:line="276" w:lineRule="auto"/>
        <w:jc w:val="both"/>
        <w:rPr>
          <w:b w:val="1"/>
          <w:bCs w:val="1"/>
        </w:rPr>
      </w:pPr>
      <w:r w:rsidDel="00000000" w:rsidR="00000000" w:rsidRPr="00000000">
        <w:rPr>
          <w:b w:val="1"/>
          <w:bCs w:val="1"/>
          <w:rtl w:val="0"/>
        </w:rPr>
        <w:t xml:space="preserve">Kondisi Eksternal Program Studi Rekayasa Keamanan Siber POLTEK SSN</w:t>
      </w:r>
    </w:p>
    <w:p w:rsidR="00000000" w:rsidDel="00000000" w:rsidP="00000000" w:rsidRDefault="00000000" w:rsidRPr="00000000" w14:paraId="000000B0">
      <w:pPr>
        <w:spacing w:after="240" w:before="240" w:line="276" w:lineRule="auto"/>
        <w:jc w:val="both"/>
        <w:rPr/>
      </w:pPr>
      <w:r w:rsidDel="00000000" w:rsidR="00000000" w:rsidRPr="00000000">
        <w:rPr>
          <w:rtl w:val="0"/>
        </w:rPr>
        <w:t xml:space="preserve">Politeknik Siber dan Sandi Negara (Poltek SSN) disahkan pada tahun 2019 melalui </w:t>
      </w:r>
      <w:r w:rsidDel="00000000" w:rsidR="00000000" w:rsidRPr="00000000">
        <w:rPr>
          <w:highlight w:val="yellow"/>
          <w:rtl w:val="0"/>
        </w:rPr>
        <w:t xml:space="preserve">Peraturan BSSN no 12 Tahun 2019</w:t>
      </w:r>
      <w:r w:rsidDel="00000000" w:rsidR="00000000" w:rsidRPr="00000000">
        <w:rPr>
          <w:rtl w:val="0"/>
        </w:rPr>
        <w:t xml:space="preserve"> yang menetapkan perubahan kelembagaan dari Sekolah Tinggi Sandi Negara menjadi Politeknik Siber dan Sandi Negara. Salah satu program studi yang ada adalah Program Studi Rekayasa Keamanan Siber (Prodi RKS) yang memperoleh dasar hukum melalui </w:t>
      </w:r>
      <w:r w:rsidDel="00000000" w:rsidR="00000000" w:rsidRPr="00000000">
        <w:rPr>
          <w:highlight w:val="yellow"/>
          <w:rtl w:val="0"/>
        </w:rPr>
        <w:t xml:space="preserve">Surat Izin Operasional dari Kemenristek Dikti</w:t>
      </w:r>
      <w:r w:rsidDel="00000000" w:rsidR="00000000" w:rsidRPr="00000000">
        <w:rPr>
          <w:rtl w:val="0"/>
        </w:rPr>
        <w:t xml:space="preserve">. Prodi RKS dipersiapkan untuk menjawab tantangan nasional dalam bidang keamanan siber sektor Pemerintahan.</w:t>
      </w:r>
    </w:p>
    <w:p w:rsidR="00000000" w:rsidDel="00000000" w:rsidP="00000000" w:rsidRDefault="00000000" w:rsidRPr="00000000" w14:paraId="000000B1">
      <w:pPr>
        <w:spacing w:after="240" w:before="240" w:line="276" w:lineRule="auto"/>
        <w:jc w:val="both"/>
        <w:rPr/>
      </w:pPr>
      <w:r w:rsidDel="00000000" w:rsidR="00000000" w:rsidRPr="00000000">
        <w:rPr>
          <w:rtl w:val="0"/>
        </w:rPr>
        <w:t xml:space="preserve">Seiring dengan perkembangan kebutuhan kompetensi SDM keamanan siber,  P</w:t>
      </w:r>
      <w:r w:rsidDel="00000000" w:rsidR="00000000" w:rsidRPr="00000000">
        <w:rPr>
          <w:highlight w:val="yellow"/>
          <w:rtl w:val="0"/>
        </w:rPr>
        <w:t xml:space="preserve">eraturan Presiden Nomor 47 Tahun 2023 tentang </w:t>
      </w:r>
      <w:r w:rsidDel="00000000" w:rsidR="00000000" w:rsidRPr="00000000">
        <w:rPr>
          <w:i w:val="1"/>
          <w:iCs w:val="1"/>
          <w:highlight w:val="yellow"/>
          <w:rtl w:val="0"/>
        </w:rPr>
        <w:t xml:space="preserve">Strategi Keamanan Siber Nasional dan Manajemen Krisis Siber</w:t>
      </w:r>
      <w:r w:rsidDel="00000000" w:rsidR="00000000" w:rsidRPr="00000000">
        <w:rPr>
          <w:rtl w:val="0"/>
        </w:rPr>
        <w:t xml:space="preserve"> menekankan pentingnya penguatan sumber daya manusia (SDM) di sektor keamanan siber. Selain itu, terbitnya </w:t>
      </w:r>
      <w:r w:rsidDel="00000000" w:rsidR="00000000" w:rsidRPr="00000000">
        <w:rPr>
          <w:highlight w:val="yellow"/>
          <w:rtl w:val="0"/>
        </w:rPr>
        <w:t xml:space="preserve">Undang-Undang Nomor 27 Tahun 2022 tentang Perlindungan Data Pribadi (UU PDP)</w:t>
      </w:r>
      <w:r w:rsidDel="00000000" w:rsidR="00000000" w:rsidRPr="00000000">
        <w:rPr>
          <w:rtl w:val="0"/>
        </w:rPr>
        <w:t xml:space="preserve"> memperluas ruang lingkup kompetensi yang harus dimiliki para ahli keamanan siber dalam memastikan kepatuhan terhadap perlindungan data dan privasi digital.</w:t>
      </w:r>
    </w:p>
    <w:p w:rsidR="00000000" w:rsidDel="00000000" w:rsidP="00000000" w:rsidRDefault="00000000" w:rsidRPr="00000000" w14:paraId="000000B2">
      <w:pPr>
        <w:spacing w:after="240" w:before="240" w:line="276" w:lineRule="auto"/>
        <w:jc w:val="both"/>
        <w:rPr>
          <w:b w:val="1"/>
          <w:bCs w:val="1"/>
        </w:rPr>
      </w:pPr>
      <w:r w:rsidDel="00000000" w:rsidR="00000000" w:rsidRPr="00000000">
        <w:rPr>
          <w:b w:val="1"/>
          <w:bCs w:val="1"/>
          <w:rtl w:val="0"/>
        </w:rPr>
        <w:t xml:space="preserve">1. Lingkungan Makro</w:t>
      </w:r>
    </w:p>
    <w:p w:rsidR="00000000" w:rsidDel="00000000" w:rsidP="00000000" w:rsidRDefault="00000000" w:rsidRPr="00000000" w14:paraId="000000B3">
      <w:pPr>
        <w:spacing w:after="240" w:before="240" w:line="276" w:lineRule="auto"/>
        <w:ind w:left="360"/>
        <w:jc w:val="both"/>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Kebijakan Nasional</w:t>
      </w:r>
    </w:p>
    <w:p w:rsidR="00000000" w:rsidDel="00000000" w:rsidP="00000000" w:rsidRDefault="00000000" w:rsidRPr="00000000" w14:paraId="000000B4">
      <w:pPr>
        <w:spacing w:after="160" w:line="276" w:lineRule="auto"/>
        <w:jc w:val="both"/>
        <w:rPr/>
      </w:pPr>
      <w:r w:rsidDel="00000000" w:rsidR="00000000" w:rsidRPr="00000000">
        <w:rPr>
          <w:rtl w:val="0"/>
        </w:rPr>
        <w:t xml:space="preserve">Dengan terbitnya </w:t>
      </w:r>
      <w:r w:rsidDel="00000000" w:rsidR="00000000" w:rsidRPr="00000000">
        <w:rPr>
          <w:b w:val="1"/>
          <w:bCs w:val="1"/>
          <w:rtl w:val="0"/>
        </w:rPr>
        <w:t xml:space="preserve">Peraturan Pemerintah Nomor 57 Tahun 2022 tentang Penyelenggaraan Perguruan Tinggi oleh Kementerian Lain dan Lembaga Pemerintah Nonkementerian</w:t>
      </w:r>
      <w:r w:rsidDel="00000000" w:rsidR="00000000" w:rsidRPr="00000000">
        <w:rPr>
          <w:rtl w:val="0"/>
        </w:rPr>
        <w:t xml:space="preserve">, Politeknik Siber dan Sandi Negara (Poltek SSN) menjadi salah satu perguruan tinggi kedinasan yang menyelenggarakan pendidikan tinggi vokasi di bidang keamanan siber dan sandi. Keberadaan Poltek SSN selaras dengan arah kebijakan pemerintah dalam </w:t>
      </w:r>
      <w:r w:rsidDel="00000000" w:rsidR="00000000" w:rsidRPr="00000000">
        <w:rPr>
          <w:b w:val="1"/>
          <w:bCs w:val="1"/>
          <w:rtl w:val="0"/>
        </w:rPr>
        <w:t xml:space="preserve">Rencana Pembangunan Jangka Menengah Nasional (RPJMN)</w:t>
      </w:r>
      <w:r w:rsidDel="00000000" w:rsidR="00000000" w:rsidRPr="00000000">
        <w:rPr>
          <w:rtl w:val="0"/>
        </w:rPr>
        <w:t xml:space="preserve"> yang menempatkan </w:t>
      </w:r>
      <w:r w:rsidDel="00000000" w:rsidR="00000000" w:rsidRPr="00000000">
        <w:rPr>
          <w:b w:val="1"/>
          <w:bCs w:val="1"/>
          <w:rtl w:val="0"/>
        </w:rPr>
        <w:t xml:space="preserve">Teknologi Informasi dan Komunikasi (TIK)</w:t>
      </w:r>
      <w:r w:rsidDel="00000000" w:rsidR="00000000" w:rsidRPr="00000000">
        <w:rPr>
          <w:rtl w:val="0"/>
        </w:rPr>
        <w:t xml:space="preserve"> sebagai pilar utama dalam transformasi digital nasional.</w:t>
      </w:r>
    </w:p>
    <w:p w:rsidR="00000000" w:rsidDel="00000000" w:rsidP="00000000" w:rsidRDefault="00000000" w:rsidRPr="00000000" w14:paraId="000000B5">
      <w:pPr>
        <w:spacing w:after="160" w:line="276" w:lineRule="auto"/>
        <w:jc w:val="both"/>
        <w:rPr/>
      </w:pPr>
      <w:r w:rsidDel="00000000" w:rsidR="00000000" w:rsidRPr="00000000">
        <w:rPr>
          <w:rtl w:val="0"/>
        </w:rPr>
        <w:t xml:space="preserve">Perkembangan transformasi digital yang semakin pesat mendorong pemerintah untuk mempercepat implementasi </w:t>
      </w:r>
      <w:r w:rsidDel="00000000" w:rsidR="00000000" w:rsidRPr="00000000">
        <w:rPr>
          <w:b w:val="1"/>
          <w:bCs w:val="1"/>
          <w:rtl w:val="0"/>
        </w:rPr>
        <w:t xml:space="preserve">Sistem Pemerintahan Berbasis Elektronik (SPBE)</w:t>
      </w:r>
      <w:r w:rsidDel="00000000" w:rsidR="00000000" w:rsidRPr="00000000">
        <w:rPr>
          <w:rtl w:val="0"/>
        </w:rPr>
        <w:t xml:space="preserve"> serta meningkatkan ketahanan keamanan pada </w:t>
      </w:r>
      <w:r w:rsidDel="00000000" w:rsidR="00000000" w:rsidRPr="00000000">
        <w:rPr>
          <w:b w:val="1"/>
          <w:bCs w:val="1"/>
          <w:rtl w:val="0"/>
        </w:rPr>
        <w:t xml:space="preserve">Infrastruktur Informasi Vital (IIV)</w:t>
      </w:r>
      <w:r w:rsidDel="00000000" w:rsidR="00000000" w:rsidRPr="00000000">
        <w:rPr>
          <w:rtl w:val="0"/>
        </w:rPr>
        <w:t xml:space="preserve">. Dalam konteks ini, </w:t>
      </w:r>
      <w:r w:rsidDel="00000000" w:rsidR="00000000" w:rsidRPr="00000000">
        <w:rPr>
          <w:b w:val="1"/>
          <w:bCs w:val="1"/>
          <w:rtl w:val="0"/>
        </w:rPr>
        <w:t xml:space="preserve">Badan Siber dan Sandi Negara (BSSN)</w:t>
      </w:r>
      <w:r w:rsidDel="00000000" w:rsidR="00000000" w:rsidRPr="00000000">
        <w:rPr>
          <w:rtl w:val="0"/>
        </w:rPr>
        <w:t xml:space="preserve"> memiliki peran strategis dalam menjaga keamanan ruang siber nasional, termasuk dalam penguatan keamanan SPBE, perlindungan data, serta pengamanan infrastruktur digital nasional.</w:t>
      </w:r>
    </w:p>
    <w:p w:rsidR="00000000" w:rsidDel="00000000" w:rsidP="00000000" w:rsidRDefault="00000000" w:rsidRPr="00000000" w14:paraId="000000B6">
      <w:pPr>
        <w:spacing w:after="160" w:line="276" w:lineRule="auto"/>
        <w:jc w:val="both"/>
        <w:rPr/>
      </w:pPr>
      <w:r w:rsidDel="00000000" w:rsidR="00000000" w:rsidRPr="00000000">
        <w:rPr>
          <w:rtl w:val="0"/>
        </w:rPr>
        <w:t xml:space="preserve">Sejalan dengan hal tersebut, </w:t>
      </w:r>
      <w:r w:rsidDel="00000000" w:rsidR="00000000" w:rsidRPr="00000000">
        <w:rPr>
          <w:b w:val="1"/>
          <w:bCs w:val="1"/>
          <w:rtl w:val="0"/>
        </w:rPr>
        <w:t xml:space="preserve">Program Studi Rekayasa Keamanan Siber (PS-RKS)</w:t>
      </w:r>
      <w:r w:rsidDel="00000000" w:rsidR="00000000" w:rsidRPr="00000000">
        <w:rPr>
          <w:rtl w:val="0"/>
        </w:rPr>
        <w:t xml:space="preserve"> Poltek SSN memiliki peran penting dalam mendukung penyediaan sumber daya manusia yang kompeten di bidang keamanan siber. Program studi ini berperan dalam menghasilkan lulusan yang mampu melakukan analisis ancaman siber, pengujian keamanan sistem, pengamanan jaringan, serta pengelolaan operasi keamanan siber guna mendukung keamanan informasi nasional.</w:t>
      </w:r>
    </w:p>
    <w:p w:rsidR="00000000" w:rsidDel="00000000" w:rsidP="00000000" w:rsidRDefault="00000000" w:rsidRPr="00000000" w14:paraId="000000B7">
      <w:pPr>
        <w:spacing w:after="160" w:line="276" w:lineRule="auto"/>
        <w:jc w:val="both"/>
        <w:rPr/>
      </w:pPr>
      <w:r w:rsidDel="00000000" w:rsidR="00000000" w:rsidRPr="00000000">
        <w:rPr>
          <w:rtl w:val="0"/>
        </w:rPr>
        <w:t xml:space="preserve">Selain itu, pemerintah bersama perguruan tinggi dan dunia industri juga telah menyusun </w:t>
      </w:r>
      <w:r w:rsidDel="00000000" w:rsidR="00000000" w:rsidRPr="00000000">
        <w:rPr>
          <w:b w:val="1"/>
          <w:bCs w:val="1"/>
          <w:rtl w:val="0"/>
        </w:rPr>
        <w:t xml:space="preserve">Peta Okupasi Nasional Keamanan Siber dan Sandi (PONKS)</w:t>
      </w:r>
      <w:r w:rsidDel="00000000" w:rsidR="00000000" w:rsidRPr="00000000">
        <w:rPr>
          <w:rtl w:val="0"/>
        </w:rPr>
        <w:t xml:space="preserve"> sebagai acuan dalam pengembangan kompetensi tenaga kerja di bidang keamanan siber. Upaya ini juga diperkuat dengan penyusunan </w:t>
      </w:r>
      <w:r w:rsidDel="00000000" w:rsidR="00000000" w:rsidRPr="00000000">
        <w:rPr>
          <w:b w:val="1"/>
          <w:bCs w:val="1"/>
          <w:rtl w:val="0"/>
        </w:rPr>
        <w:t xml:space="preserve">Standar Kompetensi Kerja Nasional Indonesia (SKKNI)</w:t>
      </w:r>
      <w:r w:rsidDel="00000000" w:rsidR="00000000" w:rsidRPr="00000000">
        <w:rPr>
          <w:rtl w:val="0"/>
        </w:rPr>
        <w:t xml:space="preserve"> di bidang keamanan siber, antara lain:</w:t>
      </w:r>
    </w:p>
    <w:p w:rsidR="00000000" w:rsidDel="00000000" w:rsidP="00000000" w:rsidRDefault="00000000" w:rsidRPr="00000000" w14:paraId="000000B8">
      <w:pPr>
        <w:numPr>
          <w:ilvl w:val="0"/>
          <w:numId w:val="30"/>
        </w:numPr>
        <w:spacing w:line="276" w:lineRule="auto"/>
        <w:ind w:left="720" w:hanging="360"/>
        <w:jc w:val="both"/>
      </w:pPr>
      <w:r w:rsidDel="00000000" w:rsidR="00000000" w:rsidRPr="00000000">
        <w:rPr>
          <w:rtl w:val="0"/>
        </w:rPr>
        <w:t xml:space="preserve">Kepmenaker Nomor 391 Tahun 2020 tentang SKKNI Security Operation Center</w:t>
      </w:r>
    </w:p>
    <w:p w:rsidR="00000000" w:rsidDel="00000000" w:rsidP="00000000" w:rsidRDefault="00000000" w:rsidRPr="00000000" w14:paraId="000000B9">
      <w:pPr>
        <w:numPr>
          <w:ilvl w:val="0"/>
          <w:numId w:val="30"/>
        </w:numPr>
        <w:spacing w:line="276" w:lineRule="auto"/>
        <w:ind w:left="720" w:hanging="360"/>
        <w:jc w:val="both"/>
      </w:pPr>
      <w:r w:rsidDel="00000000" w:rsidR="00000000" w:rsidRPr="00000000">
        <w:rPr>
          <w:rtl w:val="0"/>
        </w:rPr>
        <w:t xml:space="preserve">Kepmenaker Nomor 23 Tahun 2022 tentang SKKNI Uji Keamanan Siber</w:t>
      </w:r>
    </w:p>
    <w:p w:rsidR="00000000" w:rsidDel="00000000" w:rsidP="00000000" w:rsidRDefault="00000000" w:rsidRPr="00000000" w14:paraId="000000BA">
      <w:pPr>
        <w:numPr>
          <w:ilvl w:val="0"/>
          <w:numId w:val="30"/>
        </w:numPr>
        <w:spacing w:line="276" w:lineRule="auto"/>
        <w:ind w:left="720" w:hanging="360"/>
        <w:jc w:val="both"/>
      </w:pPr>
      <w:r w:rsidDel="00000000" w:rsidR="00000000" w:rsidRPr="00000000">
        <w:rPr>
          <w:rtl w:val="0"/>
        </w:rPr>
        <w:t xml:space="preserve">Kepmenaker Nomor 24 Tahun 2022 tentang SKKNI Audit Keamanan Informasi</w:t>
      </w:r>
    </w:p>
    <w:p w:rsidR="00000000" w:rsidDel="00000000" w:rsidP="00000000" w:rsidRDefault="00000000" w:rsidRPr="00000000" w14:paraId="000000BB">
      <w:pPr>
        <w:spacing w:line="276" w:lineRule="auto"/>
        <w:ind w:left="720" w:firstLine="0"/>
        <w:jc w:val="both"/>
        <w:rPr/>
      </w:pPr>
      <w:r w:rsidDel="00000000" w:rsidR="00000000" w:rsidRPr="00000000">
        <w:rPr>
          <w:rtl w:val="0"/>
        </w:rPr>
      </w:r>
    </w:p>
    <w:p w:rsidR="00000000" w:rsidDel="00000000" w:rsidP="00000000" w:rsidRDefault="00000000" w:rsidRPr="00000000" w14:paraId="000000BC">
      <w:pPr>
        <w:spacing w:after="160" w:line="276" w:lineRule="auto"/>
        <w:jc w:val="both"/>
        <w:rPr/>
      </w:pPr>
      <w:r w:rsidDel="00000000" w:rsidR="00000000" w:rsidRPr="00000000">
        <w:rPr>
          <w:rtl w:val="0"/>
        </w:rPr>
        <w:t xml:space="preserve">Keberadaan berbagai kebijakan tersebut menjadi landasan strategis bagi Program Studi Rekayasa Keamanan Siber dalam menyusun kurikulum dan proses pembelajaran yang relevan dengan kebutuhan nasional.</w:t>
      </w:r>
    </w:p>
    <w:p w:rsidR="00000000" w:rsidDel="00000000" w:rsidP="00000000" w:rsidRDefault="00000000" w:rsidRPr="00000000" w14:paraId="000000BD">
      <w:pPr>
        <w:spacing w:after="240" w:before="240" w:line="276" w:lineRule="auto"/>
        <w:ind w:left="360"/>
        <w:jc w:val="both"/>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Aspek Ekonomi</w:t>
      </w:r>
    </w:p>
    <w:p w:rsidR="00000000" w:rsidDel="00000000" w:rsidP="00000000" w:rsidRDefault="00000000" w:rsidRPr="00000000" w14:paraId="000000BE">
      <w:pPr>
        <w:spacing w:after="160" w:line="276" w:lineRule="auto"/>
        <w:jc w:val="both"/>
        <w:rPr/>
      </w:pPr>
      <w:r w:rsidDel="00000000" w:rsidR="00000000" w:rsidRPr="00000000">
        <w:rPr>
          <w:rtl w:val="0"/>
        </w:rPr>
        <w:t xml:space="preserve">Perkembangan ekonomi digital secara global mengalami pertumbuhan yang signifikan, terutama sejak pandemi COVID-19 yang mendorong percepatan transformasi digital di berbagai sektor. Salah satu indikatornya adalah meningkatnya aktivitas </w:t>
      </w:r>
      <w:r w:rsidDel="00000000" w:rsidR="00000000" w:rsidRPr="00000000">
        <w:rPr>
          <w:b w:val="1"/>
          <w:bCs w:val="1"/>
          <w:rtl w:val="0"/>
        </w:rPr>
        <w:t xml:space="preserve">e-commerce</w:t>
      </w:r>
      <w:r w:rsidDel="00000000" w:rsidR="00000000" w:rsidRPr="00000000">
        <w:rPr>
          <w:rtl w:val="0"/>
        </w:rPr>
        <w:t xml:space="preserve"> secara global.</w:t>
      </w:r>
    </w:p>
    <w:p w:rsidR="00000000" w:rsidDel="00000000" w:rsidP="00000000" w:rsidRDefault="00000000" w:rsidRPr="00000000" w14:paraId="000000BF">
      <w:pPr>
        <w:spacing w:after="160" w:line="276" w:lineRule="auto"/>
        <w:jc w:val="both"/>
        <w:rPr/>
      </w:pPr>
      <w:r w:rsidDel="00000000" w:rsidR="00000000" w:rsidRPr="00000000">
        <w:rPr>
          <w:rtl w:val="0"/>
        </w:rPr>
        <w:t xml:space="preserve">Berdasarkan laporan </w:t>
      </w:r>
      <w:r w:rsidDel="00000000" w:rsidR="00000000" w:rsidRPr="00000000">
        <w:rPr>
          <w:b w:val="1"/>
          <w:bCs w:val="1"/>
          <w:rtl w:val="0"/>
        </w:rPr>
        <w:t xml:space="preserve">E-CommerceDB (ECDB)</w:t>
      </w:r>
      <w:r w:rsidDel="00000000" w:rsidR="00000000" w:rsidRPr="00000000">
        <w:rPr>
          <w:rtl w:val="0"/>
        </w:rPr>
        <w:t xml:space="preserve">, pangsa pasar e-commerce global meningkat dari </w:t>
      </w:r>
      <w:r w:rsidDel="00000000" w:rsidR="00000000" w:rsidRPr="00000000">
        <w:rPr>
          <w:b w:val="1"/>
          <w:bCs w:val="1"/>
          <w:rtl w:val="0"/>
        </w:rPr>
        <w:t xml:space="preserve">9,6% pada tahun 2018 menjadi 16,3% pada tahun 2023</w:t>
      </w:r>
      <w:r w:rsidDel="00000000" w:rsidR="00000000" w:rsidRPr="00000000">
        <w:rPr>
          <w:rtl w:val="0"/>
        </w:rPr>
        <w:t xml:space="preserve">, dan diproyeksikan mencapai </w:t>
      </w:r>
      <w:r w:rsidDel="00000000" w:rsidR="00000000" w:rsidRPr="00000000">
        <w:rPr>
          <w:b w:val="1"/>
          <w:bCs w:val="1"/>
          <w:rtl w:val="0"/>
        </w:rPr>
        <w:t xml:space="preserve">17,3% pada tahun 2024</w:t>
      </w:r>
      <w:r w:rsidDel="00000000" w:rsidR="00000000" w:rsidRPr="00000000">
        <w:rPr>
          <w:rtl w:val="0"/>
        </w:rPr>
        <w:t xml:space="preserve">. Indonesia bahkan diproyeksikan menjadi salah satu negara dengan pertumbuhan e-commerce tertinggi di dunia dengan tingkat pertumbuhan mencapai </w:t>
      </w:r>
      <w:r w:rsidDel="00000000" w:rsidR="00000000" w:rsidRPr="00000000">
        <w:rPr>
          <w:b w:val="1"/>
          <w:bCs w:val="1"/>
          <w:rtl w:val="0"/>
        </w:rPr>
        <w:t xml:space="preserve">30,5%</w:t>
      </w:r>
      <w:r w:rsidDel="00000000" w:rsidR="00000000" w:rsidRPr="00000000">
        <w:rPr>
          <w:rtl w:val="0"/>
        </w:rPr>
        <w:t xml:space="preserve">, jauh di atas rata-rata global.</w:t>
      </w:r>
    </w:p>
    <w:p w:rsidR="00000000" w:rsidDel="00000000" w:rsidP="00000000" w:rsidRDefault="00000000" w:rsidRPr="00000000" w14:paraId="000000C0">
      <w:pPr>
        <w:spacing w:after="160" w:line="276" w:lineRule="auto"/>
        <w:jc w:val="both"/>
        <w:rPr/>
      </w:pPr>
      <w:r w:rsidDel="00000000" w:rsidR="00000000" w:rsidRPr="00000000">
        <w:rPr>
          <w:rtl w:val="0"/>
        </w:rPr>
        <w:t xml:space="preserve">Di sisi lain, peningkatan aktivitas ekonomi digital juga diikuti dengan meningkatnya risiko serangan siber dan kebocoran data. Survei yang dilakukan oleh </w:t>
      </w:r>
      <w:r w:rsidDel="00000000" w:rsidR="00000000" w:rsidRPr="00000000">
        <w:rPr>
          <w:b w:val="1"/>
          <w:bCs w:val="1"/>
          <w:rtl w:val="0"/>
        </w:rPr>
        <w:t xml:space="preserve">Kurious–Katadata Insight Center (KIC)</w:t>
      </w:r>
      <w:r w:rsidDel="00000000" w:rsidR="00000000" w:rsidRPr="00000000">
        <w:rPr>
          <w:rtl w:val="0"/>
        </w:rPr>
        <w:t xml:space="preserve"> menunjukkan bahwa </w:t>
      </w:r>
      <w:r w:rsidDel="00000000" w:rsidR="00000000" w:rsidRPr="00000000">
        <w:rPr>
          <w:b w:val="1"/>
          <w:bCs w:val="1"/>
          <w:rtl w:val="0"/>
        </w:rPr>
        <w:t xml:space="preserve">62,6% masyarakat menyatakan tidak yakin terhadap keamanan sistem penyimpanan data pemerintah</w:t>
      </w:r>
      <w:r w:rsidDel="00000000" w:rsidR="00000000" w:rsidRPr="00000000">
        <w:rPr>
          <w:rtl w:val="0"/>
        </w:rPr>
        <w:t xml:space="preserve">, sedangkan hanya sebagian kecil responden yang menyatakan yakin.</w:t>
      </w:r>
    </w:p>
    <w:p w:rsidR="00000000" w:rsidDel="00000000" w:rsidP="00000000" w:rsidRDefault="00000000" w:rsidRPr="00000000" w14:paraId="000000C1">
      <w:pPr>
        <w:spacing w:after="160" w:line="276" w:lineRule="auto"/>
        <w:jc w:val="both"/>
        <w:rPr/>
      </w:pPr>
      <w:r w:rsidDel="00000000" w:rsidR="00000000" w:rsidRPr="00000000">
        <w:rPr>
          <w:rtl w:val="0"/>
        </w:rPr>
        <w:t xml:space="preserve">Selain itu, beberapa kasus kebocoran data yang terjadi di Indonesia dalam beberapa tahun terakhir menunjukkan pentingnya penguatan keamanan siber nasional, di antaranya:</w:t>
      </w:r>
    </w:p>
    <w:p w:rsidR="00000000" w:rsidDel="00000000" w:rsidP="00000000" w:rsidRDefault="00000000" w:rsidRPr="00000000" w14:paraId="000000C2">
      <w:pPr>
        <w:numPr>
          <w:ilvl w:val="0"/>
          <w:numId w:val="76"/>
        </w:numPr>
        <w:spacing w:line="276" w:lineRule="auto"/>
        <w:ind w:left="720" w:hanging="360"/>
        <w:jc w:val="both"/>
      </w:pPr>
      <w:r w:rsidDel="00000000" w:rsidR="00000000" w:rsidRPr="00000000">
        <w:rPr>
          <w:rtl w:val="0"/>
        </w:rPr>
        <w:t xml:space="preserve">Dugaan kebocoran data pengguna BPJS Kesehatan dan BPJS Ketenagakerjaan</w:t>
      </w:r>
    </w:p>
    <w:p w:rsidR="00000000" w:rsidDel="00000000" w:rsidP="00000000" w:rsidRDefault="00000000" w:rsidRPr="00000000" w14:paraId="000000C3">
      <w:pPr>
        <w:numPr>
          <w:ilvl w:val="0"/>
          <w:numId w:val="76"/>
        </w:numPr>
        <w:spacing w:line="276" w:lineRule="auto"/>
        <w:ind w:left="720" w:hanging="360"/>
        <w:jc w:val="both"/>
      </w:pPr>
      <w:r w:rsidDel="00000000" w:rsidR="00000000" w:rsidRPr="00000000">
        <w:rPr>
          <w:rtl w:val="0"/>
        </w:rPr>
        <w:t xml:space="preserve">Serangan ransomware terhadap Bank Syariah Indonesia (BSI)</w:t>
      </w:r>
    </w:p>
    <w:p w:rsidR="00000000" w:rsidDel="00000000" w:rsidP="00000000" w:rsidRDefault="00000000" w:rsidRPr="00000000" w14:paraId="000000C4">
      <w:pPr>
        <w:numPr>
          <w:ilvl w:val="0"/>
          <w:numId w:val="76"/>
        </w:numPr>
        <w:spacing w:line="276" w:lineRule="auto"/>
        <w:ind w:left="720" w:hanging="360"/>
        <w:jc w:val="both"/>
      </w:pPr>
      <w:r w:rsidDel="00000000" w:rsidR="00000000" w:rsidRPr="00000000">
        <w:rPr>
          <w:rtl w:val="0"/>
        </w:rPr>
        <w:t xml:space="preserve">Kebocoran data paspor WNI</w:t>
      </w:r>
    </w:p>
    <w:p w:rsidR="00000000" w:rsidDel="00000000" w:rsidP="00000000" w:rsidRDefault="00000000" w:rsidRPr="00000000" w14:paraId="000000C5">
      <w:pPr>
        <w:numPr>
          <w:ilvl w:val="0"/>
          <w:numId w:val="76"/>
        </w:numPr>
        <w:spacing w:line="276" w:lineRule="auto"/>
        <w:ind w:left="720" w:hanging="360"/>
        <w:jc w:val="both"/>
      </w:pPr>
      <w:r w:rsidDel="00000000" w:rsidR="00000000" w:rsidRPr="00000000">
        <w:rPr>
          <w:rtl w:val="0"/>
        </w:rPr>
        <w:t xml:space="preserve">Kebocoran data kependudukan dari sistem Dukcapil</w:t>
      </w:r>
    </w:p>
    <w:p w:rsidR="00000000" w:rsidDel="00000000" w:rsidP="00000000" w:rsidRDefault="00000000" w:rsidRPr="00000000" w14:paraId="000000C6">
      <w:pPr>
        <w:spacing w:after="160" w:line="276" w:lineRule="auto"/>
        <w:jc w:val="both"/>
        <w:rPr/>
      </w:pPr>
      <w:r w:rsidDel="00000000" w:rsidR="00000000" w:rsidRPr="00000000">
        <w:rPr>
          <w:rtl w:val="0"/>
        </w:rPr>
        <w:t xml:space="preserve">Peristiwa tersebut menunjukkan bahwa keamanan siber tidak hanya menjadi isu teknis, tetapi juga memiliki dampak signifikan terhadap </w:t>
      </w:r>
      <w:r w:rsidDel="00000000" w:rsidR="00000000" w:rsidRPr="00000000">
        <w:rPr>
          <w:b w:val="1"/>
          <w:bCs w:val="1"/>
          <w:rtl w:val="0"/>
        </w:rPr>
        <w:t xml:space="preserve">stabilitas ekonomi dan kepercayaan publik</w:t>
      </w:r>
      <w:r w:rsidDel="00000000" w:rsidR="00000000" w:rsidRPr="00000000">
        <w:rPr>
          <w:rtl w:val="0"/>
        </w:rPr>
        <w:t xml:space="preserve">. Oleh karena itu, kebutuhan terhadap tenaga ahli keamanan siber menjadi semakin meningkat, sehingga keberadaan Program Studi Rekayasa Keamanan Siber menjadi sangat relevan dalam mendukung kebutuhan tersebut.</w:t>
      </w:r>
    </w:p>
    <w:p w:rsidR="00000000" w:rsidDel="00000000" w:rsidP="00000000" w:rsidRDefault="00000000" w:rsidRPr="00000000" w14:paraId="000000C7">
      <w:pPr>
        <w:spacing w:after="240" w:before="240" w:line="276" w:lineRule="auto"/>
        <w:ind w:left="360"/>
        <w:jc w:val="both"/>
        <w:rPr>
          <w:b w:val="1"/>
          <w:bCs w:val="1"/>
        </w:rPr>
      </w:pPr>
      <w:r w:rsidDel="00000000" w:rsidR="00000000" w:rsidRPr="00000000">
        <w:rPr>
          <w:b w:val="1"/>
          <w:bCs w:val="1"/>
          <w:rtl w:val="0"/>
        </w:rPr>
        <w:t xml:space="preserve">c.</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Kebutuhan SDM Keamanan Siber</w:t>
      </w:r>
    </w:p>
    <w:p w:rsidR="00000000" w:rsidDel="00000000" w:rsidP="00000000" w:rsidRDefault="00000000" w:rsidRPr="00000000" w14:paraId="000000C8">
      <w:pPr>
        <w:spacing w:after="240" w:line="276" w:lineRule="auto"/>
        <w:jc w:val="both"/>
        <w:rPr/>
      </w:pPr>
      <w:r w:rsidDel="00000000" w:rsidR="00000000" w:rsidRPr="00000000">
        <w:rPr>
          <w:rtl w:val="0"/>
        </w:rPr>
        <w:t xml:space="preserve">Transformasi digital yang semakin masif di Indonesia menimbulkan kebutuhan mendesak akan ketersediaan sumber daya manusia (SDM) yang kompeten di bidang keamanan siber. Pertumbuhan ekonomi digital, layanan publik berbasis elektronik, serta meningkatnya serangan siber di sektor perbankan, pemerintahan, dan industri strategis memperlihatkan bahwa keamanan siber bukan lagi sekadar isu teknis, melainkan persoalan strategis nasional.</w:t>
      </w:r>
    </w:p>
    <w:p w:rsidR="00000000" w:rsidDel="00000000" w:rsidP="00000000" w:rsidRDefault="00000000" w:rsidRPr="00000000" w14:paraId="000000C9">
      <w:pPr>
        <w:spacing w:after="240" w:before="240" w:line="276" w:lineRule="auto"/>
        <w:jc w:val="both"/>
        <w:rPr/>
      </w:pPr>
      <w:r w:rsidDel="00000000" w:rsidR="00000000" w:rsidRPr="00000000">
        <w:rPr>
          <w:highlight w:val="yellow"/>
          <w:rtl w:val="0"/>
        </w:rPr>
        <w:t xml:space="preserve">Kementerian Komunikasi dan Informatika (Kominfo) memperkirakan Indonesia membutuhkan rata-rata 458.043 talenta digital setiap tahun hingga 2030 untuk menopang pertumbuhan ekonomi digital nasional.</w:t>
      </w:r>
      <w:r w:rsidDel="00000000" w:rsidR="00000000" w:rsidRPr="00000000">
        <w:rPr>
          <w:rtl w:val="0"/>
        </w:rPr>
        <w:t xml:space="preserve"> Dari jumlah tersebut, sebagian besar diperlukan di bidang keamanan siber, data science, dan infrastruktur teknologi informasi.</w:t>
      </w:r>
    </w:p>
    <w:p w:rsidR="00000000" w:rsidDel="00000000" w:rsidP="00000000" w:rsidRDefault="00000000" w:rsidRPr="00000000" w14:paraId="000000CA">
      <w:pPr>
        <w:spacing w:after="240" w:before="240" w:line="276" w:lineRule="auto"/>
        <w:jc w:val="both"/>
        <w:rPr/>
      </w:pPr>
      <w:r w:rsidDel="00000000" w:rsidR="00000000" w:rsidRPr="00000000">
        <w:rPr>
          <w:rtl w:val="0"/>
        </w:rPr>
        <w:t xml:space="preserve">Sejalan dengan itu, pasar tenaga kerja di sektor keamanan siber juga menunjukkan tren peningkatan signifikan. Menurut </w:t>
      </w:r>
      <w:r w:rsidDel="00000000" w:rsidR="00000000" w:rsidRPr="00000000">
        <w:rPr>
          <w:highlight w:val="yellow"/>
          <w:rtl w:val="0"/>
        </w:rPr>
        <w:t xml:space="preserve">laporan Antaranews (2023), kebutuhan tenaga kerja cybersecurity di Indonesia</w:t>
      </w:r>
      <w:r w:rsidDel="00000000" w:rsidR="00000000" w:rsidRPr="00000000">
        <w:rPr>
          <w:rtl w:val="0"/>
        </w:rPr>
        <w:t xml:space="preserve"> diproyeksikan tumbuh dari 1,23 juta orang pada tahun 2022 menjadi 1,97 juta orang pada tahun 2025. Kenaikan hampir 60% dalam kurun waktu tiga tahun ini menunjukkan adanya lonjakan permintaan profesional keamanan siber, baik di sektor pemerintahan, BUMN, maupun swasta.</w:t>
      </w:r>
    </w:p>
    <w:p w:rsidR="00000000" w:rsidDel="00000000" w:rsidP="00000000" w:rsidRDefault="00000000" w:rsidRPr="00000000" w14:paraId="000000CB">
      <w:pPr>
        <w:spacing w:after="240" w:before="240" w:line="276" w:lineRule="auto"/>
        <w:jc w:val="both"/>
        <w:rPr/>
      </w:pPr>
      <w:r w:rsidDel="00000000" w:rsidR="00000000" w:rsidRPr="00000000">
        <w:rPr>
          <w:rtl w:val="0"/>
        </w:rPr>
        <w:t xml:space="preserve">Kesenjangan antara ketersediaan dan kebutuhan SDM ini menjadi tantangan besar sekaligus peluang bagi lembaga pendidikan, khususnya Poltek SSN melalui Prodi RKS. Dengan mandat khusus untuk mencetak aparatur dan tenaga ahli di bidang keamanan siber yang fokus pada kompetensi teknis, etika profesional, serta pemahaman regulasi keamanan siber.</w:t>
      </w:r>
    </w:p>
    <w:p w:rsidR="00000000" w:rsidDel="00000000" w:rsidP="00000000" w:rsidRDefault="00000000" w:rsidRPr="00000000" w14:paraId="000000CC">
      <w:pPr>
        <w:spacing w:after="240" w:before="240" w:line="276" w:lineRule="auto"/>
        <w:jc w:val="both"/>
        <w:rPr/>
      </w:pPr>
      <w:r w:rsidDel="00000000" w:rsidR="00000000" w:rsidRPr="00000000">
        <w:rPr>
          <w:rtl w:val="0"/>
        </w:rPr>
        <w:t xml:space="preserve">Dengan demikian, peningkatan kebutuhan SDM keamanan siber yang terukur secara kuantitatif ini mempertegas relevansi keberadaan Prodi RKS. Program ini tidak hanya menjawab kebutuhan internal lembaga pemerintah seperti BSSN, tetapi juga berkontribusi pada penguatan daya saing nasional dalam menghadapi ancaman dan tantangan di ruang siber.</w:t>
      </w:r>
      <w:r w:rsidDel="00000000" w:rsidR="00000000" w:rsidRPr="00000000">
        <w:rPr>
          <w:rtl w:val="0"/>
        </w:rPr>
      </w:r>
    </w:p>
    <w:p w:rsidR="00000000" w:rsidDel="00000000" w:rsidP="00000000" w:rsidRDefault="00000000" w:rsidRPr="00000000" w14:paraId="000000CD">
      <w:pPr>
        <w:spacing w:after="240" w:before="240" w:line="276" w:lineRule="auto"/>
        <w:ind w:left="360"/>
        <w:jc w:val="both"/>
        <w:rPr>
          <w:b w:val="1"/>
          <w:bCs w:val="1"/>
        </w:rPr>
      </w:pPr>
      <w:r w:rsidDel="00000000" w:rsidR="00000000" w:rsidRPr="00000000">
        <w:rPr>
          <w:b w:val="1"/>
          <w:bCs w:val="1"/>
          <w:rtl w:val="0"/>
        </w:rPr>
        <w:t xml:space="preserve">d.</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b w:val="1"/>
          <w:bCs w:val="1"/>
          <w:rtl w:val="0"/>
        </w:rPr>
        <w:t xml:space="preserve">Aspek Sosial dan Budaya</w:t>
      </w:r>
    </w:p>
    <w:p w:rsidR="00000000" w:rsidDel="00000000" w:rsidP="00000000" w:rsidRDefault="00000000" w:rsidRPr="00000000" w14:paraId="000000CE">
      <w:pPr>
        <w:spacing w:after="240" w:before="240" w:line="276" w:lineRule="auto"/>
        <w:jc w:val="both"/>
        <w:rPr/>
      </w:pPr>
      <w:commentRangeStart w:id="1"/>
      <w:r w:rsidDel="00000000" w:rsidR="00000000" w:rsidRPr="00000000">
        <w:rPr>
          <w:highlight w:val="yellow"/>
          <w:rtl w:val="0"/>
        </w:rPr>
        <w:t xml:space="preserve">Peningkatan penggunaan internet di Indonesia</w:t>
      </w:r>
      <w:r w:rsidDel="00000000" w:rsidR="00000000" w:rsidRPr="00000000">
        <w:rPr>
          <w:rtl w:val="0"/>
        </w:rPr>
        <w:t xml:space="preserve"> (penetrasi internet 79,5% per 2023 menurut APJII) diiringi oleh maraknya kejahatan digital, penyebaran hoaks, dan ancaman privasi. Kondisi ini memperkuat urgensi Program Studi RKS dalam membekali mahasiswa dengan kompetensi teknis dan etika digital.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F">
      <w:pPr>
        <w:spacing w:after="240" w:before="240" w:line="276" w:lineRule="auto"/>
        <w:jc w:val="both"/>
        <w:rPr>
          <w:b w:val="1"/>
          <w:bCs w:val="1"/>
        </w:rPr>
      </w:pPr>
      <w:r w:rsidDel="00000000" w:rsidR="00000000" w:rsidRPr="00000000">
        <w:rPr>
          <w:b w:val="1"/>
          <w:bCs w:val="1"/>
          <w:rtl w:val="0"/>
        </w:rPr>
        <w:t xml:space="preserve">2. Lingkungan Mikro</w:t>
      </w:r>
    </w:p>
    <w:p w:rsidR="00000000" w:rsidDel="00000000" w:rsidP="00000000" w:rsidRDefault="00000000" w:rsidRPr="00000000" w14:paraId="000000D0">
      <w:pPr>
        <w:spacing w:after="240" w:before="240" w:line="276" w:lineRule="auto"/>
        <w:ind w:left="360"/>
        <w:jc w:val="both"/>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Sumber Calon Mahasiswa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highlight w:val="yellow"/>
          <w:rtl w:val="0"/>
        </w:rPr>
        <w:t xml:space="preserve">Data BPS 2023 </w:t>
      </w:r>
      <w:r w:rsidDel="00000000" w:rsidR="00000000" w:rsidRPr="00000000">
        <w:rPr>
          <w:rtl w:val="0"/>
        </w:rPr>
        <w:t xml:space="preserve">mencatat terdapat 14.445 SMA dan 14.252 SMK dengan total siswa SMA ±5,31 juta dan siswa SMK ±5,05 juta. Jumlah tersebut menjadi basis besar calon mahasiswa, terutama dari jurusan Teknologi Informasi di SMK.</w:t>
      </w:r>
    </w:p>
    <w:p w:rsidR="00000000" w:rsidDel="00000000" w:rsidP="00000000" w:rsidRDefault="00000000" w:rsidRPr="00000000" w14:paraId="000000D2">
      <w:pPr>
        <w:spacing w:after="240" w:before="240" w:line="276" w:lineRule="auto"/>
        <w:ind w:left="360"/>
        <w:jc w:val="both"/>
        <w:rPr>
          <w:b w:val="1"/>
          <w:bCs w:val="1"/>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Pengguna Lulusan</w:t>
      </w:r>
    </w:p>
    <w:p w:rsidR="00000000" w:rsidDel="00000000" w:rsidP="00000000" w:rsidRDefault="00000000" w:rsidRPr="00000000" w14:paraId="000000D3">
      <w:pPr>
        <w:spacing w:after="240" w:before="240" w:line="276" w:lineRule="auto"/>
        <w:jc w:val="both"/>
        <w:rPr/>
      </w:pPr>
      <w:r w:rsidDel="00000000" w:rsidR="00000000" w:rsidRPr="00000000">
        <w:rPr>
          <w:highlight w:val="yellow"/>
          <w:rtl w:val="0"/>
        </w:rPr>
        <w:t xml:space="preserve">Laporan BSSN (2022) menyebutkan bahwa Indonesia masih kekurangan puluhan ribu tenaga ahli keamanan siber,</w:t>
      </w:r>
      <w:r w:rsidDel="00000000" w:rsidR="00000000" w:rsidRPr="00000000">
        <w:rPr>
          <w:rtl w:val="0"/>
        </w:rPr>
        <w:t xml:space="preserve"> terutama di sektor pemerintahan, perbankan, dan infrastruktur informasi vital. Hal ini menunjukkan prospek kerja lulusan RKS sangat terbuka luas.</w:t>
      </w:r>
    </w:p>
    <w:p w:rsidR="00000000" w:rsidDel="00000000" w:rsidP="00000000" w:rsidRDefault="00000000" w:rsidRPr="00000000" w14:paraId="000000D4">
      <w:pPr>
        <w:spacing w:after="240" w:before="240" w:line="276" w:lineRule="auto"/>
        <w:ind w:left="360"/>
        <w:jc w:val="both"/>
        <w:rPr>
          <w:b w:val="1"/>
          <w:bCs w:val="1"/>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Sumber Dosen dan Tendik</w:t>
      </w:r>
    </w:p>
    <w:p w:rsidR="00000000" w:rsidDel="00000000" w:rsidP="00000000" w:rsidRDefault="00000000" w:rsidRPr="00000000" w14:paraId="000000D5">
      <w:pPr>
        <w:spacing w:after="240" w:before="240" w:line="276" w:lineRule="auto"/>
        <w:jc w:val="both"/>
        <w:rPr/>
      </w:pPr>
      <w:commentRangeStart w:id="2"/>
      <w:r w:rsidDel="00000000" w:rsidR="00000000" w:rsidRPr="00000000">
        <w:rPr>
          <w:rtl w:val="0"/>
        </w:rPr>
        <w:t xml:space="preserve">Ketersediaan dosen dengan kompetensi khusus keamanan siber masih terbatas di Indonesia. </w:t>
      </w:r>
      <w:commentRangeEnd w:id="2"/>
      <w:r w:rsidDel="00000000" w:rsidR="00000000" w:rsidRPr="00000000">
        <w:commentReference w:id="2"/>
      </w:r>
      <w:r w:rsidDel="00000000" w:rsidR="00000000" w:rsidRPr="00000000">
        <w:rPr>
          <w:rtl w:val="0"/>
        </w:rPr>
        <w:t xml:space="preserve">Namun peluang terbuka melalui rekrutmen lulusan magister dan doktor bidang Informatika, Sistem Informasi, maupun Keamanan Informasi, baik dalam negeri maupun luar negeri.</w:t>
      </w:r>
    </w:p>
    <w:p w:rsidR="00000000" w:rsidDel="00000000" w:rsidP="00000000" w:rsidRDefault="00000000" w:rsidRPr="00000000" w14:paraId="000000D6">
      <w:pPr>
        <w:spacing w:after="240" w:before="240" w:line="276" w:lineRule="auto"/>
        <w:ind w:left="360"/>
        <w:jc w:val="both"/>
        <w:rPr>
          <w:b w:val="1"/>
          <w:bCs w:val="1"/>
        </w:rPr>
      </w:pPr>
      <w:r w:rsidDel="00000000" w:rsidR="00000000" w:rsidRPr="00000000">
        <w:rPr>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Kebutuhan Dunia Usaha/Industri</w:t>
      </w:r>
    </w:p>
    <w:p w:rsidR="00000000" w:rsidDel="00000000" w:rsidP="00000000" w:rsidRDefault="00000000" w:rsidRPr="00000000" w14:paraId="000000D7">
      <w:pPr>
        <w:spacing w:after="240" w:before="240" w:line="276" w:lineRule="auto"/>
        <w:jc w:val="both"/>
        <w:rPr/>
      </w:pPr>
      <w:r w:rsidDel="00000000" w:rsidR="00000000" w:rsidRPr="00000000">
        <w:rPr>
          <w:rtl w:val="0"/>
        </w:rPr>
        <w:t xml:space="preserve">Dunia industri, khususnya perbankan, fintech, telekomunikasi, dan sektor kesehatan, menuntut SDM dengan keahlian keamanan siber. Hal ini sejalan dengan meningkatnya regulasi kepatuhan seperti </w:t>
      </w:r>
      <w:r w:rsidDel="00000000" w:rsidR="00000000" w:rsidRPr="00000000">
        <w:rPr>
          <w:highlight w:val="yellow"/>
          <w:rtl w:val="0"/>
        </w:rPr>
        <w:t xml:space="preserve">UU PDP</w:t>
      </w:r>
      <w:r w:rsidDel="00000000" w:rsidR="00000000" w:rsidRPr="00000000">
        <w:rPr>
          <w:rtl w:val="0"/>
        </w:rPr>
        <w:t xml:space="preserve">.</w:t>
      </w:r>
    </w:p>
    <w:p w:rsidR="00000000" w:rsidDel="00000000" w:rsidP="00000000" w:rsidRDefault="00000000" w:rsidRPr="00000000" w14:paraId="000000D8">
      <w:pPr>
        <w:spacing w:after="240" w:before="240" w:line="276" w:lineRule="auto"/>
        <w:ind w:left="360"/>
        <w:jc w:val="both"/>
        <w:rPr>
          <w:b w:val="1"/>
          <w:bCs w:val="1"/>
        </w:rPr>
      </w:pPr>
      <w:r w:rsidDel="00000000" w:rsidR="00000000" w:rsidRPr="00000000">
        <w:rPr>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E-Learning dan Pembelajaran Jarak Jauh</w:t>
      </w:r>
    </w:p>
    <w:p w:rsidR="00000000" w:rsidDel="00000000" w:rsidP="00000000" w:rsidRDefault="00000000" w:rsidRPr="00000000" w14:paraId="000000D9">
      <w:pPr>
        <w:spacing w:after="240" w:before="240" w:line="276" w:lineRule="auto"/>
        <w:jc w:val="both"/>
        <w:rPr/>
      </w:pPr>
      <w:r w:rsidDel="00000000" w:rsidR="00000000" w:rsidRPr="00000000">
        <w:rPr>
          <w:rtl w:val="0"/>
        </w:rPr>
        <w:t xml:space="preserve">Perkembangan teknologi digital membuka peluang pengembangan sistem pembelajaran daring dan </w:t>
      </w:r>
      <w:r w:rsidDel="00000000" w:rsidR="00000000" w:rsidRPr="00000000">
        <w:rPr>
          <w:i w:val="1"/>
          <w:iCs w:val="1"/>
          <w:rtl w:val="0"/>
        </w:rPr>
        <w:t xml:space="preserve">blended learning</w:t>
      </w:r>
      <w:r w:rsidDel="00000000" w:rsidR="00000000" w:rsidRPr="00000000">
        <w:rPr>
          <w:rtl w:val="0"/>
        </w:rPr>
        <w:t xml:space="preserve"> di POLTEK SSN, sehingga kualitas pendidikan dapat ditingkatkan dan disesuaikan dengan standar internasional.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pPr>
      <w:r w:rsidDel="00000000" w:rsidR="00000000" w:rsidRPr="00000000">
        <w:rPr>
          <w:rtl w:val="0"/>
        </w:rPr>
      </w:r>
    </w:p>
    <w:p w:rsidR="00000000" w:rsidDel="00000000" w:rsidP="00000000" w:rsidRDefault="00000000" w:rsidRPr="00000000" w14:paraId="000000DB">
      <w:pPr>
        <w:pStyle w:val="Heading2"/>
        <w:tabs>
          <w:tab w:val="left" w:leader="none" w:pos="284"/>
        </w:tabs>
        <w:rPr/>
      </w:pPr>
      <w:bookmarkStart w:colFirst="0" w:colLast="0" w:name="_ii9igx8q76as" w:id="11"/>
      <w:bookmarkEnd w:id="11"/>
      <w:r w:rsidDel="00000000" w:rsidR="00000000" w:rsidRPr="00000000">
        <w:rPr>
          <w:rtl w:val="0"/>
        </w:rPr>
        <w:t xml:space="preserve">B. PROFIL</w:t>
        <w:tab/>
        <w:t xml:space="preserve">UNIT</w:t>
        <w:tab/>
        <w:t xml:space="preserve">PENGELOLA</w:t>
        <w:tab/>
        <w:t xml:space="preserve">PROGRAM</w:t>
        <w:tab/>
        <w:t xml:space="preserve">STUDI</w:t>
        <w:tab/>
        <w:t xml:space="preserve">DAN</w:t>
        <w:tab/>
        <w:t xml:space="preserve">PROGRAM</w:t>
        <w:tab/>
        <w:t xml:space="preserve">STUDI YANG DIAKREDITASI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ins w:author="Nabila" w:id="0" w:date="2025-08-13T02:43:38Z"/>
        </w:rPr>
      </w:pPr>
      <w:ins w:author="Nabila" w:id="0" w:date="2025-08-13T02:43:38Z">
        <w:r w:rsidDel="00000000" w:rsidR="00000000" w:rsidRPr="00000000">
          <w:rPr>
            <w:rtl w:val="0"/>
          </w:rPr>
          <w:t xml:space="preserve">Politeknik Siber dan Sandi Negara (Poltek SSN) sebagai unit pengelola Program Studi Rekayasa Keamanan Siber (RKS) disahkan melalui …xxx… yang sebelumnya bernama Sekolah Tinggi Sandi Negara. Poltek SSN berada dibawah pembinaan Badan Siber dan Sandi Negara (BSSN). Awalnya Poltek SSN yang sebelumnya bernama STSN mengelola dua program studi ) yaitu Teknik Persandian dan Manajemen Persandian, tetapi setelah melakukan pengembangan kurikulum beberapa kali yaitu pada 2007 dan 2016 STSN kemudian membuka 3 prodi baru yaitu Rekayasa Sistem Kriptografi (pengembangan prodi Manajemen Persandian), Rekayasa Perangkat Keras Kriptografi (pengembangan prodi Teknik Persandian), dan Rekayasa Keamanan Siber. Ketiga prodi baru sudah mendapat ijin operasional dari Kemenristekdikti sesuai </w:t>
        </w:r>
        <w:r w:rsidDel="00000000" w:rsidR="00000000" w:rsidRPr="00000000">
          <w:rPr>
            <w:highlight w:val="yellow"/>
            <w:rtl w:val="0"/>
          </w:rPr>
          <w:t xml:space="preserve">surat Keputusan Menristekdikti Nomor 635/KPT/I/2018.</w:t>
        </w:r>
        <w:r w:rsidDel="00000000" w:rsidR="00000000" w:rsidRPr="00000000">
          <w:rPr>
            <w:rtl w:val="0"/>
          </w:rPr>
          <w:t xml:space="preserve"> Kemudian pada tahun 2019 STSN bertransformasi menjadi Poltek SSN sesuai dengan </w:t>
        </w:r>
        <w:r w:rsidDel="00000000" w:rsidR="00000000" w:rsidRPr="00000000">
          <w:rPr>
            <w:highlight w:val="yellow"/>
            <w:rtl w:val="0"/>
          </w:rPr>
          <w:t xml:space="preserve">Perban BSSN no 12 tahun 2019</w:t>
        </w:r>
        <w:r w:rsidDel="00000000" w:rsidR="00000000" w:rsidRPr="00000000">
          <w:rPr>
            <w:rtl w:val="0"/>
          </w:rPr>
          <w:t xml:space="preserve">.</w:t>
        </w:r>
      </w:ins>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ins w:author="Nabila" w:id="0" w:date="2025-08-13T02:43:38Z"/>
        </w:rPr>
      </w:pPr>
      <w:ins w:author="Nabila" w:id="0" w:date="2025-08-13T02:43:38Z">
        <w:r w:rsidDel="00000000" w:rsidR="00000000" w:rsidRPr="00000000">
          <w:rPr>
            <w:rtl w:val="0"/>
          </w:rPr>
        </w:r>
      </w:ins>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memuat deskripsi mengenai sejarah UPPS, visi, misi, tujuan, strategi dan tata nilai, struktur organisasi, mahasiswa dan lulusan, sumber daya manusia (dosen dan tenaga kependidikan), keuangan, sarana dan prasarana, sistem penjaminan mutu internal, serta kinerja UPPS yang disajikan secara ringkas dan mengemukakan hal-hal yang terpenting. Aspek yang harus dijelaskan pada bagian ini meliputi:</w:t>
      </w:r>
    </w:p>
    <w:p w:rsidR="00000000" w:rsidDel="00000000" w:rsidP="00000000" w:rsidRDefault="00000000" w:rsidRPr="00000000" w14:paraId="000000D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oyk10laibn10" w:id="12"/>
      <w:bookmarkEnd w:id="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Sejarah Unit Pengelola Program Studi</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berisi penjelasan UPPS tentang riwayat pendirian dan perkembangan UPPS dan program studi yang diakreditasi secara ringkas dan jelas.</w:t>
      </w:r>
    </w:p>
    <w:p w:rsidR="00000000" w:rsidDel="00000000" w:rsidP="00000000" w:rsidRDefault="00000000" w:rsidRPr="00000000" w14:paraId="000000E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3g16w2app8jm" w:id="13"/>
      <w:bookmarkEnd w:id="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 Misi, Tujuan, Strategi, dan Tata Nilai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berisi penjelasan singkat visi, misi, tujuan, strategi, dan tata nilai yang diterapkan di UPPS dan program studi yang diakreditasi(visi keilmuan/</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scientific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f95jlso77rcp" w:id="14"/>
      <w:bookmarkEnd w:id="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Organisasi dan Tata Kerja</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memuat informasi terkait dokumen formal organisasi dan tata kerja yang berlaku, termasuk uraian secara ringkas tentang struktur organisasi dan tata kerja, tugas pokok, dan fungsinya (tupoksi) di lingkup UPPS dan program studi yang diakreditasi.</w:t>
      </w:r>
    </w:p>
    <w:p w:rsidR="00000000" w:rsidDel="00000000" w:rsidP="00000000" w:rsidRDefault="00000000" w:rsidRPr="00000000" w14:paraId="000000E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wg78ck9kkyc3" w:id="15"/>
      <w:bookmarkEnd w:id="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Mahasiswa dan Lulusan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memuat penjelasan ringkas tentang jumlah mahasiswa dan lulusan di program studi yang diakreditasi, termasuk kualitas masukan, prestasi akademik dan non-akademik terbaik yang dicapai mahasiswa dan lulusan, serta kinerja lulusan.</w:t>
      </w:r>
    </w:p>
    <w:p w:rsidR="00000000" w:rsidDel="00000000" w:rsidP="00000000" w:rsidRDefault="00000000" w:rsidRPr="00000000" w14:paraId="000000E7">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vvjgvmgr9qcf" w:id="16"/>
      <w:bookmarkEnd w:id="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Dosen dan Tenaga Kependidikan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memuat penjelasan ringkas tentang jumlah dan kualifikasi SDM (dosen dan tenaga kependidikan) di program studi yang diakreditasi, kecukupan, kinerja, dan prestasi terbaik yang pernah dicapai.</w:t>
      </w:r>
    </w:p>
    <w:p w:rsidR="00000000" w:rsidDel="00000000" w:rsidP="00000000" w:rsidRDefault="00000000" w:rsidRPr="00000000" w14:paraId="000000E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ufb04kb2e6vz" w:id="17"/>
      <w:bookmarkEnd w:id="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Keuangan, Sarana, dan Prasarana</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cp2zsxcingar" w:id="18"/>
      <w:bookmarkEnd w:id="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memuat penjelasan ringkas tentang kecukupan, kelayakan, kualitas, dan aksesibilitas sumber daya keuangan, sarana dan prasarana di UPPS dan program studi yang diakreditasi.</w:t>
      </w:r>
    </w:p>
    <w:p w:rsidR="00000000" w:rsidDel="00000000" w:rsidP="00000000" w:rsidRDefault="00000000" w:rsidRPr="00000000" w14:paraId="000000E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pPr>
      <w:bookmarkStart w:colFirst="0" w:colLast="0" w:name="_h17qsev7dp5" w:id="19"/>
      <w:bookmarkEnd w:id="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w:t>
      </w:r>
      <w:r w:rsidDel="00000000" w:rsidR="00000000" w:rsidRPr="00000000">
        <w:rPr>
          <w:rtl w:val="0"/>
        </w:rPr>
        <w:t xml:space="preserve">Penjaminan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memuat penjelasan implementasi Sistem Penjaminan Mutu yang sesuai dengan kebijakan, organisasi, instrumen yang dikembangkan di tingkat perguruan tinggi, monitoring dan evaluasi, pelaporan, dan tindak lanjutnya. Penjelasan sebaiknya berdasar siklus PPEPP yang dilakukan oleh UPPS dan program studi yang diakreditasi, termasuk pengakuan mutu dari lembaga audit eksternal, lembaga akreditasi, dan lembaga sertifikasi.</w:t>
      </w:r>
    </w:p>
    <w:p w:rsidR="00000000" w:rsidDel="00000000" w:rsidP="00000000" w:rsidRDefault="00000000" w:rsidRPr="00000000" w14:paraId="000000E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pPr>
      <w:bookmarkStart w:colFirst="0" w:colLast="0" w:name="_u6ajnxqn9fjk" w:id="20"/>
      <w:bookmarkEnd w:id="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Kinerja Unit Pengelola Program Studi dan Program Studi yang Diakreditasi</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memuat penjelasan tentang luaran dan capaian yang paling diunggulkan oleh UPPS dan program studi yang diakreditasi.</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Berdasarkan profil yang diuraikan di atas, UPPS perlu mengidentifikasi kekuatan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strength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kelemahan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weakness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UPPS dan PS yang diakreditasi, serta seberapa layak (feasible) UPPS dan program studi dalam menghadapi peluang (opportunities) dan ancaman (threats) yang dianalisis pada </w:t>
      </w:r>
      <w:r w:rsidDel="00000000" w:rsidR="00000000" w:rsidRPr="00000000">
        <w:rPr>
          <w:rtl w:val="0"/>
        </w:rPr>
        <w:t xml:space="preserve">bagian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analisis kondisi eksternal di atas.</w:t>
      </w:r>
      <w:r w:rsidDel="00000000" w:rsidR="00000000" w:rsidRPr="00000000">
        <w:rPr>
          <w:rtl w:val="0"/>
        </w:rPr>
      </w:r>
    </w:p>
    <w:p w:rsidR="00000000" w:rsidDel="00000000" w:rsidP="00000000" w:rsidRDefault="00000000" w:rsidRPr="00000000" w14:paraId="000000F0">
      <w:pPr>
        <w:pStyle w:val="Heading2"/>
        <w:tabs>
          <w:tab w:val="left" w:leader="none" w:pos="284"/>
        </w:tabs>
        <w:rPr/>
      </w:pPr>
      <w:bookmarkStart w:colFirst="0" w:colLast="0" w:name="_y5sudcv9vb6e" w:id="21"/>
      <w:bookmarkEnd w:id="21"/>
      <w:r w:rsidDel="00000000" w:rsidR="00000000" w:rsidRPr="00000000">
        <w:rPr>
          <w:rtl w:val="0"/>
        </w:rPr>
        <w:t xml:space="preserve">C. KRITERIA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Secara umum, LED ini terdiri atas enam kriteria, yakni Budaya Mutu (Quality Culture), Relevansi Pendidikan, Relevansi Penelitian, Relevansi Pengabdian kepada Masyarakat, Akuntabilitas, dan Diferensiasi Misi. Setiap kriteria memiliki beberapa indikator pencapaian standar yang telah ditetapkan, yang dianalisis berdasarkan siklus penjaminan mutu internal yaitu PPEPP. Fokus dari siklus PPEPP adalah untuk memastikan proses pendidikan di perguruan tinggi, UPPS dan program studi berjalan sesuai dengan standar mutu yang ditetapkan, dapat meningkatkan kualitas pendidikan, penelitian, dan pengabdian masyarakat, serta dapat meningkatkan daya saing. Siklus PPEPP ini sudah mencakup semua bagian dari sasaran mutu yaitu: Masukan, Proses, Luaran/Capaian, dan Dampak.</w:t>
      </w:r>
    </w:p>
    <w:p w:rsidR="00000000" w:rsidDel="00000000" w:rsidP="00000000" w:rsidRDefault="00000000" w:rsidRPr="00000000" w14:paraId="000000F2">
      <w:pPr>
        <w:pStyle w:val="Heading3"/>
        <w:rPr/>
      </w:pPr>
      <w:r w:rsidDel="00000000" w:rsidR="00000000" w:rsidRPr="00000000">
        <w:rPr>
          <w:rtl w:val="0"/>
        </w:rPr>
        <w:t xml:space="preserve">C.1 BUDAYA MUTU</w:t>
      </w:r>
    </w:p>
    <w:p w:rsidR="00000000" w:rsidDel="00000000" w:rsidP="00000000" w:rsidRDefault="00000000" w:rsidRPr="00000000" w14:paraId="000000F3">
      <w:pPr>
        <w:spacing w:after="240" w:before="240" w:line="276" w:lineRule="auto"/>
        <w:jc w:val="both"/>
        <w:rPr>
          <w:color w:val="351c75"/>
        </w:rPr>
      </w:pPr>
      <w:r w:rsidDel="00000000" w:rsidR="00000000" w:rsidRPr="00000000">
        <w:rPr>
          <w:color w:val="351c75"/>
          <w:rtl w:val="0"/>
        </w:rPr>
        <w:t xml:space="preserve">Kriteria budaya mutu memuat uraian mengenai proses penetapan, implementasi, evaluasi, pengendalian, serta pengembangan standar pendidikan tinggi beserta indikator-indikator yang relevan. Standar yang dimaksud berkaitan dengan sistem pengelolaan dan peran SPMI dalam membentuk budaya mutu yang diterapkan di Politeknik Siber dan Sandi Negara khususnya Program Studi Rekayasa Keamanan Siber. Standar ini juga mencerminkan penerapan lima elemen utama dalam Good University Governance, yaitu pembuat kebijakan, pelaksana akademik, penjamin mutu, pendukung kegiatan akademik, serta pelaksana administrasi, termasuk nilai-nilai dan norma yang mendukung terciptanya budaya mutu.</w:t>
      </w:r>
    </w:p>
    <w:p w:rsidR="00000000" w:rsidDel="00000000" w:rsidP="00000000" w:rsidRDefault="00000000" w:rsidRPr="00000000" w14:paraId="000000F4">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[PENETAPAN] Bagian ini berisi daftar dan penjelasan dokumen kebijakan, standar, dan indikator yang terkait dengan budaya mutu yang ditetapkan oleh </w:t>
      </w:r>
      <w:r w:rsidDel="00000000" w:rsidR="00000000" w:rsidRPr="00000000">
        <w:rPr>
          <w:color w:val="351c75"/>
          <w:rtl w:val="0"/>
        </w:rPr>
        <w:t xml:space="preserve">Politeknik Siber dan Sandi Negara</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w:t>
      </w:r>
    </w:p>
    <w:p w:rsidR="00000000" w:rsidDel="00000000" w:rsidP="00000000" w:rsidRDefault="00000000" w:rsidRPr="00000000" w14:paraId="000000F5">
      <w:pPr>
        <w:numPr>
          <w:ilvl w:val="2"/>
          <w:numId w:val="49"/>
        </w:numPr>
        <w:spacing w:after="0" w:afterAutospacing="0" w:before="120" w:line="276" w:lineRule="auto"/>
        <w:ind w:left="850.3937007874017" w:hanging="420"/>
        <w:jc w:val="both"/>
        <w:rPr/>
      </w:pPr>
      <w:r w:rsidDel="00000000" w:rsidR="00000000" w:rsidRPr="00000000">
        <w:rPr>
          <w:color w:val="351c75"/>
          <w:rtl w:val="0"/>
        </w:rPr>
        <w:t xml:space="preserve">Kebijakan yang berkaitan dengan sistem tata kelola internal di Politeknik Siber dan Sandi Negara yang meliputi administrasi akademik, keuangan dan sumber daya manusia adalah sebagai berikut:</w:t>
      </w:r>
    </w:p>
    <w:p w:rsidR="00000000" w:rsidDel="00000000" w:rsidP="00000000" w:rsidRDefault="00000000" w:rsidRPr="00000000" w14:paraId="000000F6">
      <w:pPr>
        <w:numPr>
          <w:ilvl w:val="0"/>
          <w:numId w:val="78"/>
        </w:numPr>
        <w:spacing w:after="0" w:afterAutospacing="0" w:before="0" w:beforeAutospacing="0" w:line="276" w:lineRule="auto"/>
        <w:ind w:left="1275.5905511811022" w:hanging="360"/>
        <w:jc w:val="both"/>
        <w:rPr>
          <w:color w:val="351c75"/>
        </w:rPr>
      </w:pPr>
      <w:r w:rsidDel="00000000" w:rsidR="00000000" w:rsidRPr="00000000">
        <w:rPr>
          <w:color w:val="351c75"/>
          <w:rtl w:val="0"/>
        </w:rPr>
        <w:t xml:space="preserve">Peraturan Badan Siber dan Sandi Negara Nomor 12 Tahun 2019 tentang Organisasi dan Tata Kerja Politeknik Siber dan Sandi Negara;</w:t>
      </w:r>
    </w:p>
    <w:p w:rsidR="00000000" w:rsidDel="00000000" w:rsidP="00000000" w:rsidRDefault="00000000" w:rsidRPr="00000000" w14:paraId="000000F7">
      <w:pPr>
        <w:numPr>
          <w:ilvl w:val="0"/>
          <w:numId w:val="78"/>
        </w:numPr>
        <w:spacing w:after="0" w:afterAutospacing="0" w:before="0" w:beforeAutospacing="0" w:line="276" w:lineRule="auto"/>
        <w:ind w:left="1275.5905511811022" w:hanging="360"/>
        <w:jc w:val="both"/>
        <w:rPr>
          <w:color w:val="351c75"/>
        </w:rPr>
      </w:pPr>
      <w:r w:rsidDel="00000000" w:rsidR="00000000" w:rsidRPr="00000000">
        <w:rPr>
          <w:color w:val="351c75"/>
          <w:rtl w:val="0"/>
        </w:rPr>
        <w:t xml:space="preserve">Keputusan Direktur Politeknik Siber dan Sandi Negara Nomor 02.1 Tahun 2020 tentang Visi, Misi, Tujuan, dan Strategi Politeknik Siber dan Sandi Negara;</w:t>
      </w:r>
    </w:p>
    <w:p w:rsidR="00000000" w:rsidDel="00000000" w:rsidP="00000000" w:rsidRDefault="00000000" w:rsidRPr="00000000" w14:paraId="000000F8">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Keputusan Direktur Politeknik Siber dan Sandi Negara Nomor 18 Tahun 2021 tentang Peta Proses Bisnis Politeknik Siber dan Sandi Negara;</w:t>
      </w:r>
    </w:p>
    <w:p w:rsidR="00000000" w:rsidDel="00000000" w:rsidP="00000000" w:rsidRDefault="00000000" w:rsidRPr="00000000" w14:paraId="000000F9">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Keputusan Direktur Politeknik Siber dan Sandi Negara Nomor 06.2 Tahun 2022 tentang Visi, Misi, Tujuan, dan Strategi Program Studi Rekayasa Keamanan Siber Politeknik Siber dan Sandi Negara;</w:t>
      </w:r>
    </w:p>
    <w:p w:rsidR="00000000" w:rsidDel="00000000" w:rsidP="00000000" w:rsidRDefault="00000000" w:rsidRPr="00000000" w14:paraId="000000F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Peraturan Badan Siber dan Sandi Negara Nomor 1 Tahun 2023 tentang Statuta Politeknik Siber dan Sandi Negara;</w:t>
      </w:r>
    </w:p>
    <w:p w:rsidR="00000000" w:rsidDel="00000000" w:rsidP="00000000" w:rsidRDefault="00000000" w:rsidRPr="00000000" w14:paraId="000000F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Keputusan Direktur Politeknik Siber dan Sandi Negara Nomor 03 Tahun 2022 tentang Rencana Strategis Politeknik Siber dan Sandi Negara Tahun 2021-2024;</w:t>
      </w:r>
    </w:p>
    <w:p w:rsidR="00000000" w:rsidDel="00000000" w:rsidP="00000000" w:rsidRDefault="00000000" w:rsidRPr="00000000" w14:paraId="000000F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Penetapan Standar Biaya Per Mahasiswa oleh Bagian Keuangan;</w:t>
      </w:r>
    </w:p>
    <w:p w:rsidR="00000000" w:rsidDel="00000000" w:rsidP="00000000" w:rsidRDefault="00000000" w:rsidRPr="00000000" w14:paraId="000000FD">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Kepdir Kalender pendidikan;</w:t>
      </w:r>
    </w:p>
    <w:p w:rsidR="00000000" w:rsidDel="00000000" w:rsidP="00000000" w:rsidRDefault="00000000" w:rsidRPr="00000000" w14:paraId="000000FE">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Kepdir/SP penetapan dosen, tendik, dan pejabat akademik/struktural.</w:t>
      </w:r>
    </w:p>
    <w:p w:rsidR="00000000" w:rsidDel="00000000" w:rsidP="00000000" w:rsidRDefault="00000000" w:rsidRPr="00000000" w14:paraId="000000FF">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beforeAutospacing="0" w:line="276" w:lineRule="auto"/>
        <w:ind w:left="1275.5905511811022" w:right="0" w:hanging="360"/>
        <w:jc w:val="both"/>
        <w:rPr>
          <w:color w:val="351c75"/>
        </w:rPr>
      </w:pPr>
      <w:r w:rsidDel="00000000" w:rsidR="00000000" w:rsidRPr="00000000">
        <w:rPr>
          <w:color w:val="351c75"/>
          <w:rtl w:val="0"/>
        </w:rPr>
        <w:t xml:space="preserve">Keputusan Direktur Politeknik Siber dan Sandi Negara Nomor 7.1 Tahun 2021 Tentang Pedoman Pengembangan Kurikulum.</w:t>
      </w:r>
    </w:p>
    <w:p w:rsidR="00000000" w:rsidDel="00000000" w:rsidP="00000000" w:rsidRDefault="00000000" w:rsidRPr="00000000" w14:paraId="00000100">
      <w:pPr>
        <w:spacing w:before="120" w:line="276" w:lineRule="auto"/>
        <w:ind w:left="850.3937007874017" w:firstLine="0"/>
        <w:jc w:val="both"/>
        <w:rPr>
          <w:color w:val="351c75"/>
        </w:rPr>
      </w:pPr>
      <w:r w:rsidDel="00000000" w:rsidR="00000000" w:rsidRPr="00000000">
        <w:rPr>
          <w:color w:val="351c75"/>
          <w:rtl w:val="0"/>
        </w:rPr>
        <w:t xml:space="preserve">Berikut standar mutu dan indikator kinerja yang terkait dengan sistem tata kelola internal di Politeknik Siber dan Sandi Negara yang meliputi administrasi akademik, keuangan dan sumber daya manusia:</w:t>
      </w:r>
    </w:p>
    <w:tbl>
      <w:tblPr>
        <w:tblStyle w:val="Table2"/>
        <w:tblW w:w="859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30"/>
        <w:tblGridChange w:id="0">
          <w:tblGrid>
            <w:gridCol w:w="555"/>
            <w:gridCol w:w="3165"/>
            <w:gridCol w:w="3645"/>
            <w:gridCol w:w="12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51c75"/>
                <w:sz w:val="20"/>
                <w:szCs w:val="20"/>
              </w:rPr>
            </w:pPr>
            <w:r w:rsidDel="00000000" w:rsidR="00000000" w:rsidRPr="00000000">
              <w:rPr>
                <w:b w:val="1"/>
                <w:bCs w:val="1"/>
                <w:color w:val="351c75"/>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51c75"/>
                <w:sz w:val="20"/>
                <w:szCs w:val="20"/>
              </w:rPr>
            </w:pPr>
            <w:r w:rsidDel="00000000" w:rsidR="00000000" w:rsidRPr="00000000">
              <w:rPr>
                <w:b w:val="1"/>
                <w:bCs w:val="1"/>
                <w:color w:val="351c75"/>
                <w:sz w:val="20"/>
                <w:szCs w:val="20"/>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51c75"/>
                <w:sz w:val="20"/>
                <w:szCs w:val="20"/>
              </w:rPr>
            </w:pPr>
            <w:r w:rsidDel="00000000" w:rsidR="00000000" w:rsidRPr="00000000">
              <w:rPr>
                <w:b w:val="1"/>
                <w:bCs w:val="1"/>
                <w:color w:val="351c75"/>
                <w:sz w:val="20"/>
                <w:szCs w:val="20"/>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351c75"/>
                <w:sz w:val="20"/>
                <w:szCs w:val="20"/>
              </w:rPr>
            </w:pPr>
            <w:r w:rsidDel="00000000" w:rsidR="00000000" w:rsidRPr="00000000">
              <w:rPr>
                <w:b w:val="1"/>
                <w:bCs w:val="1"/>
                <w:color w:val="351c75"/>
                <w:sz w:val="20"/>
                <w:szCs w:val="20"/>
                <w:rtl w:val="0"/>
              </w:rPr>
              <w:t xml:space="preserve">Target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z w:val="20"/>
                <w:szCs w:val="20"/>
              </w:rPr>
            </w:pPr>
            <w:r w:rsidDel="00000000" w:rsidR="00000000" w:rsidRPr="00000000">
              <w:rPr>
                <w:color w:val="351c75"/>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z w:val="20"/>
                <w:szCs w:val="20"/>
              </w:rPr>
            </w:pPr>
            <w:r w:rsidDel="00000000" w:rsidR="00000000" w:rsidRPr="00000000">
              <w:rPr>
                <w:color w:val="351c75"/>
                <w:rtl w:val="0"/>
              </w:rPr>
              <w:t xml:space="preserve">Direktur bertanggung jawab atas tersusunnya sistem tata kelola internal melalui penetapan dan penerapan SOP pada bidang Akademik, Keuangan, SDM dan aspek lain dalam siklus PPEPP</w:t>
            </w:r>
            <w:r w:rsidDel="00000000" w:rsidR="00000000" w:rsidRPr="00000000">
              <w:rPr>
                <w:color w:val="351c75"/>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z w:val="20"/>
                <w:szCs w:val="20"/>
              </w:rPr>
            </w:pPr>
            <w:r w:rsidDel="00000000" w:rsidR="00000000" w:rsidRPr="00000000">
              <w:rPr>
                <w:color w:val="351c75"/>
                <w:sz w:val="20"/>
                <w:szCs w:val="20"/>
                <w:rtl w:val="0"/>
              </w:rPr>
              <w:t xml:space="preserve">Persentase SOP pada bidang Akademik, Keuangan, SDM dan aspek lain yang tersusun dan diterapkan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z w:val="20"/>
                <w:szCs w:val="20"/>
              </w:rPr>
            </w:pPr>
            <w:r w:rsidDel="00000000" w:rsidR="00000000" w:rsidRPr="00000000">
              <w:rPr>
                <w:color w:val="351c75"/>
                <w:sz w:val="20"/>
                <w:szCs w:val="20"/>
                <w:rtl w:val="0"/>
              </w:rPr>
              <w:t xml:space="preserve">70%</w:t>
            </w:r>
          </w:p>
        </w:tc>
      </w:tr>
      <w:tr>
        <w:trPr>
          <w:cantSplit w:val="0"/>
          <w:trHeight w:val="544.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color w:val="351c75"/>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color w:val="351c75"/>
                <w:rtl w:val="0"/>
              </w:rPr>
              <w:t xml:space="preserve">Direktur menetapkan sistem pengelolaan administrasi akademik berdasarkan peraturan yang berlaku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color w:val="351c75"/>
                <w:sz w:val="20"/>
                <w:szCs w:val="20"/>
                <w:u w:val="none"/>
              </w:rPr>
            </w:pPr>
            <w:r w:rsidDel="00000000" w:rsidR="00000000" w:rsidRPr="00000000">
              <w:rPr>
                <w:color w:val="351c75"/>
                <w:sz w:val="20"/>
                <w:szCs w:val="20"/>
                <w:rtl w:val="0"/>
              </w:rPr>
              <w:t xml:space="preserve">Persentase realisasi kesesuaian penyelenggaraan pendidikan berdasarkan kalender akademik setiap tahun 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color w:val="351c75"/>
                <w:sz w:val="20"/>
                <w:szCs w:val="20"/>
              </w:rPr>
            </w:pPr>
            <w:r w:rsidDel="00000000" w:rsidR="00000000" w:rsidRPr="00000000">
              <w:rPr>
                <w:color w:val="351c75"/>
                <w:sz w:val="20"/>
                <w:szCs w:val="20"/>
                <w:rtl w:val="0"/>
              </w:rPr>
              <w:t xml:space="preserve">30%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25.19685039370046" w:right="0" w:hanging="360"/>
              <w:jc w:val="left"/>
              <w:rPr>
                <w:color w:val="351c75"/>
                <w:sz w:val="20"/>
                <w:szCs w:val="20"/>
                <w:u w:val="none"/>
              </w:rPr>
            </w:pPr>
            <w:r w:rsidDel="00000000" w:rsidR="00000000" w:rsidRPr="00000000">
              <w:rPr>
                <w:color w:val="351c75"/>
                <w:sz w:val="20"/>
                <w:szCs w:val="20"/>
                <w:rtl w:val="0"/>
              </w:rPr>
              <w:t xml:space="preserve">Persentase data perkuliahan dilaporkan ke PDDIKTI secara lengkap dan tepat waktu pada setiap semester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color w:val="351c75"/>
                <w:sz w:val="20"/>
                <w:szCs w:val="20"/>
              </w:rPr>
            </w:pPr>
            <w:r w:rsidDel="00000000" w:rsidR="00000000" w:rsidRPr="00000000">
              <w:rPr>
                <w:color w:val="351c75"/>
                <w:sz w:val="20"/>
                <w:szCs w:val="20"/>
                <w:rtl w:val="0"/>
              </w:rPr>
              <w:t xml:space="preserve">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color w:val="351c75"/>
                <w:rtl w:val="0"/>
              </w:rPr>
              <w:t xml:space="preserve">Direktur menetapkan sistem pengelolaan keuangan berdasarkan prinsip tata kelola perguruan tinggi yang baik sesuai dengan ketentuan peraturan perundang-undangan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z w:val="20"/>
                <w:szCs w:val="20"/>
              </w:rPr>
            </w:pPr>
            <w:r w:rsidDel="00000000" w:rsidR="00000000" w:rsidRPr="00000000">
              <w:rPr>
                <w:color w:val="351c75"/>
                <w:sz w:val="20"/>
                <w:szCs w:val="20"/>
                <w:rtl w:val="0"/>
              </w:rPr>
              <w:t xml:space="preserve">Persentase realisasi anggaran tahunan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color w:val="351c75"/>
                <w:sz w:val="20"/>
                <w:szCs w:val="20"/>
              </w:rPr>
            </w:pPr>
            <w:r w:rsidDel="00000000" w:rsidR="00000000" w:rsidRPr="00000000">
              <w:rPr>
                <w:color w:val="351c75"/>
                <w:sz w:val="20"/>
                <w:szCs w:val="20"/>
                <w:rtl w:val="0"/>
              </w:rPr>
              <w:t xml:space="preserve">95%</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right="0"/>
        <w:jc w:val="both"/>
        <w:rPr>
          <w:color w:val="351c75"/>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2"/>
          <w:numId w:val="49"/>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25"/>
        <w:jc w:val="both"/>
        <w:rPr/>
      </w:pPr>
      <w:r w:rsidDel="00000000" w:rsidR="00000000" w:rsidRPr="00000000">
        <w:rPr>
          <w:color w:val="351c75"/>
          <w:rtl w:val="0"/>
        </w:rPr>
        <w:t xml:space="preserve">Kebijakan yang berkaitan dengan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fungsi SPMI dengan SDM yang kompeten sebagai pelaksana di </w:t>
      </w:r>
      <w:r w:rsidDel="00000000" w:rsidR="00000000" w:rsidRPr="00000000">
        <w:rPr>
          <w:color w:val="351c75"/>
          <w:rtl w:val="0"/>
        </w:rPr>
        <w:t xml:space="preserve">Politeknik Siber dan Sandi Negara adalah sebagai berikut:</w:t>
      </w:r>
    </w:p>
    <w:p w:rsidR="00000000" w:rsidDel="00000000" w:rsidP="00000000" w:rsidRDefault="00000000" w:rsidRPr="00000000" w14:paraId="00000117">
      <w:pPr>
        <w:numPr>
          <w:ilvl w:val="0"/>
          <w:numId w:val="37"/>
        </w:numPr>
        <w:spacing w:after="0" w:afterAutospacing="0" w:before="0" w:beforeAutospacing="0" w:line="276" w:lineRule="auto"/>
        <w:ind w:left="1275.5905511811022" w:hanging="360"/>
        <w:jc w:val="both"/>
        <w:rPr>
          <w:color w:val="351c75"/>
          <w:highlight w:val="red"/>
        </w:rPr>
      </w:pPr>
      <w:r w:rsidDel="00000000" w:rsidR="00000000" w:rsidRPr="00000000">
        <w:rPr>
          <w:color w:val="351c75"/>
          <w:highlight w:val="red"/>
          <w:rtl w:val="0"/>
        </w:rPr>
        <w:t xml:space="preserve">Keputusan Direktur Politeknik Siber dan Sandi Negara Nomor 20.1 Tahun 2022 tentang Standar Mutu Politeknik Siber dan Sandi </w:t>
      </w:r>
      <w:r w:rsidDel="00000000" w:rsidR="00000000" w:rsidRPr="00000000">
        <w:rPr>
          <w:color w:val="351c75"/>
          <w:highlight w:val="red"/>
          <w:rtl w:val="0"/>
        </w:rPr>
        <w:t xml:space="preserve">Negara</w:t>
      </w:r>
      <w:r w:rsidDel="00000000" w:rsidR="00000000" w:rsidRPr="00000000">
        <w:rPr>
          <w:color w:val="351c75"/>
          <w:highlight w:val="red"/>
          <w:rtl w:val="0"/>
        </w:rPr>
        <w:t xml:space="preserve">;</w:t>
      </w:r>
    </w:p>
    <w:p w:rsidR="00000000" w:rsidDel="00000000" w:rsidP="00000000" w:rsidRDefault="00000000" w:rsidRPr="00000000" w14:paraId="00000118">
      <w:pPr>
        <w:numPr>
          <w:ilvl w:val="0"/>
          <w:numId w:val="37"/>
        </w:numPr>
        <w:spacing w:after="0" w:afterAutospacing="0" w:before="0" w:beforeAutospacing="0" w:line="276" w:lineRule="auto"/>
        <w:ind w:left="1275.5905511811022" w:hanging="360"/>
        <w:jc w:val="both"/>
        <w:rPr>
          <w:color w:val="351c75"/>
          <w:shd w:fill="fff2cc" w:val="clear"/>
        </w:rPr>
      </w:pPr>
      <w:r w:rsidDel="00000000" w:rsidR="00000000" w:rsidRPr="00000000">
        <w:rPr>
          <w:color w:val="351c75"/>
          <w:shd w:fill="fff2cc" w:val="clear"/>
          <w:rtl w:val="0"/>
        </w:rPr>
        <w:t xml:space="preserve">Kepdir terkait SPMI di lingkungan Politeknik Siber dan Sandi Negara;</w:t>
      </w:r>
    </w:p>
    <w:p w:rsidR="00000000" w:rsidDel="00000000" w:rsidP="00000000" w:rsidRDefault="00000000" w:rsidRPr="00000000" w14:paraId="00000119">
      <w:pPr>
        <w:numPr>
          <w:ilvl w:val="0"/>
          <w:numId w:val="37"/>
        </w:numPr>
        <w:spacing w:after="0" w:afterAutospacing="0" w:before="0" w:beforeAutospacing="0" w:line="276" w:lineRule="auto"/>
        <w:ind w:left="1275.5905511811022" w:hanging="360"/>
        <w:jc w:val="both"/>
        <w:rPr>
          <w:color w:val="351c75"/>
          <w:shd w:fill="fff2cc" w:val="clear"/>
        </w:rPr>
      </w:pPr>
      <w:r w:rsidDel="00000000" w:rsidR="00000000" w:rsidRPr="00000000">
        <w:rPr>
          <w:color w:val="351c75"/>
          <w:shd w:fill="fff2cc" w:val="clear"/>
          <w:rtl w:val="0"/>
        </w:rPr>
        <w:t xml:space="preserve">SP auditor mutu internal di politeknik siber dan sandi negara;</w:t>
      </w:r>
    </w:p>
    <w:p w:rsidR="00000000" w:rsidDel="00000000" w:rsidP="00000000" w:rsidRDefault="00000000" w:rsidRPr="00000000" w14:paraId="0000011A">
      <w:pPr>
        <w:numPr>
          <w:ilvl w:val="0"/>
          <w:numId w:val="37"/>
        </w:numPr>
        <w:spacing w:before="0" w:beforeAutospacing="0" w:line="276" w:lineRule="auto"/>
        <w:ind w:left="1275.5905511811022" w:hanging="360"/>
        <w:jc w:val="both"/>
        <w:rPr>
          <w:color w:val="351c75"/>
          <w:shd w:fill="fff2cc" w:val="clear"/>
        </w:rPr>
      </w:pPr>
      <w:r w:rsidDel="00000000" w:rsidR="00000000" w:rsidRPr="00000000">
        <w:rPr>
          <w:color w:val="351c75"/>
          <w:shd w:fill="fff2cc" w:val="clear"/>
          <w:rtl w:val="0"/>
        </w:rPr>
        <w:t xml:space="preserve">SP pelatihan dan sertifikasi auditor;</w:t>
      </w:r>
    </w:p>
    <w:p w:rsidR="00000000" w:rsidDel="00000000" w:rsidP="00000000" w:rsidRDefault="00000000" w:rsidRPr="00000000" w14:paraId="0000011B">
      <w:pPr>
        <w:spacing w:before="120" w:line="276" w:lineRule="auto"/>
        <w:ind w:left="850.3937007874017" w:firstLine="0"/>
        <w:jc w:val="both"/>
        <w:rPr>
          <w:color w:val="351c75"/>
        </w:rPr>
      </w:pPr>
      <w:r w:rsidDel="00000000" w:rsidR="00000000" w:rsidRPr="00000000">
        <w:rPr>
          <w:color w:val="351c75"/>
          <w:rtl w:val="0"/>
        </w:rPr>
        <w:t xml:space="preserve">Berikut standar mutu dan indikator kinerja yang terkait dengan fungsi SPMI dengan SDM yang kompeten sebagai pelaksana di Politeknik Siber dan Sandi Negara:</w:t>
      </w:r>
    </w:p>
    <w:p w:rsidR="00000000" w:rsidDel="00000000" w:rsidP="00000000" w:rsidRDefault="00000000" w:rsidRPr="00000000" w14:paraId="0000011C">
      <w:pPr>
        <w:spacing w:before="120" w:line="276" w:lineRule="auto"/>
        <w:jc w:val="both"/>
        <w:rPr>
          <w:color w:val="351c75"/>
        </w:rPr>
      </w:pPr>
      <w:r w:rsidDel="00000000" w:rsidR="00000000" w:rsidRPr="00000000">
        <w:rPr>
          <w:rtl w:val="0"/>
        </w:rPr>
      </w:r>
    </w:p>
    <w:tbl>
      <w:tblPr>
        <w:tblStyle w:val="Table3"/>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center"/>
              <w:rPr>
                <w:b w:val="1"/>
                <w:bCs w:val="1"/>
                <w:color w:val="351c75"/>
                <w:sz w:val="20"/>
                <w:szCs w:val="20"/>
              </w:rPr>
            </w:pPr>
            <w:r w:rsidDel="00000000" w:rsidR="00000000" w:rsidRPr="00000000">
              <w:rPr>
                <w:b w:val="1"/>
                <w:bCs w:val="1"/>
                <w:color w:val="351c75"/>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center"/>
              <w:rPr>
                <w:b w:val="1"/>
                <w:bCs w:val="1"/>
                <w:color w:val="351c75"/>
                <w:sz w:val="20"/>
                <w:szCs w:val="20"/>
              </w:rPr>
            </w:pPr>
            <w:r w:rsidDel="00000000" w:rsidR="00000000" w:rsidRPr="00000000">
              <w:rPr>
                <w:b w:val="1"/>
                <w:bCs w:val="1"/>
                <w:color w:val="351c75"/>
                <w:sz w:val="20"/>
                <w:szCs w:val="20"/>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center"/>
              <w:rPr>
                <w:b w:val="1"/>
                <w:bCs w:val="1"/>
                <w:color w:val="351c75"/>
                <w:sz w:val="20"/>
                <w:szCs w:val="20"/>
              </w:rPr>
            </w:pPr>
            <w:r w:rsidDel="00000000" w:rsidR="00000000" w:rsidRPr="00000000">
              <w:rPr>
                <w:b w:val="1"/>
                <w:bCs w:val="1"/>
                <w:color w:val="351c75"/>
                <w:sz w:val="20"/>
                <w:szCs w:val="20"/>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center"/>
              <w:rPr>
                <w:b w:val="1"/>
                <w:bCs w:val="1"/>
                <w:color w:val="351c75"/>
                <w:sz w:val="20"/>
                <w:szCs w:val="20"/>
              </w:rPr>
            </w:pPr>
            <w:r w:rsidDel="00000000" w:rsidR="00000000" w:rsidRPr="00000000">
              <w:rPr>
                <w:b w:val="1"/>
                <w:bCs w:val="1"/>
                <w:color w:val="351c75"/>
                <w:sz w:val="20"/>
                <w:szCs w:val="20"/>
                <w:rtl w:val="0"/>
              </w:rPr>
              <w:t xml:space="preserve">Target</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1">
            <w:pPr>
              <w:rPr>
                <w:color w:val="351c75"/>
                <w:sz w:val="20"/>
                <w:szCs w:val="20"/>
              </w:rPr>
            </w:pPr>
            <w:r w:rsidDel="00000000" w:rsidR="00000000" w:rsidRPr="00000000">
              <w:rPr>
                <w:color w:val="351c75"/>
                <w:sz w:val="20"/>
                <w:szCs w:val="20"/>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2">
            <w:pPr>
              <w:rPr>
                <w:color w:val="351c75"/>
                <w:sz w:val="20"/>
                <w:szCs w:val="20"/>
              </w:rPr>
            </w:pPr>
            <w:r w:rsidDel="00000000" w:rsidR="00000000" w:rsidRPr="00000000">
              <w:rPr>
                <w:color w:val="351c75"/>
                <w:sz w:val="20"/>
                <w:szCs w:val="20"/>
                <w:rtl w:val="0"/>
              </w:rPr>
              <w:t xml:space="preserve">Direktur menetapkan sistem manajemen penjaminan mutu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numPr>
                <w:ilvl w:val="0"/>
                <w:numId w:val="71"/>
              </w:numPr>
              <w:ind w:left="425.19685039370046" w:hanging="360"/>
              <w:rPr>
                <w:color w:val="351c75"/>
                <w:sz w:val="20"/>
                <w:szCs w:val="20"/>
                <w:u w:val="none"/>
              </w:rPr>
            </w:pPr>
            <w:r w:rsidDel="00000000" w:rsidR="00000000" w:rsidRPr="00000000">
              <w:rPr>
                <w:color w:val="351c75"/>
                <w:sz w:val="20"/>
                <w:szCs w:val="20"/>
                <w:rtl w:val="0"/>
              </w:rPr>
              <w:t xml:space="preserve">Persentase ketersediaan dokumen standar mutu 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color w:val="351c75"/>
                <w:sz w:val="20"/>
                <w:szCs w:val="20"/>
              </w:rPr>
            </w:pPr>
            <w:r w:rsidDel="00000000" w:rsidR="00000000" w:rsidRPr="00000000">
              <w:rPr>
                <w:color w:val="351c75"/>
                <w:sz w:val="20"/>
                <w:szCs w:val="20"/>
                <w:rtl w:val="0"/>
              </w:rPr>
              <w:t xml:space="preserve">100%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ind w:left="0" w:firstLine="0"/>
              <w:rPr>
                <w:color w:val="351c75"/>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ind w:left="0" w:firstLine="0"/>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numPr>
                <w:ilvl w:val="0"/>
                <w:numId w:val="71"/>
              </w:numPr>
              <w:ind w:left="425.19685039370046" w:hanging="360"/>
              <w:rPr>
                <w:color w:val="351c75"/>
                <w:sz w:val="20"/>
                <w:szCs w:val="20"/>
                <w:u w:val="none"/>
              </w:rPr>
            </w:pPr>
            <w:r w:rsidDel="00000000" w:rsidR="00000000" w:rsidRPr="00000000">
              <w:rPr>
                <w:color w:val="351c75"/>
                <w:sz w:val="20"/>
                <w:szCs w:val="20"/>
                <w:rtl w:val="0"/>
              </w:rPr>
              <w:t xml:space="preserve">Persentase realisasi tindak lanjut hasil audit mutu internal sesuai dengan hasil RTM yang dilakukan unit kerja terkait sebagai auditee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color w:val="351c75"/>
                <w:sz w:val="20"/>
                <w:szCs w:val="20"/>
              </w:rPr>
            </w:pPr>
            <w:r w:rsidDel="00000000" w:rsidR="00000000" w:rsidRPr="00000000">
              <w:rPr>
                <w:color w:val="351c75"/>
                <w:sz w:val="20"/>
                <w:szCs w:val="20"/>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color w:val="351c75"/>
                <w:sz w:val="20"/>
                <w:szCs w:val="20"/>
              </w:rPr>
            </w:pPr>
            <w:r w:rsidDel="00000000" w:rsidR="00000000" w:rsidRPr="00000000">
              <w:rPr>
                <w:color w:val="351c75"/>
                <w:sz w:val="20"/>
                <w:szCs w:val="20"/>
                <w:rtl w:val="0"/>
              </w:rPr>
              <w:t xml:space="preserve">Direktur memastikan ketersediaan SDM pelaksana SPMI yang kompeten dan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color w:val="351c75"/>
                <w:sz w:val="20"/>
                <w:szCs w:val="20"/>
              </w:rPr>
            </w:pPr>
            <w:r w:rsidDel="00000000" w:rsidR="00000000" w:rsidRPr="00000000">
              <w:rPr>
                <w:color w:val="351c75"/>
                <w:sz w:val="20"/>
                <w:szCs w:val="20"/>
                <w:rtl w:val="0"/>
              </w:rPr>
              <w:t xml:space="preserve">Persentase jumlah auditor mutu internal yang memiliki sertifikat pelatihan atau sertifikasi kompetensi sebagai 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color w:val="351c75"/>
                <w:sz w:val="20"/>
                <w:szCs w:val="20"/>
              </w:rPr>
            </w:pPr>
            <w:r w:rsidDel="00000000" w:rsidR="00000000" w:rsidRPr="00000000">
              <w:rPr>
                <w:color w:val="351c75"/>
                <w:sz w:val="20"/>
                <w:szCs w:val="20"/>
                <w:rtl w:val="0"/>
              </w:rPr>
              <w:t xml:space="preserve">80%</w:t>
            </w:r>
          </w:p>
        </w:tc>
      </w:tr>
    </w:tbl>
    <w:p w:rsidR="00000000" w:rsidDel="00000000" w:rsidP="00000000" w:rsidRDefault="00000000" w:rsidRPr="00000000" w14:paraId="0000012D">
      <w:pPr>
        <w:spacing w:before="120" w:line="276" w:lineRule="auto"/>
        <w:jc w:val="both"/>
        <w:rPr>
          <w:color w:val="351c75"/>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before="120" w:line="276" w:lineRule="auto"/>
        <w:ind w:left="426" w:right="0" w:hanging="4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Bagian ini berisi penjelasan tentang pelaksanaan atas kebijakan, standar, dan indikator terkait budaya mutu, yang merujuk pada dokumen laporan pelaksanaan kegiatan. Jelaskan juga isi tabel terkait kriteria ini yang dituliskan dalam dokumen LKPS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pelaksanaan atas kebijakan, standar, dan indikator terkait budaya mutu, yang merujuk pada dokumen laporan pelaksanaan kegiatan.</w:t>
      </w: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yang menunjukkan berfungsinya Sistem Tata Kelola Internal UPPS dan/atau PT berikut SOP, yang mencakup Administrasi Akademik, Keuangan, SDM, dan aspek lain dalam Siklus PPEPP, di tingkat UPPS dan/atau PT. Dokumen pendukung misalnya laporan tahunan pimpinan UPPS dan/atau PT.</w:t>
      </w:r>
      <w:r w:rsidDel="00000000" w:rsidR="00000000" w:rsidRPr="00000000">
        <w:rPr>
          <w:rtl w:val="0"/>
        </w:rPr>
      </w:r>
    </w:p>
    <w:p w:rsidR="00000000" w:rsidDel="00000000" w:rsidP="00000000" w:rsidRDefault="00000000" w:rsidRPr="00000000" w14:paraId="00000130">
      <w:pPr>
        <w:spacing w:after="240" w:before="240" w:line="276" w:lineRule="auto"/>
        <w:ind w:left="425.19685039370086" w:firstLine="0"/>
        <w:jc w:val="both"/>
        <w:rPr/>
      </w:pPr>
      <w:r w:rsidDel="00000000" w:rsidR="00000000" w:rsidRPr="00000000">
        <w:rPr>
          <w:rtl w:val="0"/>
        </w:rPr>
        <w:t xml:space="preserve">Pengangkatan pejabat struktural maupun pejabat struktural akademik di Poltek SSN telah dijalankan dengan tertib, transparan, dan berlandaskan regulasi yang berlaku. Aturan tersebut dituangkan dalam </w:t>
      </w:r>
      <w:r w:rsidDel="00000000" w:rsidR="00000000" w:rsidRPr="00000000">
        <w:rPr>
          <w:highlight w:val="red"/>
          <w:rtl w:val="0"/>
        </w:rPr>
        <w:t xml:space="preserve">Statuta Poltek SSN</w:t>
      </w:r>
      <w:r w:rsidDel="00000000" w:rsidR="00000000" w:rsidRPr="00000000">
        <w:rPr>
          <w:rtl w:val="0"/>
        </w:rPr>
        <w:t xml:space="preserve">, yang memuat ketentuan rinci mengenai kedudukan dan kewenangan tiap jabatan. Misalnya, pengaturan terkait Direktur tercantum pada Pasal 32, 72, 73, 75, dan 78, sementara Wakil Direktur diatur dalam Pasal 33, 74, 75, dan 79. Adapun Ketua dan Sekretaris Senat disebut dalam Pasal 35, Kepala Bagian dan Subbagian pada Pasal 71, serta Ketua dan Sekretaris Jurusan pada Pasal 43 dan 76. Ketentuan mengenai Ketua Program Studi tercantum pada Pasal 46 dan 76, Kepala serta Sekretaris Pusat Penelitian dan Pengabdian kepada Masyarakat diatur pada Pasal 50 dan 76, dan Kepala serta Sekretaris Pusat Penjaminan Mutu pada Pasal 52 dan 76. Sementara itu, jabatan lain seperti Kepala Unit Perpustakaan (Pasal 55 dan 76), Kepala Unit Bahasa (Pasal 57 dan 76), Kepala Unit Teknologi Informasi (Pasal 59 dan 76), Kepala Unit Laboratorium Terpadu (Pasal 61 dan 76), serta Kepala Unit Pengasuhan, Mental, dan Kedisiplinan (Pasal 63 dan 76) juga diatur secara jelas. Implementasi mekanisme tersebut dibuktikan melalui penerbitan </w:t>
      </w:r>
      <w:r w:rsidDel="00000000" w:rsidR="00000000" w:rsidRPr="00000000">
        <w:rPr>
          <w:highlight w:val="red"/>
          <w:rtl w:val="0"/>
        </w:rPr>
        <w:t xml:space="preserve">Keputusan Kepala BSSN untuk pengangkatan pejabat struktural</w:t>
      </w:r>
      <w:r w:rsidDel="00000000" w:rsidR="00000000" w:rsidRPr="00000000">
        <w:rPr>
          <w:rtl w:val="0"/>
        </w:rPr>
        <w:t xml:space="preserve">, sedangkan pengangkatan Senat Akademik dan pejabat struktural akademik ditetapkan melalui Keputusan Direktur Poltek SSN. Pada Tabel 1.A.1 dokumen LKPS menyajikan daftar pimpinan dan tupoksi pada Poltek SSN. Pada setiap nama diberikan tautan ke keputusan pengangkatan.</w:t>
      </w:r>
    </w:p>
    <w:p w:rsidR="00000000" w:rsidDel="00000000" w:rsidP="00000000" w:rsidRDefault="00000000" w:rsidRPr="00000000" w14:paraId="00000131">
      <w:pPr>
        <w:spacing w:after="240" w:before="240" w:line="276" w:lineRule="auto"/>
        <w:ind w:left="425.19685039370086" w:firstLine="0"/>
        <w:jc w:val="both"/>
        <w:rPr>
          <w:highlight w:val="yellow"/>
        </w:rPr>
      </w:pPr>
      <w:r w:rsidDel="00000000" w:rsidR="00000000" w:rsidRPr="00000000">
        <w:rPr>
          <w:highlight w:val="yellow"/>
          <w:rtl w:val="0"/>
        </w:rPr>
        <w:t xml:space="preserve">Pelaksanaan kegiatan akademik di Poltek SSN telah menunjukkan konsistensi yang tinggi terhadap jadwal yang ditetapkan dalam Kalender Pendidikan Poltek SSN. Hal ini tercermin dari keterlaksanaan kalender akademik, dengan lebih dari 98% kegiatan utama seperti awal perkuliahan, Ujian Tengah Semester (UTS), Ujian Akhir Semester (UAS), dan yudisium terlaksana tepat waktu sesuai jadwal yang telah disusun. Capaian ini menunjukkan adanya komitmen dan kedisiplinan unit pelaksana dalam mengimplementasikan siklus akademik secara konsisten, sehingga proses pembelajaran dapat berjalan lancar dan kualitas layanan akademik terjaga.</w:t>
      </w:r>
    </w:p>
    <w:p w:rsidR="00000000" w:rsidDel="00000000" w:rsidP="00000000" w:rsidRDefault="00000000" w:rsidRPr="00000000" w14:paraId="00000132">
      <w:pPr>
        <w:spacing w:after="240" w:before="240" w:line="276" w:lineRule="auto"/>
        <w:ind w:left="425.19685039370086" w:firstLine="0"/>
        <w:jc w:val="both"/>
        <w:rPr/>
      </w:pPr>
      <w:r w:rsidDel="00000000" w:rsidR="00000000" w:rsidRPr="00000000">
        <w:rPr>
          <w:rtl w:val="0"/>
        </w:rPr>
        <w:t xml:space="preserve">Poltek SSN menetapkan kebijakan bahwa seluruh sumber pendanaan berasal dari APBN, sebagaimana ditunjukkan pada </w:t>
      </w:r>
      <w:r w:rsidDel="00000000" w:rsidR="00000000" w:rsidRPr="00000000">
        <w:rPr>
          <w:highlight w:val="yellow"/>
          <w:rtl w:val="0"/>
        </w:rPr>
        <w:t xml:space="preserve">Tabel 1.A.2.</w:t>
      </w:r>
      <w:r w:rsidDel="00000000" w:rsidR="00000000" w:rsidRPr="00000000">
        <w:rPr>
          <w:rtl w:val="0"/>
        </w:rPr>
        <w:t xml:space="preserve"> Kebijakan ini memastikan ketersediaan dana yang stabil untuk mendukung pelaksanaan tridharma perguruan tinggi, meskipun tidak terdapat kontribusi dana dari mahasiswa maupun yayasan. Dalam pelaksanaannya, realisasi pendanaan tercatat sebesar Rp</w:t>
      </w:r>
      <w:r w:rsidDel="00000000" w:rsidR="00000000" w:rsidRPr="00000000">
        <w:rPr>
          <w:sz w:val="20"/>
          <w:szCs w:val="20"/>
          <w:rtl w:val="0"/>
        </w:rPr>
        <w:t xml:space="preserve">5.251,4</w:t>
      </w:r>
      <w:r w:rsidDel="00000000" w:rsidR="00000000" w:rsidRPr="00000000">
        <w:rPr>
          <w:rtl w:val="0"/>
        </w:rPr>
        <w:t xml:space="preserve"> juta pada TS-2, Rp</w:t>
      </w:r>
      <w:r w:rsidDel="00000000" w:rsidR="00000000" w:rsidRPr="00000000">
        <w:rPr>
          <w:sz w:val="20"/>
          <w:szCs w:val="20"/>
          <w:rtl w:val="0"/>
        </w:rPr>
        <w:t xml:space="preserve">5.262,2</w:t>
      </w:r>
      <w:r w:rsidDel="00000000" w:rsidR="00000000" w:rsidRPr="00000000">
        <w:rPr>
          <w:rtl w:val="0"/>
        </w:rPr>
        <w:t xml:space="preserve"> juta pada TS-1, dan Rp4.520,14 juta pada TS.</w:t>
      </w:r>
    </w:p>
    <w:p w:rsidR="00000000" w:rsidDel="00000000" w:rsidP="00000000" w:rsidRDefault="00000000" w:rsidRPr="00000000" w14:paraId="00000133">
      <w:pPr>
        <w:spacing w:after="240" w:before="240" w:line="276" w:lineRule="auto"/>
        <w:ind w:left="425.19685039370086" w:firstLine="0"/>
        <w:jc w:val="both"/>
        <w:rPr/>
      </w:pPr>
      <w:r w:rsidDel="00000000" w:rsidR="00000000" w:rsidRPr="00000000">
        <w:rPr>
          <w:rtl w:val="0"/>
        </w:rPr>
        <w:t xml:space="preserve">Penggunaan anggaran dialokasikan untuk tiga bidang utama tridharma, yakni pendidikan, penelitian, dan pengabdian kepada masyarakat (PkM), sebagaimana tercantum dalam Tabel 1.A.3. Dari total dana yang tersedia, porsi terbesar konsisten diarahkan untuk bidang pendidikan, yang mencapai lebih dari 85% dari total anggaran pada setiap tahun (Rp5.765 juta pada TS-2, Rp5.664 juta pada TS-1, dan Rp4.057,9 juta pada TS). Bidang penelitian memperoleh alokasi sekitar 4–6% per tahun (Rp285,6 juta pada TS-2, Rp340,8 juta pada TS-1, dan Rp183,8 juta pada TS), sementara bidang PkM mendapat alokasi 5–8% (Rp352 juta pada TS-2, Rp562 juta pada TS-1, dan Rp278,3 juta pada TS).</w:t>
      </w:r>
    </w:p>
    <w:p w:rsidR="00000000" w:rsidDel="00000000" w:rsidP="00000000" w:rsidRDefault="00000000" w:rsidRPr="00000000" w14:paraId="00000134">
      <w:pPr>
        <w:keepNext w:val="0"/>
        <w:keepLines w:val="0"/>
        <w:pageBreakBefore w:val="0"/>
        <w:widowControl w:val="0"/>
        <w:numPr>
          <w:ilvl w:val="2"/>
          <w:numId w:val="55"/>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yang menunjukkan berfungsinya SPMI dengan SDM yang kompeten sebagai pelaksana di tingkat UPPS dan/atau PT.</w:t>
      </w:r>
      <w:r w:rsidDel="00000000" w:rsidR="00000000" w:rsidRPr="00000000">
        <w:rPr>
          <w:rtl w:val="0"/>
        </w:rPr>
      </w:r>
    </w:p>
    <w:p w:rsidR="00000000" w:rsidDel="00000000" w:rsidP="00000000" w:rsidRDefault="00000000" w:rsidRPr="00000000" w14:paraId="00000135">
      <w:pPr>
        <w:spacing w:before="120" w:line="276" w:lineRule="auto"/>
        <w:ind w:left="425.19685039370086" w:firstLine="0"/>
        <w:jc w:val="both"/>
        <w:rPr/>
      </w:pPr>
      <w:r w:rsidDel="00000000" w:rsidR="00000000" w:rsidRPr="00000000">
        <w:rPr>
          <w:rtl w:val="0"/>
        </w:rPr>
        <w:t xml:space="preserve">Pada setiap awal tahun akademik, Direktur Poltek SSN, sebagai penanggung jawab utama penjaminan mutu, secara formal mengesahkan dan memperbarui landasan operasional SPMI melalui penerbitan </w:t>
      </w:r>
      <w:r w:rsidDel="00000000" w:rsidR="00000000" w:rsidRPr="00000000">
        <w:rPr>
          <w:highlight w:val="red"/>
          <w:rtl w:val="0"/>
        </w:rPr>
        <w:t xml:space="preserve">Surat Perintah (SP)</w:t>
      </w:r>
      <w:r w:rsidDel="00000000" w:rsidR="00000000" w:rsidRPr="00000000">
        <w:rPr>
          <w:rtl w:val="0"/>
        </w:rPr>
        <w:t xml:space="preserve">. Keputusan ini tidak hanya sekadar formalitas, melainkan bukti komitmen institusi terhadap budaya mutu yang berkelanjutan.</w:t>
      </w:r>
    </w:p>
    <w:p w:rsidR="00000000" w:rsidDel="00000000" w:rsidP="00000000" w:rsidRDefault="00000000" w:rsidRPr="00000000" w14:paraId="00000136">
      <w:pPr>
        <w:spacing w:before="120" w:line="276" w:lineRule="auto"/>
        <w:ind w:left="425.19685039370086" w:firstLine="0"/>
        <w:jc w:val="both"/>
        <w:rPr/>
      </w:pPr>
      <w:r w:rsidDel="00000000" w:rsidR="00000000" w:rsidRPr="00000000">
        <w:rPr>
          <w:rtl w:val="0"/>
        </w:rPr>
        <w:t xml:space="preserve">Tahap 1: Penetapan Standar dan Kesiapan Organ Pelaksana</w:t>
      </w:r>
    </w:p>
    <w:p w:rsidR="00000000" w:rsidDel="00000000" w:rsidP="00000000" w:rsidRDefault="00000000" w:rsidRPr="00000000" w14:paraId="00000137">
      <w:pPr>
        <w:spacing w:before="120" w:line="276" w:lineRule="auto"/>
        <w:ind w:left="425.19685039370086" w:firstLine="0"/>
        <w:jc w:val="both"/>
        <w:rPr/>
      </w:pPr>
      <w:r w:rsidDel="00000000" w:rsidR="00000000" w:rsidRPr="00000000">
        <w:rPr>
          <w:rtl w:val="0"/>
        </w:rPr>
        <w:t xml:space="preserve">Proses dimulai dengan verifikasi dan pengesahan </w:t>
      </w:r>
      <w:r w:rsidDel="00000000" w:rsidR="00000000" w:rsidRPr="00000000">
        <w:rPr>
          <w:highlight w:val="red"/>
          <w:rtl w:val="0"/>
        </w:rPr>
        <w:t xml:space="preserve">dokumen standar</w:t>
      </w:r>
      <w:r w:rsidDel="00000000" w:rsidR="00000000" w:rsidRPr="00000000">
        <w:rPr>
          <w:rtl w:val="0"/>
        </w:rPr>
        <w:t xml:space="preserve"> yang menjadi acuan seluruh kegiatan akademik dan non-akademik.</w:t>
      </w:r>
    </w:p>
    <w:p w:rsidR="00000000" w:rsidDel="00000000" w:rsidP="00000000" w:rsidRDefault="00000000" w:rsidRPr="00000000" w14:paraId="00000138">
      <w:pPr>
        <w:spacing w:before="120" w:line="276" w:lineRule="auto"/>
        <w:ind w:left="425.19685039370086" w:firstLine="0"/>
        <w:jc w:val="both"/>
        <w:rPr/>
      </w:pPr>
      <w:r w:rsidDel="00000000" w:rsidR="00000000" w:rsidRPr="00000000">
        <w:rPr>
          <w:rtl w:val="0"/>
        </w:rPr>
        <w:t xml:space="preserve">Pengorganisasian (Bukti a &amp; c): Surat Perintah Direktur secara eksplisit menetapkan susunan organ/fungsi penjaminan mutu untuk periode satu tahun ke depan. Tim ini diisi oleh SDM yang telah mendapatkan </w:t>
      </w:r>
      <w:r w:rsidDel="00000000" w:rsidR="00000000" w:rsidRPr="00000000">
        <w:rPr>
          <w:highlight w:val="red"/>
          <w:rtl w:val="0"/>
        </w:rPr>
        <w:t xml:space="preserve">pelatihan khusus tentang SPMI Dikti</w:t>
      </w:r>
      <w:r w:rsidDel="00000000" w:rsidR="00000000" w:rsidRPr="00000000">
        <w:rPr>
          <w:rtl w:val="0"/>
        </w:rPr>
        <w:t xml:space="preserve">, memastikan mereka memahami filosofi dan teknis implementasi mutu. Bersamaan dengan itu, Direktur juga menetapkan tim </w:t>
      </w:r>
      <w:r w:rsidDel="00000000" w:rsidR="00000000" w:rsidRPr="00000000">
        <w:rPr>
          <w:highlight w:val="red"/>
          <w:rtl w:val="0"/>
        </w:rPr>
        <w:t xml:space="preserve">Auditor Internal melalui SP terpisah</w:t>
      </w:r>
      <w:r w:rsidDel="00000000" w:rsidR="00000000" w:rsidRPr="00000000">
        <w:rPr>
          <w:rtl w:val="0"/>
        </w:rPr>
        <w:t xml:space="preserve">. Para auditor ini adalah dosen atau tenaga kependidikan yang telah memiliki sertifikat kompetensi sebagai auditor mutu internal, menjamin objektivitas dan kualitas proses audit.</w:t>
      </w:r>
    </w:p>
    <w:p w:rsidR="00000000" w:rsidDel="00000000" w:rsidP="00000000" w:rsidRDefault="00000000" w:rsidRPr="00000000" w14:paraId="00000139">
      <w:pPr>
        <w:spacing w:before="120" w:line="276" w:lineRule="auto"/>
        <w:ind w:left="425.19685039370086" w:firstLine="0"/>
        <w:jc w:val="both"/>
        <w:rPr>
          <w:highlight w:val="red"/>
        </w:rPr>
      </w:pPr>
      <w:r w:rsidDel="00000000" w:rsidR="00000000" w:rsidRPr="00000000">
        <w:rPr>
          <w:rtl w:val="0"/>
        </w:rPr>
        <w:t xml:space="preserve">Dokumen SPMI (Bukti b): Berdasarkan evaluasi tahun sebelumnya, organ penjaminan mutu, yang terdiri dari SDM kompeten di bidangnya, melakukan pembaruan terhadap dokumen SPMI. </w:t>
      </w:r>
      <w:r w:rsidDel="00000000" w:rsidR="00000000" w:rsidRPr="00000000">
        <w:rPr>
          <w:highlight w:val="red"/>
          <w:rtl w:val="0"/>
        </w:rPr>
        <w:t xml:space="preserve">Dokumen ini mencakup Kebijakan Mutu, Manual Mutu yang menjelaskan prosedur PPEPP, Standar Mutu yang relevan dengan Standar Nasional Pendidikan Tinggi (SN-Dikti), serta Formulir-Formulir yang akan digunakan untuk pencatatan</w:t>
      </w:r>
      <w:r w:rsidDel="00000000" w:rsidR="00000000" w:rsidRPr="00000000">
        <w:rPr>
          <w:rtl w:val="0"/>
        </w:rPr>
        <w:t xml:space="preserve">. </w:t>
      </w:r>
      <w:r w:rsidDel="00000000" w:rsidR="00000000" w:rsidRPr="00000000">
        <w:rPr>
          <w:highlight w:val="red"/>
          <w:rtl w:val="0"/>
        </w:rPr>
        <w:t xml:space="preserve">Dokumen yang telah diperbarui ini kemudian disosialisasikan secara masif ke seluruh unit kerja, memastikan semua pelaksana di tingkat UPPS memahami standar yang harus mereka capai.</w:t>
      </w:r>
    </w:p>
    <w:p w:rsidR="00000000" w:rsidDel="00000000" w:rsidP="00000000" w:rsidRDefault="00000000" w:rsidRPr="00000000" w14:paraId="0000013A">
      <w:pPr>
        <w:spacing w:before="120" w:line="276" w:lineRule="auto"/>
        <w:ind w:left="425.19685039370086" w:firstLine="0"/>
        <w:jc w:val="both"/>
        <w:rPr/>
      </w:pPr>
      <w:r w:rsidDel="00000000" w:rsidR="00000000" w:rsidRPr="00000000">
        <w:rPr>
          <w:rtl w:val="0"/>
        </w:rPr>
      </w:r>
    </w:p>
    <w:p w:rsidR="00000000" w:rsidDel="00000000" w:rsidP="00000000" w:rsidRDefault="00000000" w:rsidRPr="00000000" w14:paraId="0000013B">
      <w:pPr>
        <w:spacing w:before="120" w:line="276" w:lineRule="auto"/>
        <w:ind w:left="425.19685039370086" w:firstLine="0"/>
        <w:jc w:val="both"/>
        <w:rPr/>
      </w:pPr>
      <w:r w:rsidDel="00000000" w:rsidR="00000000" w:rsidRPr="00000000">
        <w:rPr>
          <w:rtl w:val="0"/>
        </w:rPr>
        <w:t xml:space="preserve">Tahap 2: Pelaksanaan, Audit, dan Evaluasi</w:t>
      </w:r>
    </w:p>
    <w:p w:rsidR="00000000" w:rsidDel="00000000" w:rsidP="00000000" w:rsidRDefault="00000000" w:rsidRPr="00000000" w14:paraId="0000013C">
      <w:pPr>
        <w:spacing w:before="120" w:line="276" w:lineRule="auto"/>
        <w:ind w:left="425.19685039370086" w:firstLine="0"/>
        <w:jc w:val="both"/>
        <w:rPr/>
      </w:pPr>
      <w:r w:rsidDel="00000000" w:rsidR="00000000" w:rsidRPr="00000000">
        <w:rPr>
          <w:rtl w:val="0"/>
        </w:rPr>
        <w:t xml:space="preserve">Setelah standar ditetapkan, seluruh unit kerja di tingkat UPPS dan PT melaksanakannya dalam kegiatan operasional sehari-hari. Pusat penjaminan mutu kemudian melakukan evaluasi untuk mengukur ketercapaian standar.</w:t>
      </w:r>
    </w:p>
    <w:p w:rsidR="00000000" w:rsidDel="00000000" w:rsidP="00000000" w:rsidRDefault="00000000" w:rsidRPr="00000000" w14:paraId="0000013D">
      <w:pPr>
        <w:spacing w:before="120" w:line="276" w:lineRule="auto"/>
        <w:ind w:left="425.19685039370086" w:firstLine="0"/>
        <w:jc w:val="both"/>
        <w:rPr/>
      </w:pPr>
      <w:r w:rsidDel="00000000" w:rsidR="00000000" w:rsidRPr="00000000">
        <w:rPr>
          <w:rtl w:val="0"/>
        </w:rPr>
        <w:t xml:space="preserve">Audit Mutu Internal (Bukti d): Tim auditor internal yang kompeten melaksanakan Audit Mutu Internal (AMI) sesuai jadwal yang telah ditetapkan. Proses AMI dilakukan secara profesional, mulai dari </w:t>
      </w:r>
      <w:r w:rsidDel="00000000" w:rsidR="00000000" w:rsidRPr="00000000">
        <w:rPr>
          <w:i w:val="1"/>
          <w:iCs w:val="1"/>
          <w:rtl w:val="0"/>
        </w:rPr>
        <w:t xml:space="preserve">opening meeting</w:t>
      </w:r>
      <w:r w:rsidDel="00000000" w:rsidR="00000000" w:rsidRPr="00000000">
        <w:rPr>
          <w:rtl w:val="0"/>
        </w:rPr>
        <w:t xml:space="preserve">, pemeriksaan bukti di lapangan (audit lapangan) pada setiap UPPS, hingga </w:t>
      </w:r>
      <w:r w:rsidDel="00000000" w:rsidR="00000000" w:rsidRPr="00000000">
        <w:rPr>
          <w:i w:val="1"/>
          <w:iCs w:val="1"/>
          <w:rtl w:val="0"/>
        </w:rPr>
        <w:t xml:space="preserve">closing meeting</w:t>
      </w:r>
      <w:r w:rsidDel="00000000" w:rsidR="00000000" w:rsidRPr="00000000">
        <w:rPr>
          <w:rtl w:val="0"/>
        </w:rPr>
        <w:t xml:space="preserve">. Para auditor menggunakan daftar periksa (audit checklist) yang disusun berdasarkan dokumen standar SPMI yang berlaku. Semua temuan, baik yang bersifat observasi (OB) maupun ketidaksesuaian (KTS), dicatat secara rinci dan objektif dalam Laporan Hasil Audit Mutu Internal (AMI). Laporan ini tidak hanya berisi temuan, tetapi juga analisis akar masalah dan rekomendasi perbaikan yang konstruktif.</w:t>
      </w:r>
    </w:p>
    <w:p w:rsidR="00000000" w:rsidDel="00000000" w:rsidP="00000000" w:rsidRDefault="00000000" w:rsidRPr="00000000" w14:paraId="0000013E">
      <w:pPr>
        <w:spacing w:before="120" w:line="276" w:lineRule="auto"/>
        <w:ind w:left="425.19685039370086" w:firstLine="0"/>
        <w:jc w:val="both"/>
        <w:rPr/>
      </w:pPr>
      <w:r w:rsidDel="00000000" w:rsidR="00000000" w:rsidRPr="00000000">
        <w:rPr>
          <w:rtl w:val="0"/>
        </w:rPr>
        <w:t xml:space="preserve">Tahap 3: Pengendalian dan Peningkatan Berkelanjutan</w:t>
      </w:r>
    </w:p>
    <w:p w:rsidR="00000000" w:rsidDel="00000000" w:rsidP="00000000" w:rsidRDefault="00000000" w:rsidRPr="00000000" w14:paraId="0000013F">
      <w:pPr>
        <w:spacing w:before="120" w:line="276" w:lineRule="auto"/>
        <w:ind w:left="425.19685039370086" w:firstLine="0"/>
        <w:jc w:val="both"/>
        <w:rPr/>
      </w:pPr>
      <w:r w:rsidDel="00000000" w:rsidR="00000000" w:rsidRPr="00000000">
        <w:rPr>
          <w:rtl w:val="0"/>
        </w:rPr>
        <w:t xml:space="preserve">Hasil audit tidak berhenti sebagai laporan, melainkan menjadi dasar untuk tindakan perbaikan.</w:t>
      </w:r>
    </w:p>
    <w:p w:rsidR="00000000" w:rsidDel="00000000" w:rsidP="00000000" w:rsidRDefault="00000000" w:rsidRPr="00000000" w14:paraId="00000140">
      <w:pPr>
        <w:spacing w:before="120" w:line="276" w:lineRule="auto"/>
        <w:ind w:left="425.19685039370086" w:firstLine="0"/>
        <w:jc w:val="both"/>
        <w:rPr/>
      </w:pPr>
      <w:r w:rsidDel="00000000" w:rsidR="00000000" w:rsidRPr="00000000">
        <w:rPr>
          <w:rtl w:val="0"/>
        </w:rPr>
        <w:t xml:space="preserve">Tindak Lanjut Hasil AMI (Bukti e): Laporan hasil AMI diserahkan kepada pimpinan PT dan kepala UPPS terkait. Pimpinan kemudian menyelenggarakan </w:t>
      </w:r>
      <w:r w:rsidDel="00000000" w:rsidR="00000000" w:rsidRPr="00000000">
        <w:rPr>
          <w:highlight w:val="red"/>
          <w:rtl w:val="0"/>
        </w:rPr>
        <w:t xml:space="preserve">Rapat Tinjauan Manajemen (RTM)</w:t>
      </w:r>
      <w:r w:rsidDel="00000000" w:rsidR="00000000" w:rsidRPr="00000000">
        <w:rPr>
          <w:rtl w:val="0"/>
        </w:rPr>
        <w:t xml:space="preserve"> yang secara khusus membahas hasil AMI. Dalam rapat ini, kepala UPPS (sebagai auditee) mempresentasikan rencana tindakan korektif untuk setiap temuan. Komitmen ini didokumentasikan dalam formulir tindakan perbaikan. Bukti tindak lanjut yang konkret kemudian dikumpulkan, misalnya revisi Standar Operasional Prosedur (SOP), notulensi rapat perbaikan, foto pengadaan sarana baru, atau laporan pelaksanaan kegiatan yang sebelumnya belum terlaksana.</w:t>
      </w:r>
    </w:p>
    <w:p w:rsidR="00000000" w:rsidDel="00000000" w:rsidP="00000000" w:rsidRDefault="00000000" w:rsidRPr="00000000" w14:paraId="00000141">
      <w:pPr>
        <w:spacing w:before="120" w:line="276" w:lineRule="auto"/>
        <w:ind w:left="425.19685039370086" w:firstLine="0"/>
        <w:jc w:val="both"/>
        <w:rPr/>
      </w:pPr>
      <w:r w:rsidDel="00000000" w:rsidR="00000000" w:rsidRPr="00000000">
        <w:rPr>
          <w:rtl w:val="0"/>
        </w:rPr>
        <w:t xml:space="preserve">Tahap 4: Verifikasi Pimpinan dan Penutupan Siklus</w:t>
      </w:r>
    </w:p>
    <w:p w:rsidR="00000000" w:rsidDel="00000000" w:rsidP="00000000" w:rsidRDefault="00000000" w:rsidRPr="00000000" w14:paraId="00000142">
      <w:pPr>
        <w:spacing w:before="120" w:line="276" w:lineRule="auto"/>
        <w:ind w:left="425.19685039370086" w:firstLine="0"/>
        <w:jc w:val="both"/>
        <w:rPr/>
      </w:pPr>
      <w:r w:rsidDel="00000000" w:rsidR="00000000" w:rsidRPr="00000000">
        <w:rPr>
          <w:rtl w:val="0"/>
        </w:rPr>
        <w:t xml:space="preserve">Di akhir siklus, pimpinan memastikan seluruh proses telah berjalan dan terdokumentasi dengan baik.</w:t>
      </w:r>
    </w:p>
    <w:p w:rsidR="00000000" w:rsidDel="00000000" w:rsidP="00000000" w:rsidRDefault="00000000" w:rsidRPr="00000000" w14:paraId="00000143">
      <w:pPr>
        <w:spacing w:before="120" w:line="276" w:lineRule="auto"/>
        <w:ind w:left="425.19685039370086" w:firstLine="0"/>
        <w:jc w:val="both"/>
        <w:rPr/>
      </w:pPr>
      <w:r w:rsidDel="00000000" w:rsidR="00000000" w:rsidRPr="00000000">
        <w:rPr>
          <w:rtl w:val="0"/>
        </w:rPr>
        <w:t xml:space="preserve">Verifikasi dan Dokumentasi Lengkap: Seluruh rangkaian bukti, </w:t>
      </w:r>
      <w:r w:rsidDel="00000000" w:rsidR="00000000" w:rsidRPr="00000000">
        <w:rPr>
          <w:highlight w:val="red"/>
          <w:rtl w:val="0"/>
        </w:rPr>
        <w:t xml:space="preserve">mulai dari SP Organ SPMI dan Auditor, dokumen SPMI yang diperbarui, laporan hasil AMI yang komprehensif, hingga bukti-bukti tindak lanjut yang telah dilaksanakan</w:t>
      </w:r>
      <w:r w:rsidDel="00000000" w:rsidR="00000000" w:rsidRPr="00000000">
        <w:rPr>
          <w:rtl w:val="0"/>
        </w:rPr>
        <w:t xml:space="preserve">, </w:t>
      </w:r>
      <w:r w:rsidDel="00000000" w:rsidR="00000000" w:rsidRPr="00000000">
        <w:rPr>
          <w:rtl w:val="0"/>
        </w:rPr>
        <w:t xml:space="preserve">disatukan dalam sebuah laporan SPMI tahunan. Direktur/Pimpinan Institusi kemudian melakukan verifikasi akhir dan membubuhkan tanda tangan pengesahan pada laporan tersebut. Laporan inilah yang menjadi bukti otentik bahwa siklus SPMI telah berputar secara penuh, didukung oleh SDM yang kompeten di setiap tahapannya, dan siap menjadi landasan untuk siklus peningkatan mutu di tahun berikutnya.</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before="120" w:line="276" w:lineRule="auto"/>
        <w:ind w:left="426" w:right="0" w:hanging="4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Bagian ini berisi penjelasan tentang evaluasi secara berkala mengenai ketercapaian standar dan indikator yang telah ditetapkan. Bagian ini juga berisi penjelasan tentang faktor pendukung terlampaui/tercapainya standar, dan akar masalah yang menyebabkan tidak tercapainya standar. Tim Penyusun juga perlu menyampaikan hasil survei kepuasan terhadap sistem tata kelola dan fungsi SPMI dengan responden dosen, tendik, dan mahasiswa.</w:t>
      </w:r>
    </w:p>
    <w:p w:rsidR="00000000" w:rsidDel="00000000" w:rsidP="00000000" w:rsidRDefault="00000000" w:rsidRPr="00000000" w14:paraId="00000146">
      <w:pPr>
        <w:keepNext w:val="0"/>
        <w:keepLines w:val="0"/>
        <w:pageBreakBefore w:val="0"/>
        <w:widowControl w:val="0"/>
        <w:numPr>
          <w:ilvl w:val="2"/>
          <w:numId w:val="56"/>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Sistem Tata Kelola Internal UPPS dan/ atau PT berikut SOP, yang mencakup Administrasi Akademik, Keuangan, SDM, dan aspek lain dalam Siklus PPEPP, di tingkat UPPS dan/atau PT.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color w:val="351c75"/>
        </w:rPr>
      </w:pPr>
      <w:r w:rsidDel="00000000" w:rsidR="00000000" w:rsidRPr="00000000">
        <w:rPr>
          <w:rtl w:val="0"/>
        </w:rPr>
        <w:tab/>
      </w:r>
      <w:r w:rsidDel="00000000" w:rsidR="00000000" w:rsidRPr="00000000">
        <w:rPr>
          <w:rtl w:val="0"/>
        </w:rPr>
      </w:r>
    </w:p>
    <w:tbl>
      <w:tblPr>
        <w:tblStyle w:val="Table4"/>
        <w:tblW w:w="865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1680"/>
        <w:gridCol w:w="2550"/>
        <w:gridCol w:w="1605"/>
        <w:gridCol w:w="2220"/>
        <w:tblGridChange w:id="0">
          <w:tblGrid>
            <w:gridCol w:w="600"/>
            <w:gridCol w:w="1680"/>
            <w:gridCol w:w="2550"/>
            <w:gridCol w:w="1605"/>
            <w:gridCol w:w="22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center"/>
              <w:rPr>
                <w:b w:val="1"/>
                <w:bCs w:val="1"/>
                <w:color w:val="351c75"/>
                <w:sz w:val="20"/>
                <w:szCs w:val="20"/>
              </w:rPr>
            </w:pPr>
            <w:r w:rsidDel="00000000" w:rsidR="00000000" w:rsidRPr="00000000">
              <w:rPr>
                <w:b w:val="1"/>
                <w:bCs w:val="1"/>
                <w:color w:val="351c75"/>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b w:val="1"/>
                <w:bCs w:val="1"/>
                <w:color w:val="351c75"/>
                <w:sz w:val="20"/>
                <w:szCs w:val="20"/>
              </w:rPr>
            </w:pPr>
            <w:r w:rsidDel="00000000" w:rsidR="00000000" w:rsidRPr="00000000">
              <w:rPr>
                <w:b w:val="1"/>
                <w:bCs w:val="1"/>
                <w:color w:val="351c75"/>
                <w:sz w:val="20"/>
                <w:szCs w:val="20"/>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center"/>
              <w:rPr>
                <w:b w:val="1"/>
                <w:bCs w:val="1"/>
                <w:color w:val="351c75"/>
                <w:sz w:val="20"/>
                <w:szCs w:val="20"/>
              </w:rPr>
            </w:pPr>
            <w:r w:rsidDel="00000000" w:rsidR="00000000" w:rsidRPr="00000000">
              <w:rPr>
                <w:b w:val="1"/>
                <w:bCs w:val="1"/>
                <w:color w:val="351c75"/>
                <w:sz w:val="20"/>
                <w:szCs w:val="20"/>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center"/>
              <w:rPr>
                <w:b w:val="1"/>
                <w:bCs w:val="1"/>
                <w:color w:val="351c75"/>
                <w:sz w:val="20"/>
                <w:szCs w:val="20"/>
              </w:rPr>
            </w:pPr>
            <w:r w:rsidDel="00000000" w:rsidR="00000000" w:rsidRPr="00000000">
              <w:rPr>
                <w:b w:val="1"/>
                <w:bCs w:val="1"/>
                <w:color w:val="351c75"/>
                <w:sz w:val="20"/>
                <w:szCs w:val="20"/>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center"/>
              <w:rPr>
                <w:b w:val="1"/>
                <w:bCs w:val="1"/>
                <w:color w:val="351c75"/>
                <w:sz w:val="20"/>
                <w:szCs w:val="20"/>
              </w:rPr>
            </w:pPr>
            <w:r w:rsidDel="00000000" w:rsidR="00000000" w:rsidRPr="00000000">
              <w:rPr>
                <w:b w:val="1"/>
                <w:bCs w:val="1"/>
                <w:color w:val="351c75"/>
                <w:sz w:val="20"/>
                <w:szCs w:val="20"/>
                <w:rtl w:val="0"/>
              </w:rPr>
              <w:t xml:space="preserve">Hasil Evaluasi (Tidak Tercapai, Tercapai, Melampaui)</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rPr>
                <w:color w:val="351c75"/>
                <w:sz w:val="20"/>
                <w:szCs w:val="20"/>
              </w:rPr>
            </w:pPr>
            <w:r w:rsidDel="00000000" w:rsidR="00000000" w:rsidRPr="00000000">
              <w:rPr>
                <w:color w:val="351c75"/>
                <w:sz w:val="20"/>
                <w:szCs w:val="20"/>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E">
            <w:pPr>
              <w:rPr>
                <w:color w:val="351c75"/>
                <w:sz w:val="20"/>
                <w:szCs w:val="20"/>
              </w:rPr>
            </w:pPr>
            <w:r w:rsidDel="00000000" w:rsidR="00000000" w:rsidRPr="00000000">
              <w:rPr>
                <w:color w:val="351c75"/>
                <w:sz w:val="20"/>
                <w:szCs w:val="20"/>
                <w:rtl w:val="0"/>
              </w:rPr>
              <w:t xml:space="preserve">Direktur memastikan Sistem Pamong yang digunakan bersifat Kredibel, Transparan, Akuntabel, Bertanggung Jawab, dan Adil Setiap Empat Tahun Sekali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color w:val="351c75"/>
                <w:sz w:val="20"/>
                <w:szCs w:val="20"/>
              </w:rPr>
            </w:pPr>
            <w:r w:rsidDel="00000000" w:rsidR="00000000" w:rsidRPr="00000000">
              <w:rPr>
                <w:b w:val="1"/>
                <w:bCs w:val="1"/>
                <w:color w:val="351c75"/>
                <w:sz w:val="20"/>
                <w:szCs w:val="20"/>
                <w:rtl w:val="0"/>
              </w:rPr>
              <w:t xml:space="preserve">Kredibel</w:t>
            </w:r>
            <w:r w:rsidDel="00000000" w:rsidR="00000000" w:rsidRPr="00000000">
              <w:rPr>
                <w:color w:val="351c75"/>
                <w:sz w:val="20"/>
                <w:szCs w:val="20"/>
                <w:rtl w:val="0"/>
              </w:rPr>
              <w:t xml:space="preserve">: Dokumen mekanisme pengangkatan pejabat struktural dan pejabat struktural akademik di lingkungan Poltek SSN telah disusun, ditetapkan, dan diimplementasikan sesuai ketentuan yang berlaku, dengan bukti pelaksanaan berupa surat keputusan pengangkatan dan berita acara serah terima jabatan untuk setiap periode pengangkatan.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color w:val="351c75"/>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rPr>
                <w:color w:val="351c75"/>
                <w:sz w:val="20"/>
                <w:szCs w:val="20"/>
              </w:rPr>
            </w:pPr>
            <w:r w:rsidDel="00000000" w:rsidR="00000000" w:rsidRPr="00000000">
              <w:rPr>
                <w:b w:val="1"/>
                <w:bCs w:val="1"/>
                <w:color w:val="351c75"/>
                <w:sz w:val="20"/>
                <w:szCs w:val="20"/>
                <w:rtl w:val="0"/>
              </w:rPr>
              <w:t xml:space="preserve">Transparan</w:t>
            </w:r>
            <w:r w:rsidDel="00000000" w:rsidR="00000000" w:rsidRPr="00000000">
              <w:rPr>
                <w:color w:val="351c75"/>
                <w:sz w:val="20"/>
                <w:szCs w:val="20"/>
                <w:rtl w:val="0"/>
              </w:rPr>
              <w:t xml:space="preserve">: Mekanisme sosialisasi setiap proses pelaksanaan operasional dan fungsional Poltek SSN telah ditetapkan, dilaksanakan, dan didokumentasikan dengan bukti berita acara, undangan, atau notulensi kegiatan sosialisasi yang tersedia dan dapat diakses oleh sivitas akademika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rPr>
                <w:color w:val="351c75"/>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7">
            <w:pPr>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color w:val="351c75"/>
                <w:sz w:val="20"/>
                <w:szCs w:val="20"/>
              </w:rPr>
            </w:pPr>
            <w:r w:rsidDel="00000000" w:rsidR="00000000" w:rsidRPr="00000000">
              <w:rPr>
                <w:b w:val="1"/>
                <w:bCs w:val="1"/>
                <w:color w:val="351c75"/>
                <w:sz w:val="20"/>
                <w:szCs w:val="20"/>
                <w:rtl w:val="0"/>
              </w:rPr>
              <w:t xml:space="preserve">Akuntabel</w:t>
            </w:r>
            <w:r w:rsidDel="00000000" w:rsidR="00000000" w:rsidRPr="00000000">
              <w:rPr>
                <w:color w:val="351c75"/>
                <w:sz w:val="20"/>
                <w:szCs w:val="20"/>
                <w:rtl w:val="0"/>
              </w:rPr>
              <w:t xml:space="preserve">: Mekanisme pengukuran indeks kinerja Poltek SSN telah disusun, ditetapkan, dan diimplementasikan setiap tahun, dengan hasil pengukuran didokumentasikan dalam laporan kinerja tahunan yang disahkan oleh pimpinan dan dipublikasikan kepada sivitas akademika.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color w:val="351c75"/>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C">
            <w:pPr>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color w:val="351c75"/>
                <w:sz w:val="20"/>
                <w:szCs w:val="20"/>
              </w:rPr>
            </w:pPr>
            <w:r w:rsidDel="00000000" w:rsidR="00000000" w:rsidRPr="00000000">
              <w:rPr>
                <w:b w:val="1"/>
                <w:bCs w:val="1"/>
                <w:color w:val="351c75"/>
                <w:sz w:val="20"/>
                <w:szCs w:val="20"/>
                <w:rtl w:val="0"/>
              </w:rPr>
              <w:t xml:space="preserve">Bertanggung jawab</w:t>
            </w:r>
            <w:r w:rsidDel="00000000" w:rsidR="00000000" w:rsidRPr="00000000">
              <w:rPr>
                <w:color w:val="351c75"/>
                <w:sz w:val="20"/>
                <w:szCs w:val="20"/>
                <w:rtl w:val="0"/>
              </w:rPr>
              <w:t xml:space="preserve">: Dokumen tugas pokok dan fungsi (tupoksi) setiap unit organisasi Poltek SSN telah disusun, ditetapkan, dan didistribusikan secara resmi setiap tahun, serta dapat diakses oleh seluruh sivitas akademika melalui sistem informasi institusi.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color w:val="351c75"/>
                <w:sz w:val="20"/>
                <w:szCs w:val="20"/>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color w:val="351c75"/>
                <w:sz w:val="20"/>
                <w:szCs w:val="20"/>
              </w:rPr>
            </w:pPr>
            <w:r w:rsidDel="00000000" w:rsidR="00000000" w:rsidRPr="00000000">
              <w:rPr>
                <w:b w:val="1"/>
                <w:bCs w:val="1"/>
                <w:color w:val="351c75"/>
                <w:sz w:val="20"/>
                <w:szCs w:val="20"/>
                <w:rtl w:val="0"/>
              </w:rPr>
              <w:t xml:space="preserve">Adil</w:t>
            </w:r>
            <w:r w:rsidDel="00000000" w:rsidR="00000000" w:rsidRPr="00000000">
              <w:rPr>
                <w:color w:val="351c75"/>
                <w:sz w:val="20"/>
                <w:szCs w:val="20"/>
                <w:rtl w:val="0"/>
              </w:rPr>
              <w:t xml:space="preserve">: Mekanisme penerapan hak dan kewajiban sesuai tugas dan fungsi bagi pemangku jabatan pelaksana, fungsional tertentu, dan struktural di Poltek SSN telah disusun, ditetapkan, dan diimplementasikan, dengan bukti dokumen kebijakan serta laporan pelaksanaan yang diverifikasi dan dievaluasi minimal satu kali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rPr>
                <w:color w:val="351c75"/>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color w:val="351c75"/>
                <w:sz w:val="20"/>
                <w:szCs w:val="20"/>
              </w:rPr>
            </w:pPr>
            <w:r w:rsidDel="00000000" w:rsidR="00000000" w:rsidRPr="00000000">
              <w:rPr>
                <w:color w:val="351c75"/>
                <w:sz w:val="20"/>
                <w:szCs w:val="20"/>
                <w:rtl w:val="0"/>
              </w:rPr>
              <w:t xml:space="preserve">Direktur menetapkan Peraturan Akademik yang berisi tentang:</w:t>
            </w:r>
          </w:p>
          <w:p w:rsidR="00000000" w:rsidDel="00000000" w:rsidP="00000000" w:rsidRDefault="00000000" w:rsidRPr="00000000" w14:paraId="00000168">
            <w:pPr>
              <w:rPr>
                <w:color w:val="351c75"/>
                <w:sz w:val="20"/>
                <w:szCs w:val="20"/>
              </w:rPr>
            </w:pPr>
            <w:r w:rsidDel="00000000" w:rsidR="00000000" w:rsidRPr="00000000">
              <w:rPr>
                <w:color w:val="351c75"/>
                <w:sz w:val="20"/>
                <w:szCs w:val="20"/>
                <w:rtl w:val="0"/>
              </w:rPr>
              <w:t xml:space="preserve">a) profil b) struktur organisasi ; c) peraturan akademik; d) profil program studi e) kurikulum setiap program studi; f) bahan kajian dan capaian pembelajaran setiap mata kuliah; g) kalender akademik tahunan yang menunjukkan seluruh kategori kegiatan selama satu tahun; h) tugas dan tata tertib dosen, tenaga kependidikan dan mahasiswa; i) penggunaan dan pemeliharaan sarana dan prasarana; j) kode etik, dan hubungan antara warga Poltek SSN dengan masyarakat.</w:t>
            </w:r>
          </w:p>
          <w:p w:rsidR="00000000" w:rsidDel="00000000" w:rsidP="00000000" w:rsidRDefault="00000000" w:rsidRPr="00000000" w14:paraId="00000169">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rPr>
                <w:color w:val="351c75"/>
                <w:sz w:val="20"/>
                <w:szCs w:val="20"/>
              </w:rPr>
            </w:pPr>
            <w:r w:rsidDel="00000000" w:rsidR="00000000" w:rsidRPr="00000000">
              <w:rPr>
                <w:color w:val="351c75"/>
                <w:sz w:val="20"/>
                <w:szCs w:val="20"/>
                <w:rtl w:val="0"/>
              </w:rPr>
              <w:t xml:space="preserve">Tercapainya konsistensi implementasi kalender akademik sesuai Peraturan Akademik, yang diukur dari minimal 98% kategori kegiatan utama (awal perkuliahan, Ujian Tengah Semester, Ujian Akhir Semester, yudisium) terlaksana tepat waktu sesuai jadwal yang telah ditetapkan selama satu tahun akademik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color w:val="351c75"/>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color w:val="351c75"/>
                <w:sz w:val="20"/>
                <w:szCs w:val="20"/>
              </w:rPr>
            </w:pPr>
            <w:r w:rsidDel="00000000" w:rsidR="00000000" w:rsidRPr="00000000">
              <w:rPr>
                <w:color w:val="351c75"/>
                <w:sz w:val="20"/>
                <w:szCs w:val="20"/>
                <w:rtl w:val="0"/>
              </w:rPr>
              <w:t xml:space="preserve">Direktur menerapkan sistem pengelolaan keuangan berdasarkan prinsip tata kelola perguruan tinggi yang baik sesuai dengan ketentuan peraturan perundang-undangan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color w:val="351c75"/>
                <w:sz w:val="20"/>
                <w:szCs w:val="20"/>
              </w:rPr>
            </w:pPr>
            <w:r w:rsidDel="00000000" w:rsidR="00000000" w:rsidRPr="00000000">
              <w:rPr>
                <w:color w:val="351c75"/>
                <w:sz w:val="20"/>
                <w:szCs w:val="20"/>
                <w:rtl w:val="0"/>
              </w:rPr>
              <w:t xml:space="preserve">Realisasi anggaran tahunan minimal 95% dari rencana kerja dan anggaran yang disahkan.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color w:val="351c75"/>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color w:val="351c75"/>
                <w:sz w:val="20"/>
                <w:szCs w:val="20"/>
              </w:rPr>
            </w:pPr>
            <w:r w:rsidDel="00000000" w:rsidR="00000000" w:rsidRPr="00000000">
              <w:rPr>
                <w:rtl w:val="0"/>
              </w:rPr>
            </w:r>
          </w:p>
        </w:tc>
      </w:tr>
    </w:tbl>
    <w:p w:rsidR="00000000" w:rsidDel="00000000" w:rsidP="00000000" w:rsidRDefault="00000000" w:rsidRPr="00000000" w14:paraId="00000177">
      <w:pPr>
        <w:spacing w:before="120" w:line="276" w:lineRule="auto"/>
        <w:jc w:val="both"/>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2"/>
          <w:numId w:val="56"/>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Fungsi SPMI dengan SDM yang kompeten sebagai pelaksana di tingkat UPPS dan/atau PT.</w:t>
      </w:r>
    </w:p>
    <w:p w:rsidR="00000000" w:rsidDel="00000000" w:rsidP="00000000" w:rsidRDefault="00000000" w:rsidRPr="00000000" w14:paraId="00000179">
      <w:pPr>
        <w:spacing w:before="120" w:line="276" w:lineRule="auto"/>
        <w:jc w:val="both"/>
        <w:rPr>
          <w:color w:val="351c75"/>
        </w:rPr>
      </w:pPr>
      <w:r w:rsidDel="00000000" w:rsidR="00000000" w:rsidRPr="00000000">
        <w:rPr>
          <w:rtl w:val="0"/>
        </w:rPr>
      </w:r>
    </w:p>
    <w:tbl>
      <w:tblPr>
        <w:tblStyle w:val="Table5"/>
        <w:tblW w:w="868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235"/>
        <w:gridCol w:w="2565"/>
        <w:gridCol w:w="1665"/>
        <w:gridCol w:w="1725"/>
        <w:tblGridChange w:id="0">
          <w:tblGrid>
            <w:gridCol w:w="495"/>
            <w:gridCol w:w="2235"/>
            <w:gridCol w:w="2565"/>
            <w:gridCol w:w="166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center"/>
              <w:rPr>
                <w:b w:val="1"/>
                <w:bCs w:val="1"/>
                <w:color w:val="351c75"/>
                <w:sz w:val="20"/>
                <w:szCs w:val="20"/>
              </w:rPr>
            </w:pPr>
            <w:r w:rsidDel="00000000" w:rsidR="00000000" w:rsidRPr="00000000">
              <w:rPr>
                <w:b w:val="1"/>
                <w:bCs w:val="1"/>
                <w:color w:val="351c75"/>
                <w:sz w:val="20"/>
                <w:szCs w:val="20"/>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b w:val="1"/>
                <w:bCs w:val="1"/>
                <w:color w:val="351c75"/>
                <w:sz w:val="20"/>
                <w:szCs w:val="20"/>
              </w:rPr>
            </w:pPr>
            <w:r w:rsidDel="00000000" w:rsidR="00000000" w:rsidRPr="00000000">
              <w:rPr>
                <w:b w:val="1"/>
                <w:bCs w:val="1"/>
                <w:color w:val="351c75"/>
                <w:sz w:val="20"/>
                <w:szCs w:val="20"/>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center"/>
              <w:rPr>
                <w:b w:val="1"/>
                <w:bCs w:val="1"/>
                <w:color w:val="351c75"/>
                <w:sz w:val="20"/>
                <w:szCs w:val="20"/>
              </w:rPr>
            </w:pPr>
            <w:r w:rsidDel="00000000" w:rsidR="00000000" w:rsidRPr="00000000">
              <w:rPr>
                <w:b w:val="1"/>
                <w:bCs w:val="1"/>
                <w:color w:val="351c75"/>
                <w:sz w:val="20"/>
                <w:szCs w:val="20"/>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b w:val="1"/>
                <w:bCs w:val="1"/>
                <w:color w:val="351c75"/>
                <w:sz w:val="20"/>
                <w:szCs w:val="20"/>
              </w:rPr>
            </w:pPr>
            <w:r w:rsidDel="00000000" w:rsidR="00000000" w:rsidRPr="00000000">
              <w:rPr>
                <w:b w:val="1"/>
                <w:bCs w:val="1"/>
                <w:color w:val="351c75"/>
                <w:sz w:val="20"/>
                <w:szCs w:val="20"/>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center"/>
              <w:rPr>
                <w:b w:val="1"/>
                <w:bCs w:val="1"/>
                <w:color w:val="351c75"/>
                <w:sz w:val="20"/>
                <w:szCs w:val="20"/>
              </w:rPr>
            </w:pPr>
            <w:r w:rsidDel="00000000" w:rsidR="00000000" w:rsidRPr="00000000">
              <w:rPr>
                <w:b w:val="1"/>
                <w:bCs w:val="1"/>
                <w:color w:val="351c75"/>
                <w:sz w:val="20"/>
                <w:szCs w:val="20"/>
                <w:rtl w:val="0"/>
              </w:rPr>
              <w:t xml:space="preserve">Hasil Evaluasi (Tidak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color w:val="351c75"/>
                <w:sz w:val="20"/>
                <w:szCs w:val="20"/>
              </w:rPr>
            </w:pPr>
            <w:r w:rsidDel="00000000" w:rsidR="00000000" w:rsidRPr="00000000">
              <w:rPr>
                <w:color w:val="351c75"/>
                <w:sz w:val="20"/>
                <w:szCs w:val="20"/>
                <w:rtl w:val="0"/>
              </w:rPr>
              <w:t xml:space="preserve">Direktur memastikan tersedianya dokumen formal Sistem Penjaminan Mutu Internal (SPMI) setiap tahun yang memuat bukti keberadaan:</w:t>
            </w:r>
          </w:p>
          <w:p w:rsidR="00000000" w:rsidDel="00000000" w:rsidP="00000000" w:rsidRDefault="00000000" w:rsidRPr="00000000" w14:paraId="00000181">
            <w:pPr>
              <w:rPr>
                <w:color w:val="351c75"/>
                <w:sz w:val="20"/>
                <w:szCs w:val="20"/>
              </w:rPr>
            </w:pPr>
            <w:r w:rsidDel="00000000" w:rsidR="00000000" w:rsidRPr="00000000">
              <w:rPr>
                <w:color w:val="351c75"/>
                <w:sz w:val="20"/>
                <w:szCs w:val="20"/>
                <w:rtl w:val="0"/>
              </w:rPr>
              <w:t xml:space="preserve">a) Organ/Fungsi SPMI,</w:t>
            </w:r>
          </w:p>
          <w:p w:rsidR="00000000" w:rsidDel="00000000" w:rsidP="00000000" w:rsidRDefault="00000000" w:rsidRPr="00000000" w14:paraId="00000182">
            <w:pPr>
              <w:rPr>
                <w:color w:val="351c75"/>
                <w:sz w:val="20"/>
                <w:szCs w:val="20"/>
              </w:rPr>
            </w:pPr>
            <w:r w:rsidDel="00000000" w:rsidR="00000000" w:rsidRPr="00000000">
              <w:rPr>
                <w:color w:val="351c75"/>
                <w:sz w:val="20"/>
                <w:szCs w:val="20"/>
                <w:rtl w:val="0"/>
              </w:rPr>
              <w:t xml:space="preserve">b) Dokumen SPMI,</w:t>
            </w:r>
          </w:p>
          <w:p w:rsidR="00000000" w:rsidDel="00000000" w:rsidP="00000000" w:rsidRDefault="00000000" w:rsidRPr="00000000" w14:paraId="00000183">
            <w:pPr>
              <w:rPr>
                <w:color w:val="351c75"/>
                <w:sz w:val="20"/>
                <w:szCs w:val="20"/>
              </w:rPr>
            </w:pPr>
            <w:r w:rsidDel="00000000" w:rsidR="00000000" w:rsidRPr="00000000">
              <w:rPr>
                <w:color w:val="351c75"/>
                <w:sz w:val="20"/>
                <w:szCs w:val="20"/>
                <w:rtl w:val="0"/>
              </w:rPr>
              <w:t xml:space="preserve">c) Auditor Internal,</w:t>
            </w:r>
          </w:p>
          <w:p w:rsidR="00000000" w:rsidDel="00000000" w:rsidP="00000000" w:rsidRDefault="00000000" w:rsidRPr="00000000" w14:paraId="00000184">
            <w:pPr>
              <w:rPr>
                <w:color w:val="351c75"/>
                <w:sz w:val="20"/>
                <w:szCs w:val="20"/>
              </w:rPr>
            </w:pPr>
            <w:r w:rsidDel="00000000" w:rsidR="00000000" w:rsidRPr="00000000">
              <w:rPr>
                <w:color w:val="351c75"/>
                <w:sz w:val="20"/>
                <w:szCs w:val="20"/>
                <w:rtl w:val="0"/>
              </w:rPr>
              <w:t xml:space="preserve">d) Hasil Audit Mutu Internal (AMI), dan</w:t>
            </w:r>
          </w:p>
          <w:p w:rsidR="00000000" w:rsidDel="00000000" w:rsidP="00000000" w:rsidRDefault="00000000" w:rsidRPr="00000000" w14:paraId="00000185">
            <w:pPr>
              <w:rPr>
                <w:color w:val="351c75"/>
                <w:sz w:val="20"/>
                <w:szCs w:val="20"/>
              </w:rPr>
            </w:pPr>
            <w:r w:rsidDel="00000000" w:rsidR="00000000" w:rsidRPr="00000000">
              <w:rPr>
                <w:color w:val="351c75"/>
                <w:sz w:val="20"/>
                <w:szCs w:val="20"/>
                <w:rtl w:val="0"/>
              </w:rPr>
              <w:t xml:space="preserve">e) Bukti Tindak Lanjut atas Hasil AMI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rPr>
                <w:color w:val="351c75"/>
                <w:sz w:val="20"/>
                <w:szCs w:val="20"/>
              </w:rPr>
            </w:pPr>
            <w:r w:rsidDel="00000000" w:rsidR="00000000" w:rsidRPr="00000000">
              <w:rPr>
                <w:color w:val="351c75"/>
                <w:sz w:val="20"/>
                <w:szCs w:val="20"/>
                <w:rtl w:val="0"/>
              </w:rPr>
              <w:t xml:space="preserve">Peraturan Sistem Penjaminan Mutu Internal (SPMI) diterbitkan dan diperbarui setiap tahun, serta didukung oleh bukti keberadaan: (1) organ/fungsi SPMI, (2) dokumen SPMI, (3) auditor internal, (4) hasil Audit Mutu Internal (AMI), dan (5) bukti tindak lanjut atas hasil AMI, yang terdokumentasi lengkap dan diverifikasi oleh pimpinan institusi.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rPr>
                <w:color w:val="351c75"/>
                <w:sz w:val="20"/>
                <w:szCs w:val="20"/>
              </w:rPr>
            </w:pPr>
            <w:r w:rsidDel="00000000" w:rsidR="00000000" w:rsidRPr="00000000">
              <w:rPr>
                <w:color w:val="351c75"/>
                <w:sz w:val="20"/>
                <w:szCs w:val="20"/>
                <w:rtl w:val="0"/>
              </w:rPr>
              <w:t xml:space="preserve">Tercapai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rPr>
                <w:color w:val="351c75"/>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color w:val="351c75"/>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color w:val="351c75"/>
                <w:sz w:val="20"/>
                <w:szCs w:val="20"/>
              </w:rPr>
            </w:pPr>
            <w:r w:rsidDel="00000000" w:rsidR="00000000" w:rsidRPr="00000000">
              <w:rPr>
                <w:rtl w:val="0"/>
              </w:rPr>
            </w:r>
          </w:p>
        </w:tc>
      </w:tr>
    </w:tbl>
    <w:p w:rsidR="00000000" w:rsidDel="00000000" w:rsidP="00000000" w:rsidRDefault="00000000" w:rsidRPr="00000000" w14:paraId="0000018E">
      <w:pPr>
        <w:spacing w:before="120" w:line="276" w:lineRule="auto"/>
        <w:jc w:val="both"/>
        <w:rPr/>
      </w:pPr>
      <w:r w:rsidDel="00000000" w:rsidR="00000000" w:rsidRPr="00000000">
        <w:rPr>
          <w:rtl w:val="0"/>
        </w:rPr>
      </w:r>
    </w:p>
    <w:p w:rsidR="00000000" w:rsidDel="00000000" w:rsidP="00000000" w:rsidRDefault="00000000" w:rsidRPr="00000000" w14:paraId="0000018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before="120" w:line="276" w:lineRule="auto"/>
        <w:ind w:left="426" w:right="0" w:hanging="4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Bagian ini berisi penjelasan tentang tindak lanjut (revisi dan rekomendasi) terhadap faktor pendukung dan akar masalah dari hasil evaluasi yang berkaitan dengan Sistem Tata Kelola dan fungsi SPMI.</w:t>
      </w:r>
    </w:p>
    <w:p w:rsidR="00000000" w:rsidDel="00000000" w:rsidP="00000000" w:rsidRDefault="00000000" w:rsidRPr="00000000" w14:paraId="00000190">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Sistem Tata Kelola Internal UPPS dan/ atau PT berikut SOP, yang mencakup Administrasi Akademik, Keuangan, SDM, dan aspek lain di tingkat UPPS dan/atau PT.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tbl>
      <w:tblPr>
        <w:tblStyle w:val="Table6"/>
        <w:tblW w:w="858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790"/>
        <w:gridCol w:w="2925"/>
        <w:gridCol w:w="2145"/>
        <w:tblGridChange w:id="0">
          <w:tblGrid>
            <w:gridCol w:w="720"/>
            <w:gridCol w:w="2790"/>
            <w:gridCol w:w="292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Hasil Evaluasi (Tidak Tercapai, Tercapai, Melampaui)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Tindak Lanjut (Tidak tercapai = Rekomendasi mitigasi,</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Tercapai dan Melampaui = Lanjutkan Praktik baik)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p w:rsidR="00000000" w:rsidDel="00000000" w:rsidP="00000000" w:rsidRDefault="00000000" w:rsidRPr="00000000" w14:paraId="0000019C">
      <w:pPr>
        <w:keepNext w:val="0"/>
        <w:keepLines w:val="0"/>
        <w:pageBreakBefore w:val="0"/>
        <w:widowControl w:val="0"/>
        <w:numPr>
          <w:ilvl w:val="2"/>
          <w:numId w:val="38"/>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fungsi SPMI dan SDM Pelaksana di tingkat UPPS dan/atau PT.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tbl>
      <w:tblPr>
        <w:tblStyle w:val="Table7"/>
        <w:tblW w:w="858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3540"/>
        <w:gridCol w:w="2145"/>
        <w:gridCol w:w="2145"/>
        <w:tblGridChange w:id="0">
          <w:tblGrid>
            <w:gridCol w:w="750"/>
            <w:gridCol w:w="3540"/>
            <w:gridCol w:w="2145"/>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Hasil Evaluasi (Tidak Tercapai, Tercapai, Melampaui)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Tindak Lanjut (Tidak tercapai = Rekomendasi mitigasi,</w:t>
            </w:r>
          </w:p>
          <w:p w:rsidR="00000000" w:rsidDel="00000000" w:rsidP="00000000" w:rsidRDefault="00000000" w:rsidRPr="00000000" w14:paraId="000001A2">
            <w:pPr>
              <w:rPr/>
            </w:pPr>
            <w:r w:rsidDel="00000000" w:rsidR="00000000" w:rsidRPr="00000000">
              <w:rPr>
                <w:rtl w:val="0"/>
              </w:rPr>
              <w:t xml:space="preserve">Tercapai dan Melampaui = Lanjutkan Praktik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p w:rsidR="00000000" w:rsidDel="00000000" w:rsidP="00000000" w:rsidRDefault="00000000" w:rsidRPr="00000000" w14:paraId="000001A8">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before="120" w:line="276" w:lineRule="auto"/>
        <w:ind w:left="426" w:right="0" w:hanging="48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Bagian ini berisi penjelasan tentang peningkatan/optimalisasi standar dan indikator terkait Sistem Tata Kelola UPPS dan fungsi SPMI baik yang sudah terpenuhi maupun yang belum.</w:t>
      </w:r>
    </w:p>
    <w:p w:rsidR="00000000" w:rsidDel="00000000" w:rsidP="00000000" w:rsidRDefault="00000000" w:rsidRPr="00000000" w14:paraId="000001A9">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standar dan indikator terkait Sistem Tata Kelola Internal UPPS dan/ atau PT berikut SOP, yang mencakup Administrasi Akademik, Keuangan, SDM, dan aspek lain di tingkat UPPS dan/atau PT.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tbl>
      <w:tblPr>
        <w:tblStyle w:val="Table8"/>
        <w:tblW w:w="863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8.017716535433"/>
        <w:gridCol w:w="2158.017716535433"/>
        <w:gridCol w:w="2158.017716535433"/>
        <w:gridCol w:w="2158.017716535433"/>
        <w:tblGridChange w:id="0">
          <w:tblGrid>
            <w:gridCol w:w="2158.017716535433"/>
            <w:gridCol w:w="2158.017716535433"/>
            <w:gridCol w:w="2158.017716535433"/>
            <w:gridCol w:w="2158.0177165354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color w:val="351c75"/>
              </w:rPr>
            </w:pPr>
            <w:r w:rsidDel="00000000" w:rsidR="00000000" w:rsidRPr="00000000">
              <w:rPr>
                <w:color w:val="351c75"/>
                <w:rtl w:val="0"/>
              </w:rPr>
              <w:t xml:space="preserve">Tindak Lanjut (Rekomendasi mitigasi/Lanjutkan Praktik 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color w:val="351c75"/>
              </w:rPr>
            </w:pPr>
            <w:r w:rsidDel="00000000" w:rsidR="00000000" w:rsidRPr="00000000">
              <w:rPr>
                <w:color w:val="351c75"/>
                <w:rtl w:val="0"/>
              </w:rPr>
              <w:t xml:space="preserve">Strategi Optimalisasi (Uraian mitigasi/uraian ptaktik baik/peningkatan target indikator)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p w:rsidR="00000000" w:rsidDel="00000000" w:rsidP="00000000" w:rsidRDefault="00000000" w:rsidRPr="00000000" w14:paraId="000001B4">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optimalisasi standar dan indikator terkait Fungsi SPMI dengan SDM yang kompeten sebagai pelaksana di tingkat UPPS dan/atau PT.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tbl>
      <w:tblPr>
        <w:tblStyle w:val="Table9"/>
        <w:tblW w:w="863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8.017716535433"/>
        <w:gridCol w:w="2158.017716535433"/>
        <w:gridCol w:w="2158.017716535433"/>
        <w:gridCol w:w="2158.017716535433"/>
        <w:tblGridChange w:id="0">
          <w:tblGrid>
            <w:gridCol w:w="2158.017716535433"/>
            <w:gridCol w:w="2158.017716535433"/>
            <w:gridCol w:w="2158.017716535433"/>
            <w:gridCol w:w="2158.0177165354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color w:val="351c75"/>
              </w:rPr>
            </w:pPr>
            <w:r w:rsidDel="00000000" w:rsidR="00000000" w:rsidRPr="00000000">
              <w:rPr>
                <w:color w:val="351c75"/>
                <w:rtl w:val="0"/>
              </w:rPr>
              <w:t xml:space="preserve">Tindak Lanjut (Rekomendasi mitigasi/Lanjutkan Praktik 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color w:val="351c75"/>
              </w:rPr>
            </w:pPr>
            <w:r w:rsidDel="00000000" w:rsidR="00000000" w:rsidRPr="00000000">
              <w:rPr>
                <w:color w:val="351c75"/>
                <w:rtl w:val="0"/>
              </w:rPr>
              <w:t xml:space="preserve">Strategi Optimalisasi (Uraian mitigasi/uraian ptaktik baik/peningkatan target indikator)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566.9291338582675" w:right="0" w:firstLine="0"/>
        <w:jc w:val="both"/>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pStyle w:val="Heading3"/>
        <w:rPr/>
      </w:pPr>
      <w:bookmarkStart w:colFirst="0" w:colLast="0" w:name="_uwxiotiksfxt" w:id="22"/>
      <w:bookmarkEnd w:id="22"/>
      <w:r w:rsidDel="00000000" w:rsidR="00000000" w:rsidRPr="00000000">
        <w:rPr>
          <w:rtl w:val="0"/>
        </w:rPr>
        <w:t xml:space="preserve">C.2</w:t>
        <w:tab/>
        <w:t xml:space="preserve">RELEVANSI PENDIDIKAN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color w:val="351c75"/>
        </w:rPr>
      </w:pPr>
      <w:r w:rsidDel="00000000" w:rsidR="00000000" w:rsidRPr="00000000">
        <w:rPr>
          <w:color w:val="351c75"/>
          <w:rtl w:val="0"/>
        </w:rPr>
        <w:t xml:space="preserve">Kriteria relevansi pendidikan menjelaskan mengenai proses penetapan, pelaksanaan, evaluasi, pengendalian, dan peningkatan standar pendidikan tinggi beserta indikator-indikator yang relevan. Standar yang dimaksud mencakup aspek-aspek seperti sistem seleksi mahasiswa baru, pendekatan pendidikan berbasis capaian (outcome-based education/OBE), serta kompetensi lulusan, proses pelaksanaan pembelajaran, materi yang diajarkan, dan mekanisme penilaian hasil belajar.</w:t>
      </w:r>
    </w:p>
    <w:p w:rsidR="00000000" w:rsidDel="00000000" w:rsidP="00000000" w:rsidRDefault="00000000" w:rsidRPr="00000000" w14:paraId="000001C2">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120" w:line="276" w:lineRule="auto"/>
        <w:ind w:left="420" w:right="0" w:hanging="428"/>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[PENETAPAN] Bagian ini berisi daftar dan penjelasan dokumen kebijakan, standar, dan indikator yang terkait dengan relevansi pendidikan, yaitu: DTPR, sistem penerimaan mahasiswa baru, sarana </w:t>
      </w:r>
      <w:r w:rsidDel="00000000" w:rsidR="00000000" w:rsidRPr="00000000">
        <w:rPr>
          <w:color w:val="351c75"/>
          <w:rtl w:val="0"/>
        </w:rPr>
        <w:t xml:space="preserve">prasarana pendidikan, biaya pendidikan,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pendidikan berbasis luaran (</w:t>
      </w:r>
      <w:r w:rsidDel="00000000" w:rsidR="00000000" w:rsidRPr="00000000">
        <w:rPr>
          <w:rFonts w:ascii="Arial" w:cs="Arial" w:eastAsia="Arial" w:hAnsi="Arial"/>
          <w:b w:val="0"/>
          <w:bCs w:val="0"/>
          <w:i w:val="1"/>
          <w:iCs w:val="1"/>
          <w:smallCaps w:val="0"/>
          <w:strike w:val="0"/>
          <w:color w:val="351c75"/>
          <w:sz w:val="22"/>
          <w:szCs w:val="22"/>
          <w:u w:val="none"/>
          <w:shd w:fill="auto" w:val="clear"/>
          <w:vertAlign w:val="baseline"/>
          <w:rtl w:val="0"/>
        </w:rPr>
        <w:t xml:space="preserve">outcome-based education/OBE</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dan kompetensi lulusan, proses pembelajaran, isi pembelajaran dan penilaian pembelajaran, dari prodi yang diakreditasi.</w:t>
      </w:r>
    </w:p>
    <w:p w:rsidR="00000000" w:rsidDel="00000000" w:rsidP="00000000" w:rsidRDefault="00000000" w:rsidRPr="00000000" w14:paraId="000001C3">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25"/>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terkait DTPR</w:t>
      </w:r>
      <w:r w:rsidDel="00000000" w:rsidR="00000000" w:rsidRPr="00000000">
        <w:rPr>
          <w:color w:val="351c75"/>
          <w:rtl w:val="0"/>
        </w:rPr>
        <w:t xml:space="preserve"> dan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penerimaan mahasiswa baru meliputi:</w:t>
      </w:r>
    </w:p>
    <w:p w:rsidR="00000000" w:rsidDel="00000000" w:rsidP="00000000" w:rsidRDefault="00000000" w:rsidRPr="00000000" w14:paraId="000001C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Kepka BSSN tentang Dosen Gasal dan Genap TA 2024/2025;</w:t>
      </w:r>
    </w:p>
    <w:p w:rsidR="00000000" w:rsidDel="00000000" w:rsidP="00000000" w:rsidRDefault="00000000" w:rsidRPr="00000000" w14:paraId="000001C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Keputusan Direktur Politeknik Siber dan Sandi Negara Nomor 6.1 Tahun 2022 tentang Pedoman Penetapan Penugasan Dosen;</w:t>
      </w:r>
    </w:p>
    <w:p w:rsidR="00000000" w:rsidDel="00000000" w:rsidP="00000000" w:rsidRDefault="00000000" w:rsidRPr="00000000" w14:paraId="000001C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Kepdir Pengumuman Penerimaan mahasiswa Baru TA 2024/2025 atau TA 2025/2026;</w:t>
      </w:r>
    </w:p>
    <w:p w:rsidR="00000000" w:rsidDel="00000000" w:rsidP="00000000" w:rsidRDefault="00000000" w:rsidRPr="00000000" w14:paraId="000001C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Surat Permohonan formasi dari PoltekSSN/BKN;</w:t>
      </w:r>
    </w:p>
    <w:p w:rsidR="00000000" w:rsidDel="00000000" w:rsidP="00000000" w:rsidRDefault="00000000" w:rsidRPr="00000000" w14:paraId="000001C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Surat BKN terkait penetapan jumlah penerimaan mahasiswa TA 2024/2025 dan TA 2025/2026;</w:t>
      </w:r>
    </w:p>
    <w:p w:rsidR="00000000" w:rsidDel="00000000" w:rsidP="00000000" w:rsidRDefault="00000000" w:rsidRPr="00000000" w14:paraId="000001C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Kepdir terkait tahapan seleksi dan pembobotan nilai.</w:t>
      </w:r>
    </w:p>
    <w:p w:rsidR="00000000" w:rsidDel="00000000" w:rsidP="00000000" w:rsidRDefault="00000000" w:rsidRPr="00000000" w14:paraId="000001C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u w:val="none"/>
          <w:shd w:fill="fff2cc" w:val="clear"/>
        </w:rPr>
      </w:pPr>
      <w:r w:rsidDel="00000000" w:rsidR="00000000" w:rsidRPr="00000000">
        <w:rPr>
          <w:color w:val="351c75"/>
          <w:shd w:fill="fff2cc" w:val="clear"/>
          <w:rtl w:val="0"/>
        </w:rPr>
        <w:t xml:space="preserve">Kepdir penilaian pendidikan</w:t>
      </w:r>
    </w:p>
    <w:p w:rsidR="00000000" w:rsidDel="00000000" w:rsidP="00000000" w:rsidRDefault="00000000" w:rsidRPr="00000000" w14:paraId="000001C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u w:val="none"/>
          <w:shd w:fill="fff2cc" w:val="clear"/>
        </w:rPr>
      </w:pPr>
      <w:r w:rsidDel="00000000" w:rsidR="00000000" w:rsidRPr="00000000">
        <w:rPr>
          <w:color w:val="351c75"/>
          <w:shd w:fill="fff2cc" w:val="clear"/>
          <w:rtl w:val="0"/>
        </w:rPr>
        <w:t xml:space="preserve">Kepdir Pengukuhan mahasiswa Baru TA 2024/2025 atau TA 2025/2026;</w:t>
      </w:r>
    </w:p>
    <w:p w:rsidR="00000000" w:rsidDel="00000000" w:rsidP="00000000" w:rsidRDefault="00000000" w:rsidRPr="00000000" w14:paraId="000001C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beforeAutospacing="0" w:line="276" w:lineRule="auto"/>
        <w:ind w:left="1275.5905511811022" w:right="0" w:hanging="360"/>
        <w:jc w:val="both"/>
        <w:rPr>
          <w:color w:val="351c75"/>
          <w:u w:val="none"/>
          <w:shd w:fill="fff2cc" w:val="clear"/>
        </w:rPr>
      </w:pPr>
      <w:r w:rsidDel="00000000" w:rsidR="00000000" w:rsidRPr="00000000">
        <w:rPr>
          <w:color w:val="351c75"/>
          <w:shd w:fill="fff2cc" w:val="clear"/>
          <w:rtl w:val="0"/>
        </w:rPr>
        <w:t xml:space="preserve">Kepdir Latihan Dasar Militer mahasiswa Baru TA 2024/2025 atau TA 2025/2026;</w:t>
      </w:r>
    </w:p>
    <w:p w:rsidR="00000000" w:rsidDel="00000000" w:rsidP="00000000" w:rsidRDefault="00000000" w:rsidRPr="00000000" w14:paraId="000001CD">
      <w:pPr>
        <w:spacing w:before="120" w:line="276" w:lineRule="auto"/>
        <w:ind w:left="850.3937007874017" w:firstLine="0"/>
        <w:jc w:val="both"/>
        <w:rPr>
          <w:i w:val="1"/>
          <w:iCs w:val="1"/>
        </w:rPr>
      </w:pPr>
      <w:r w:rsidDel="00000000" w:rsidR="00000000" w:rsidRPr="00000000">
        <w:rPr>
          <w:i w:val="1"/>
          <w:iCs w:val="1"/>
          <w:rtl w:val="0"/>
        </w:rPr>
        <w:t xml:space="preserve">_ _ perlu narasi yang menjelaskan proses penentuan jumlah mahasiswa tiap tahun dan syarat pendaftaran yang menyebabkan tidak terpenuhinya program afirmasi, dan mahasiswa berkebutuhan khusus _ _</w:t>
      </w:r>
    </w:p>
    <w:p w:rsidR="00000000" w:rsidDel="00000000" w:rsidP="00000000" w:rsidRDefault="00000000" w:rsidRPr="00000000" w14:paraId="000001CE">
      <w:pPr>
        <w:spacing w:before="120" w:line="276" w:lineRule="auto"/>
        <w:ind w:left="850.3937007874017" w:firstLine="0"/>
        <w:jc w:val="both"/>
        <w:rPr>
          <w:color w:val="351c75"/>
        </w:rPr>
      </w:pPr>
      <w:r w:rsidDel="00000000" w:rsidR="00000000" w:rsidRPr="00000000">
        <w:rPr>
          <w:color w:val="351c75"/>
          <w:rtl w:val="0"/>
        </w:rPr>
        <w:t xml:space="preserve">Penentuan jumlah mahasiswa Poltek SSN setiap tahun dimulai dengan pengajuan kebutuhan oleh BSSN kepada Kementerian PAN-RB. Tidak selalu jumlah kebutuhan yang diajukan oleh BSSN akan disetujui oleh KemenPAN-RB. KemenPAN-RB menetapkan jumlah mahasiswa yang akan diterima melalui Seleksi Penerimaan mahasiswa Baru (SPTB) yang akan berjalan. Setelah melalui proses SPTB, akan didapatkan jumlah mahasiswa sesuai kuota, yang memenuhi persyaratan pada setiap tahapan seleksi. Dari jumlah mahasiswa yang diterima tersebut, kemudian dibagi ke dalam tiga program studi Poltek SSN dengan persentase atau jumlah mahasiswa per program studi berdasarkan arahan pimpinan atau sesuai kebutuhan. Penentuan mahasiswa masuk program studi tertentu, termasuk Program studi RKS, didasarkan pada beberapa faktor yaitu: minat mahasiswa pada prodi (pilihan  1 atau 2); nilai mata pelajaran matematika, TIK, jaringan; jurusan saat di SMK; nilai UTBK, dan nilai SPTB. Semua faktor tersebut diramu dan dikombinasikan untuk menentukan program studi yang tepat berdasarkan kuota setiap program studi. </w:t>
      </w:r>
    </w:p>
    <w:p w:rsidR="00000000" w:rsidDel="00000000" w:rsidP="00000000" w:rsidRDefault="00000000" w:rsidRPr="00000000" w14:paraId="000001CF">
      <w:pPr>
        <w:spacing w:before="120" w:line="276" w:lineRule="auto"/>
        <w:ind w:left="850.3937007874017" w:firstLine="0"/>
        <w:jc w:val="both"/>
        <w:rPr>
          <w:color w:val="351c75"/>
        </w:rPr>
      </w:pPr>
      <w:r w:rsidDel="00000000" w:rsidR="00000000" w:rsidRPr="00000000">
        <w:rPr>
          <w:color w:val="351c75"/>
          <w:rtl w:val="0"/>
        </w:rPr>
        <w:t xml:space="preserve">Politeknik Siber dan Sandi Negara (Poltek SSN) sejak awal perancangannya belum mengakomodasi skema penerimaan melalui jalur afirmasi maupun jalur bagi calon mahasiswa dengan kebutuhan khusus. Kebijakan tersebut berkaitan dengan karakter institusi yang dirancang sebagai sekolah kedinasan yang memiliki standar seleksi ketat, baik dari sisi akademik maupun kondisi fisik. Hingga saat ini, belum terdapat mekanisme khusus yang memungkinkan penerimaan mahasiswa melalui jalur afirmasi atau bagi individu dengan kebutuhan khusus, sehingga seluruh proses seleksi masih berfokus pada pemenuhan persyaratan umum yang telah ditetapkan.</w:t>
      </w:r>
    </w:p>
    <w:p w:rsidR="00000000" w:rsidDel="00000000" w:rsidP="00000000" w:rsidRDefault="00000000" w:rsidRPr="00000000" w14:paraId="000001D0">
      <w:pPr>
        <w:spacing w:before="120" w:line="276" w:lineRule="auto"/>
        <w:ind w:left="850.3937007874017" w:firstLine="0"/>
        <w:jc w:val="both"/>
        <w:rPr>
          <w:color w:val="351c75"/>
        </w:rPr>
      </w:pPr>
      <w:r w:rsidDel="00000000" w:rsidR="00000000" w:rsidRPr="00000000">
        <w:rPr>
          <w:color w:val="351c75"/>
          <w:rtl w:val="0"/>
        </w:rPr>
        <w:t xml:space="preserve">Selain itu, Poltek SSN memiliki karakteristik pendidikan yang bersifat semi-militer, di mana disiplin, ketahanan fisik, serta kesiapan mental menjadi bagian penting dari proses pembentukan taruna. Dalam sistem pendidikan tersebut, mahasiswa diwajibkan mengikuti berbagai kegiatan pembinaan fisik, kedisiplinan, serta pelatihan yang menuntut kondisi jasmani yang prima. Oleh karena itu, standar kesehatan dan kebugaran fisik menjadi salah satu komponen utama dalam proses seleksi maupun selama masa pendidikan. Pertimbangan inilah yang menjadi salah satu alasan mengapa hingga saat ini Poltek SSN belum membuka jalur penerimaan bagi mahasiswa dengan kebutuhan khusus atau melalui skema afirmasi tertentu.</w:t>
      </w:r>
    </w:p>
    <w:p w:rsidR="00000000" w:rsidDel="00000000" w:rsidP="00000000" w:rsidRDefault="00000000" w:rsidRPr="00000000" w14:paraId="000001D1">
      <w:pPr>
        <w:spacing w:before="120" w:line="276" w:lineRule="auto"/>
        <w:ind w:left="850.3937007874017" w:firstLine="0"/>
        <w:jc w:val="both"/>
        <w:rPr>
          <w:color w:val="351c75"/>
        </w:rPr>
      </w:pPr>
      <w:r w:rsidDel="00000000" w:rsidR="00000000" w:rsidRPr="00000000">
        <w:rPr>
          <w:color w:val="351c75"/>
          <w:rtl w:val="0"/>
        </w:rPr>
        <w:t xml:space="preserve">Berikut standar mutu dan indikator kinerja yang terkait dengan DTPR dan penerimaan mahasiswa baru di Politeknik Siber dan Sandi Negara:</w:t>
      </w:r>
    </w:p>
    <w:tbl>
      <w:tblPr>
        <w:tblStyle w:val="Table10"/>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color w:val="351c75"/>
              </w:rPr>
            </w:pPr>
            <w:r w:rsidDel="00000000" w:rsidR="00000000" w:rsidRPr="00000000">
              <w:rPr>
                <w:color w:val="351c75"/>
                <w:rtl w:val="0"/>
              </w:rPr>
              <w:t xml:space="preserve">Target</w:t>
            </w:r>
          </w:p>
        </w:tc>
      </w:tr>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D6">
            <w:pPr>
              <w:rPr>
                <w:i w:val="1"/>
                <w:iCs w:val="1"/>
                <w:color w:val="351c75"/>
              </w:rPr>
            </w:pPr>
            <w:r w:rsidDel="00000000" w:rsidR="00000000" w:rsidRPr="00000000">
              <w:rPr>
                <w:i w:val="1"/>
                <w:iCs w:val="1"/>
                <w:color w:val="351c75"/>
                <w:rtl w:val="0"/>
              </w:rPr>
              <w:t xml:space="preserve">Standar Dosen dan Tendik</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color w:val="351c75"/>
              </w:rPr>
            </w:pPr>
            <w:r w:rsidDel="00000000" w:rsidR="00000000" w:rsidRPr="00000000">
              <w:rPr>
                <w:color w:val="351c75"/>
                <w:rtl w:val="0"/>
              </w:rPr>
              <w:t xml:space="preserve">Direktur menetapkan rasio mahasiswa terhadap dosen sesuai peraturan yang berlaku</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rPr>
                <w:color w:val="351c75"/>
              </w:rPr>
            </w:pPr>
            <w:r w:rsidDel="00000000" w:rsidR="00000000" w:rsidRPr="00000000">
              <w:rPr>
                <w:color w:val="351c75"/>
                <w:rtl w:val="0"/>
              </w:rPr>
              <w:t xml:space="preserve">Rasio dosen tetap terhadap jumlah mahasiswa pada program studi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rPr>
                <w:color w:val="351c75"/>
              </w:rPr>
            </w:pPr>
            <w:r w:rsidDel="00000000" w:rsidR="00000000" w:rsidRPr="00000000">
              <w:rPr>
                <w:color w:val="351c75"/>
                <w:rtl w:val="0"/>
              </w:rPr>
              <w:t xml:space="preserve">Maksimal</w:t>
            </w:r>
          </w:p>
          <w:p w:rsidR="00000000" w:rsidDel="00000000" w:rsidP="00000000" w:rsidRDefault="00000000" w:rsidRPr="00000000" w14:paraId="000001DE">
            <w:pPr>
              <w:rPr>
                <w:color w:val="351c75"/>
              </w:rPr>
            </w:pPr>
            <w:r w:rsidDel="00000000" w:rsidR="00000000" w:rsidRPr="00000000">
              <w:rPr>
                <w:color w:val="351c75"/>
                <w:rtl w:val="0"/>
              </w:rPr>
              <w:t xml:space="preserve">1:20</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color w:val="351c75"/>
              </w:rPr>
            </w:pPr>
            <w:r w:rsidDel="00000000" w:rsidR="00000000" w:rsidRPr="00000000">
              <w:rPr>
                <w:color w:val="351c75"/>
                <w:rtl w:val="0"/>
              </w:rPr>
              <w:t xml:space="preserve">Direktur memastikan terpenuhinya beban kerja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rPr>
                <w:color w:val="351c75"/>
              </w:rPr>
            </w:pPr>
            <w:r w:rsidDel="00000000" w:rsidR="00000000" w:rsidRPr="00000000">
              <w:rPr>
                <w:color w:val="351c75"/>
                <w:rtl w:val="0"/>
              </w:rPr>
              <w:t xml:space="preserve">Rata-rata beban kerja dosen 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color w:val="351c75"/>
              </w:rPr>
            </w:pPr>
            <w:r w:rsidDel="00000000" w:rsidR="00000000" w:rsidRPr="00000000">
              <w:rPr>
                <w:color w:val="351c75"/>
                <w:rtl w:val="0"/>
              </w:rPr>
              <w:t xml:space="preserve">12 s.d. 16 SKS</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color w:val="351c75"/>
              </w:rPr>
            </w:pPr>
            <w:r w:rsidDel="00000000" w:rsidR="00000000" w:rsidRPr="00000000">
              <w:rPr>
                <w:color w:val="351c75"/>
                <w:rtl w:val="0"/>
              </w:rPr>
              <w:t xml:space="preserve">Direktur memastikan kualitas dan kompetensi dosen dan tenaga pendidik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color w:val="351c75"/>
              </w:rPr>
            </w:pPr>
            <w:r w:rsidDel="00000000" w:rsidR="00000000" w:rsidRPr="00000000">
              <w:rPr>
                <w:color w:val="351c75"/>
                <w:rtl w:val="0"/>
              </w:rPr>
              <w:t xml:space="preserve">Jumlah dosen berkualifikasi pendidikan doktor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color w:val="351c75"/>
              </w:rPr>
            </w:pPr>
            <w:r w:rsidDel="00000000" w:rsidR="00000000" w:rsidRPr="00000000">
              <w:rPr>
                <w:color w:val="351c75"/>
                <w:rtl w:val="0"/>
              </w:rPr>
              <w:t xml:space="preserve">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color w:val="351c75"/>
              </w:rPr>
            </w:pPr>
            <w:r w:rsidDel="00000000" w:rsidR="00000000" w:rsidRPr="00000000">
              <w:rPr>
                <w:color w:val="351c75"/>
                <w:rtl w:val="0"/>
              </w:rPr>
              <w:t xml:space="preserve">Jumlah dosen dengan jabatan Lektor Kepala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color w:val="351c75"/>
              </w:rPr>
            </w:pPr>
            <w:r w:rsidDel="00000000" w:rsidR="00000000" w:rsidRPr="00000000">
              <w:rPr>
                <w:color w:val="351c75"/>
                <w:rtl w:val="0"/>
              </w:rPr>
              <w:t xml:space="preserve">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color w:val="351c75"/>
              </w:rPr>
            </w:pPr>
            <w:r w:rsidDel="00000000" w:rsidR="00000000" w:rsidRPr="00000000">
              <w:rPr>
                <w:color w:val="351c75"/>
                <w:rtl w:val="0"/>
              </w:rPr>
              <w:t xml:space="preserve">Jumlah dosen yang telah tersertifikasi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color w:val="351c75"/>
              </w:rPr>
            </w:pPr>
            <w:r w:rsidDel="00000000" w:rsidR="00000000" w:rsidRPr="00000000">
              <w:rPr>
                <w:color w:val="351c75"/>
                <w:rtl w:val="0"/>
              </w:rPr>
              <w:t xml:space="preserve">11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color w:val="351c75"/>
              </w:rPr>
            </w:pPr>
            <w:r w:rsidDel="00000000" w:rsidR="00000000" w:rsidRPr="00000000">
              <w:rPr>
                <w:color w:val="351c75"/>
                <w:rtl w:val="0"/>
              </w:rPr>
              <w:t xml:space="preserve">Rata-rata jumlah sertifikasi profesional yang dimiliki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color w:val="351c75"/>
              </w:rPr>
            </w:pPr>
            <w:r w:rsidDel="00000000" w:rsidR="00000000" w:rsidRPr="00000000">
              <w:rPr>
                <w:color w:val="351c75"/>
                <w:rtl w:val="0"/>
              </w:rPr>
              <w:t xml:space="preserve">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color w:val="980000"/>
              </w:rPr>
            </w:pPr>
            <w:r w:rsidDel="00000000" w:rsidR="00000000" w:rsidRPr="00000000">
              <w:rPr>
                <w:color w:val="980000"/>
                <w:rtl w:val="0"/>
              </w:rPr>
              <w:t xml:space="preserve">Rata-rata jumlah pelatihan yang diikuti dosen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color w:val="980000"/>
              </w:rPr>
            </w:pPr>
            <w:r w:rsidDel="00000000" w:rsidR="00000000" w:rsidRPr="00000000">
              <w:rPr>
                <w:color w:val="980000"/>
                <w:rtl w:val="0"/>
              </w:rPr>
              <w:t xml:space="preserve">2</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color w:val="980000"/>
              </w:rPr>
            </w:pPr>
            <w:r w:rsidDel="00000000" w:rsidR="00000000" w:rsidRPr="00000000">
              <w:rPr>
                <w:color w:val="980000"/>
                <w:rtl w:val="0"/>
              </w:rPr>
              <w:t xml:space="preserve">Rata-rata jumlah sertifikasi profesional yang dimiliki tenaga pendidik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rPr>
                <w:color w:val="980000"/>
              </w:rPr>
            </w:pPr>
            <w:r w:rsidDel="00000000" w:rsidR="00000000" w:rsidRPr="00000000">
              <w:rPr>
                <w:color w:val="980000"/>
                <w:rtl w:val="0"/>
              </w:rPr>
              <w:t xml:space="preserve">1</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color w:val="351c75"/>
              </w:rPr>
            </w:pPr>
            <w:r w:rsidDel="00000000" w:rsidR="00000000" w:rsidRPr="00000000">
              <w:rPr>
                <w:color w:val="351c75"/>
                <w:rtl w:val="0"/>
              </w:rPr>
              <w:t xml:space="preserve">Direktur memastikan pelaksanaan rekognisi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rPr>
                <w:color w:val="980000"/>
              </w:rPr>
            </w:pPr>
            <w:r w:rsidDel="00000000" w:rsidR="00000000" w:rsidRPr="00000000">
              <w:rPr>
                <w:color w:val="980000"/>
                <w:rtl w:val="0"/>
              </w:rPr>
              <w:t xml:space="preserve">Rata-rata jumlah rekognisi per dosen per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color w:val="980000"/>
              </w:rPr>
            </w:pPr>
            <w:r w:rsidDel="00000000" w:rsidR="00000000" w:rsidRPr="00000000">
              <w:rPr>
                <w:color w:val="980000"/>
                <w:rtl w:val="0"/>
              </w:rPr>
              <w:t xml:space="preserve">1</w:t>
            </w:r>
          </w:p>
        </w:tc>
      </w:tr>
      <w:tr>
        <w:trPr>
          <w:cantSplit w:val="0"/>
          <w:trHeight w:val="420" w:hRule="atLeast"/>
          <w:tblHeader w:val="1"/>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FF">
            <w:pPr>
              <w:rPr>
                <w:color w:val="351c75"/>
              </w:rPr>
            </w:pPr>
            <w:r w:rsidDel="00000000" w:rsidR="00000000" w:rsidRPr="00000000">
              <w:rPr>
                <w:i w:val="1"/>
                <w:iCs w:val="1"/>
                <w:color w:val="351c75"/>
                <w:rtl w:val="0"/>
              </w:rPr>
              <w:t xml:space="preserve">Standar Mahasiswa</w:t>
            </w:r>
            <w:r w:rsidDel="00000000" w:rsidR="00000000" w:rsidRPr="00000000">
              <w:rPr>
                <w:rtl w:val="0"/>
              </w:rPr>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color w:val="351c75"/>
              </w:rPr>
            </w:pPr>
            <w:r w:rsidDel="00000000" w:rsidR="00000000" w:rsidRPr="00000000">
              <w:rPr>
                <w:color w:val="351c75"/>
                <w:rtl w:val="0"/>
              </w:rPr>
              <w:t xml:space="preserve">Direktur memastikan terlaksananya Seleksi Penerimaan Mahasiswa Baru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color w:val="351c75"/>
              </w:rPr>
            </w:pPr>
            <w:r w:rsidDel="00000000" w:rsidR="00000000" w:rsidRPr="00000000">
              <w:rPr>
                <w:color w:val="351c75"/>
                <w:rtl w:val="0"/>
              </w:rPr>
              <w:t xml:space="preserve">Rasio jumlah mahasiswa yang diterima terhadap jumlah pendaftar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color w:val="351c75"/>
              </w:rPr>
            </w:pPr>
            <w:r w:rsidDel="00000000" w:rsidR="00000000" w:rsidRPr="00000000">
              <w:rPr>
                <w:color w:val="351c75"/>
                <w:rtl w:val="0"/>
              </w:rPr>
              <w:t xml:space="preserve">1:30</w:t>
            </w:r>
          </w:p>
        </w:tc>
      </w:tr>
    </w:tbl>
    <w:p w:rsidR="00000000" w:rsidDel="00000000" w:rsidP="00000000" w:rsidRDefault="00000000" w:rsidRPr="00000000" w14:paraId="00000207">
      <w:pPr>
        <w:spacing w:before="120" w:line="276" w:lineRule="auto"/>
        <w:jc w:val="both"/>
        <w:rPr/>
      </w:pPr>
      <w:r w:rsidDel="00000000" w:rsidR="00000000" w:rsidRPr="00000000">
        <w:rPr>
          <w:rtl w:val="0"/>
        </w:rPr>
      </w:r>
    </w:p>
    <w:p w:rsidR="00000000" w:rsidDel="00000000" w:rsidP="00000000" w:rsidRDefault="00000000" w:rsidRPr="00000000" w14:paraId="00000208">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25"/>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terkait isi pembelajaran dan kurikulum Program Studi Rekayasa Keamanan Siber berb</w:t>
      </w:r>
      <w:r w:rsidDel="00000000" w:rsidR="00000000" w:rsidRPr="00000000">
        <w:rPr>
          <w:color w:val="351c75"/>
          <w:rtl w:val="0"/>
        </w:rPr>
        <w:t xml:space="preserve">asis OBE (</w:t>
      </w:r>
      <w:r w:rsidDel="00000000" w:rsidR="00000000" w:rsidRPr="00000000">
        <w:rPr>
          <w:rFonts w:ascii="Arial" w:cs="Arial" w:eastAsia="Arial" w:hAnsi="Arial"/>
          <w:b w:val="0"/>
          <w:bCs w:val="0"/>
          <w:i w:val="1"/>
          <w:iCs w:val="1"/>
          <w:smallCaps w:val="0"/>
          <w:strike w:val="0"/>
          <w:color w:val="351c75"/>
          <w:sz w:val="22"/>
          <w:szCs w:val="22"/>
          <w:u w:val="none"/>
          <w:shd w:fill="auto" w:val="clear"/>
          <w:vertAlign w:val="baseline"/>
          <w:rtl w:val="0"/>
        </w:rPr>
        <w:t xml:space="preserve">outcome-based education</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m</w:t>
      </w:r>
      <w:r w:rsidDel="00000000" w:rsidR="00000000" w:rsidRPr="00000000">
        <w:rPr>
          <w:color w:val="351c75"/>
          <w:rtl w:val="0"/>
        </w:rPr>
        <w:t xml:space="preserve">eliputi:</w:t>
      </w:r>
    </w:p>
    <w:p w:rsidR="00000000" w:rsidDel="00000000" w:rsidP="00000000" w:rsidRDefault="00000000" w:rsidRPr="00000000" w14:paraId="00000209">
      <w:pPr>
        <w:numPr>
          <w:ilvl w:val="0"/>
          <w:numId w:val="75"/>
        </w:numPr>
        <w:spacing w:after="0" w:afterAutospacing="0" w:before="0" w:beforeAutospacing="0" w:line="276" w:lineRule="auto"/>
        <w:ind w:left="1275" w:hanging="424.60629921259823"/>
        <w:jc w:val="both"/>
        <w:rPr>
          <w:color w:val="351c75"/>
          <w:u w:val="none"/>
        </w:rPr>
      </w:pPr>
      <w:r w:rsidDel="00000000" w:rsidR="00000000" w:rsidRPr="00000000">
        <w:rPr>
          <w:color w:val="351c75"/>
          <w:rtl w:val="0"/>
        </w:rPr>
        <w:t xml:space="preserve">Keputusan Direktur Politeknik Siber dan Sandi Negara Nomor 7.1 Tahun 2021 Tentang Pedoman Pengembangan Kurikulum;</w:t>
      </w:r>
    </w:p>
    <w:p w:rsidR="00000000" w:rsidDel="00000000" w:rsidP="00000000" w:rsidRDefault="00000000" w:rsidRPr="00000000" w14:paraId="0000020A">
      <w:pPr>
        <w:numPr>
          <w:ilvl w:val="0"/>
          <w:numId w:val="75"/>
        </w:numPr>
        <w:spacing w:after="0" w:afterAutospacing="0" w:before="0" w:beforeAutospacing="0" w:line="276" w:lineRule="auto"/>
        <w:ind w:left="1275" w:hanging="424.60629921259823"/>
        <w:jc w:val="both"/>
        <w:rPr>
          <w:color w:val="351c75"/>
          <w:u w:val="none"/>
        </w:rPr>
      </w:pPr>
      <w:r w:rsidDel="00000000" w:rsidR="00000000" w:rsidRPr="00000000">
        <w:rPr>
          <w:color w:val="351c75"/>
          <w:rtl w:val="0"/>
        </w:rPr>
        <w:t xml:space="preserve">Keputusan Direktur Politeknik Siber dan Sandi Negara Nomor 31 tahun 2023 tentang Kurikulum Program Studi Rekayasa Keamanan Siber;</w:t>
      </w:r>
    </w:p>
    <w:p w:rsidR="00000000" w:rsidDel="00000000" w:rsidP="00000000" w:rsidRDefault="00000000" w:rsidRPr="00000000" w14:paraId="0000020B">
      <w:pPr>
        <w:numPr>
          <w:ilvl w:val="0"/>
          <w:numId w:val="75"/>
        </w:numPr>
        <w:spacing w:after="0" w:afterAutospacing="0" w:before="0" w:beforeAutospacing="0" w:line="276" w:lineRule="auto"/>
        <w:ind w:left="1275" w:hanging="424.60629921259823"/>
        <w:jc w:val="both"/>
        <w:rPr>
          <w:color w:val="351c75"/>
          <w:shd w:fill="fff2cc" w:val="clear"/>
        </w:rPr>
      </w:pPr>
      <w:r w:rsidDel="00000000" w:rsidR="00000000" w:rsidRPr="00000000">
        <w:rPr>
          <w:color w:val="351c75"/>
          <w:shd w:fill="fff2cc" w:val="clear"/>
          <w:rtl w:val="0"/>
        </w:rPr>
        <w:t xml:space="preserve">Notulensi FGD pengembangan kurikulum bersama pemangku kepentingan;</w:t>
      </w:r>
    </w:p>
    <w:p w:rsidR="00000000" w:rsidDel="00000000" w:rsidP="00000000" w:rsidRDefault="00000000" w:rsidRPr="00000000" w14:paraId="0000020C">
      <w:pPr>
        <w:numPr>
          <w:ilvl w:val="0"/>
          <w:numId w:val="75"/>
        </w:numPr>
        <w:spacing w:after="0" w:afterAutospacing="0" w:before="0" w:beforeAutospacing="0" w:line="276" w:lineRule="auto"/>
        <w:ind w:left="1275" w:hanging="424.60629921259823"/>
        <w:jc w:val="both"/>
        <w:rPr>
          <w:color w:val="351c75"/>
          <w:shd w:fill="fff2cc" w:val="clear"/>
        </w:rPr>
      </w:pPr>
      <w:r w:rsidDel="00000000" w:rsidR="00000000" w:rsidRPr="00000000">
        <w:rPr>
          <w:color w:val="351c75"/>
          <w:shd w:fill="fff2cc" w:val="clear"/>
          <w:rtl w:val="0"/>
        </w:rPr>
        <w:t xml:space="preserve">SP tim pengembangan kurikulum/narsum.</w:t>
      </w:r>
    </w:p>
    <w:p w:rsidR="00000000" w:rsidDel="00000000" w:rsidP="00000000" w:rsidRDefault="00000000" w:rsidRPr="00000000" w14:paraId="0000020D">
      <w:pPr>
        <w:numPr>
          <w:ilvl w:val="0"/>
          <w:numId w:val="75"/>
        </w:numPr>
        <w:spacing w:before="0" w:beforeAutospacing="0" w:line="276" w:lineRule="auto"/>
        <w:ind w:left="1275" w:hanging="424.60629921259823"/>
        <w:jc w:val="both"/>
        <w:rPr>
          <w:color w:val="351c75"/>
          <w:shd w:fill="fff2cc" w:val="clear"/>
        </w:rPr>
      </w:pPr>
      <w:r w:rsidDel="00000000" w:rsidR="00000000" w:rsidRPr="00000000">
        <w:rPr>
          <w:color w:val="351c75"/>
          <w:shd w:fill="fff2cc" w:val="clear"/>
          <w:rtl w:val="0"/>
        </w:rPr>
        <w:t xml:space="preserve">Pengumuman jadwal perkuliahan Program Studi Rekayasa Keamanan Siber TA 2024/2025.</w:t>
      </w:r>
    </w:p>
    <w:p w:rsidR="00000000" w:rsidDel="00000000" w:rsidP="00000000" w:rsidRDefault="00000000" w:rsidRPr="00000000" w14:paraId="0000020E">
      <w:pPr>
        <w:spacing w:before="120" w:line="276" w:lineRule="auto"/>
        <w:ind w:left="850.3937007874017" w:firstLine="0"/>
        <w:jc w:val="both"/>
        <w:rPr>
          <w:i w:val="1"/>
          <w:iCs w:val="1"/>
        </w:rPr>
      </w:pPr>
      <w:r w:rsidDel="00000000" w:rsidR="00000000" w:rsidRPr="00000000">
        <w:rPr>
          <w:i w:val="1"/>
          <w:iCs w:val="1"/>
          <w:rtl w:val="0"/>
        </w:rPr>
        <w:t xml:space="preserve">_ _ perlu narasi yang menjelaskan siapa saja pemangku kepentingan yang berdampak pada penyusunan kurikulum dan pengguna lulusan Prodi RKS_ _</w:t>
      </w:r>
    </w:p>
    <w:p w:rsidR="00000000" w:rsidDel="00000000" w:rsidP="00000000" w:rsidRDefault="00000000" w:rsidRPr="00000000" w14:paraId="0000020F">
      <w:pPr>
        <w:spacing w:before="120" w:line="276" w:lineRule="auto"/>
        <w:ind w:left="850.3937007874017" w:firstLine="0"/>
        <w:jc w:val="both"/>
        <w:rPr/>
      </w:pPr>
      <w:r w:rsidDel="00000000" w:rsidR="00000000" w:rsidRPr="00000000">
        <w:rPr>
          <w:rtl w:val="0"/>
        </w:rPr>
        <w:t xml:space="preserve">Penyusunan kurikulum Prodi Rekayasa KS dilakukan dengan mempertimbangkan ekosistem kebutuhan nasional dan global. Terdapat sejumlah pemangku kepentingan utama yang berperan signifikan dalam membentuk arah kurikulum dan menjadi pengguna utama lulusan Prodi RKS.</w:t>
      </w:r>
    </w:p>
    <w:p w:rsidR="00000000" w:rsidDel="00000000" w:rsidP="00000000" w:rsidRDefault="00000000" w:rsidRPr="00000000" w14:paraId="00000210">
      <w:pPr>
        <w:spacing w:before="120" w:line="276" w:lineRule="auto"/>
        <w:ind w:left="850.3937007874017" w:firstLine="0"/>
        <w:jc w:val="both"/>
        <w:rPr/>
      </w:pPr>
      <w:r w:rsidDel="00000000" w:rsidR="00000000" w:rsidRPr="00000000">
        <w:rPr>
          <w:rtl w:val="0"/>
        </w:rPr>
        <w:t xml:space="preserve">1. Pemerintah dan Regulator Pendidikan</w:t>
      </w:r>
    </w:p>
    <w:p w:rsidR="00000000" w:rsidDel="00000000" w:rsidP="00000000" w:rsidRDefault="00000000" w:rsidRPr="00000000" w14:paraId="00000211">
      <w:pPr>
        <w:spacing w:before="120" w:line="276" w:lineRule="auto"/>
        <w:ind w:left="850.3937007874017" w:firstLine="0"/>
        <w:jc w:val="both"/>
        <w:rPr/>
      </w:pPr>
      <w:r w:rsidDel="00000000" w:rsidR="00000000" w:rsidRPr="00000000">
        <w:rPr>
          <w:rtl w:val="0"/>
        </w:rPr>
        <w:t xml:space="preserve">Kementerian Pendidikan, Kebudayaan, Riset, dan Teknologi (Kemendikbudristek) serta Badan Akreditasi Nasional Perguruan Tinggi (BAN-PT) menetapkan standar nasional pendidikan tinggi, termasuk capaian pembelajaran, struktur kurikulum, dan indikator mutu. Hal ini mendorong integrasi antara kurikulum dan kebutuhan industri (BSSN dan Kementerian Tenaga Kerja) melalui kebijakan Merdeka Belajar Kampus Merdeka (MBKM), Standar Kompetensi Kerja Nasional Indonesia (SKKNI), Peta Okupasi Nasional Keamanan Siber (PONKS) serta mendorong link and match antara lulusan dan dunia kerja.</w:t>
      </w:r>
    </w:p>
    <w:p w:rsidR="00000000" w:rsidDel="00000000" w:rsidP="00000000" w:rsidRDefault="00000000" w:rsidRPr="00000000" w14:paraId="00000212">
      <w:pPr>
        <w:spacing w:before="120" w:line="276" w:lineRule="auto"/>
        <w:ind w:left="850.3937007874017" w:firstLine="0"/>
        <w:jc w:val="both"/>
        <w:rPr/>
      </w:pPr>
      <w:r w:rsidDel="00000000" w:rsidR="00000000" w:rsidRPr="00000000">
        <w:rPr>
          <w:rtl w:val="0"/>
        </w:rPr>
        <w:t xml:space="preserve">2. Lembaga Pemerintahan dan Pertahanan</w:t>
      </w:r>
    </w:p>
    <w:p w:rsidR="00000000" w:rsidDel="00000000" w:rsidP="00000000" w:rsidRDefault="00000000" w:rsidRPr="00000000" w14:paraId="00000213">
      <w:pPr>
        <w:spacing w:before="120" w:line="276" w:lineRule="auto"/>
        <w:ind w:left="850.3937007874017" w:firstLine="0"/>
        <w:jc w:val="both"/>
        <w:rPr/>
      </w:pPr>
      <w:r w:rsidDel="00000000" w:rsidR="00000000" w:rsidRPr="00000000">
        <w:rPr>
          <w:rtl w:val="0"/>
        </w:rPr>
        <w:t xml:space="preserve">Badan Siber dan Sandi Negara (BSSN), Kementerian Pertahanan, TNI, Polri, dan instansi pemerintah lainnya merupakan pengguna strategis lulusan Prodi RKS. Mereka membutuhkan SDM yang mampu menjaga kedaulatan digital, melakukan audit keamanan, serta merancang sistem pertahanan siber nasional. Keterlibatan mereka dalam penyusunan kurikulum tercermin dalam kerja sama riset, pelatihan, dan sertifikasi kompetensi.</w:t>
      </w:r>
    </w:p>
    <w:p w:rsidR="00000000" w:rsidDel="00000000" w:rsidP="00000000" w:rsidRDefault="00000000" w:rsidRPr="00000000" w14:paraId="00000214">
      <w:pPr>
        <w:spacing w:before="120" w:line="276" w:lineRule="auto"/>
        <w:ind w:left="850.3937007874017" w:firstLine="0"/>
        <w:jc w:val="both"/>
        <w:rPr/>
      </w:pPr>
      <w:r w:rsidDel="00000000" w:rsidR="00000000" w:rsidRPr="00000000">
        <w:rPr>
          <w:rtl w:val="0"/>
        </w:rPr>
        <w:t xml:space="preserve">3. Industri Keamanan Siber dan Teknologi Informasi</w:t>
      </w:r>
    </w:p>
    <w:p w:rsidR="00000000" w:rsidDel="00000000" w:rsidP="00000000" w:rsidRDefault="00000000" w:rsidRPr="00000000" w14:paraId="00000215">
      <w:pPr>
        <w:spacing w:before="120" w:line="276" w:lineRule="auto"/>
        <w:ind w:left="850.3937007874017" w:firstLine="0"/>
        <w:jc w:val="both"/>
        <w:rPr/>
      </w:pPr>
      <w:r w:rsidDel="00000000" w:rsidR="00000000" w:rsidRPr="00000000">
        <w:rPr>
          <w:rtl w:val="0"/>
        </w:rPr>
        <w:t xml:space="preserve">Perusahaan teknologi, penyedia layanan keamanan siber, dan sektor industri strategis (telekomunikasi, perbankan, energi, dan transportasi) menjadi tempat magang atau PKL para mahasiswa yang menjadi aran menyampaikan kebutuhan keamanan siber di sektor industri. Contoh-contoh perusahaan ini adalah Huawei, Bank SinarMas, Microsoft Indonesia, Telkom, XL Axiata, dll.</w:t>
      </w:r>
    </w:p>
    <w:p w:rsidR="00000000" w:rsidDel="00000000" w:rsidP="00000000" w:rsidRDefault="00000000" w:rsidRPr="00000000" w14:paraId="00000216">
      <w:pPr>
        <w:spacing w:before="120" w:line="276" w:lineRule="auto"/>
        <w:ind w:left="850.3937007874017" w:firstLine="0"/>
        <w:jc w:val="both"/>
        <w:rPr/>
      </w:pPr>
      <w:r w:rsidDel="00000000" w:rsidR="00000000" w:rsidRPr="00000000">
        <w:rPr>
          <w:rtl w:val="0"/>
        </w:rPr>
        <w:t xml:space="preserve">4. Perguruan Tinggi dan Dosen Pengembang Kurikulum</w:t>
      </w:r>
    </w:p>
    <w:p w:rsidR="00000000" w:rsidDel="00000000" w:rsidP="00000000" w:rsidRDefault="00000000" w:rsidRPr="00000000" w14:paraId="00000217">
      <w:pPr>
        <w:spacing w:before="120" w:line="276" w:lineRule="auto"/>
        <w:ind w:left="850.3937007874017" w:firstLine="0"/>
        <w:jc w:val="both"/>
        <w:rPr/>
      </w:pPr>
      <w:r w:rsidDel="00000000" w:rsidR="00000000" w:rsidRPr="00000000">
        <w:rPr>
          <w:rtl w:val="0"/>
        </w:rPr>
        <w:t xml:space="preserve">Tim dosen dan pengelola program studi memiliki peran sentral dalam merancang kurikulum yang sesuai dengan standar KKNI, SN-Dikti, dan standar global. Tim ini juga bertanggung jawab untuk mengintegrasikan hasil benchmarking internasional, tren teknologi, dan kebutuhan lokal ke dalam struktur mata kuliah. Kurikulum dibentuk berdasarkan standar NIST, </w:t>
      </w:r>
      <w:r w:rsidDel="00000000" w:rsidR="00000000" w:rsidRPr="00000000">
        <w:rPr>
          <w:i w:val="1"/>
          <w:iCs w:val="1"/>
          <w:rtl w:val="0"/>
        </w:rPr>
        <w:t xml:space="preserve">Cybersecurity Body of Knowledge</w:t>
      </w:r>
      <w:r w:rsidDel="00000000" w:rsidR="00000000" w:rsidRPr="00000000">
        <w:rPr>
          <w:rtl w:val="0"/>
        </w:rPr>
        <w:t xml:space="preserve">, KKNI, Peta Okupasi Nasional Keamanan Siber, SN-dikti, dan nilai-nilai etos sandi.</w:t>
      </w:r>
    </w:p>
    <w:p w:rsidR="00000000" w:rsidDel="00000000" w:rsidP="00000000" w:rsidRDefault="00000000" w:rsidRPr="00000000" w14:paraId="00000218">
      <w:pPr>
        <w:spacing w:before="120" w:line="276" w:lineRule="auto"/>
        <w:ind w:left="850.3937007874017" w:firstLine="0"/>
        <w:jc w:val="both"/>
        <w:rPr/>
      </w:pPr>
      <w:r w:rsidDel="00000000" w:rsidR="00000000" w:rsidRPr="00000000">
        <w:rPr>
          <w:rtl w:val="0"/>
        </w:rPr>
        <w:t xml:space="preserve">5. Mahasiswa dan Alumni</w:t>
      </w:r>
    </w:p>
    <w:p w:rsidR="00000000" w:rsidDel="00000000" w:rsidP="00000000" w:rsidRDefault="00000000" w:rsidRPr="00000000" w14:paraId="00000219">
      <w:pPr>
        <w:spacing w:before="120" w:line="276" w:lineRule="auto"/>
        <w:ind w:left="850.3937007874017" w:firstLine="0"/>
        <w:jc w:val="both"/>
        <w:rPr/>
      </w:pPr>
      <w:r w:rsidDel="00000000" w:rsidR="00000000" w:rsidRPr="00000000">
        <w:rPr>
          <w:rtl w:val="0"/>
        </w:rPr>
        <w:t xml:space="preserve">Sebagai penerima langsung kurikulum, mahasiswa/mahasiswa memberikan umpan balik melalui survei kepuasan dan evaluasi pembelajaran. Alumni, melalui tracer study, memberikan informasi tentang relevansi kurikulum terhadap dunia kerja dan kompetensi yang dibutuhkan. Data akreditasi menunjukkan bahwa keterlibatan alumni dalam pengembangan kurikulum menjadi indikator penting dalam penilaian mutu.</w:t>
      </w:r>
    </w:p>
    <w:p w:rsidR="00000000" w:rsidDel="00000000" w:rsidP="00000000" w:rsidRDefault="00000000" w:rsidRPr="00000000" w14:paraId="0000021A">
      <w:pPr>
        <w:spacing w:before="120" w:line="276" w:lineRule="auto"/>
        <w:ind w:left="850.3937007874017" w:firstLine="0"/>
        <w:jc w:val="both"/>
        <w:rPr/>
      </w:pPr>
      <w:r w:rsidDel="00000000" w:rsidR="00000000" w:rsidRPr="00000000">
        <w:rPr>
          <w:rtl w:val="0"/>
        </w:rPr>
        <w:t xml:space="preserve">6. Lembaga Sertifikasi dan Profesi</w:t>
      </w:r>
    </w:p>
    <w:p w:rsidR="00000000" w:rsidDel="00000000" w:rsidP="00000000" w:rsidRDefault="00000000" w:rsidRPr="00000000" w14:paraId="0000021B">
      <w:pPr>
        <w:spacing w:before="120" w:line="276" w:lineRule="auto"/>
        <w:ind w:left="850.3937007874017" w:firstLine="0"/>
        <w:jc w:val="both"/>
        <w:rPr/>
      </w:pPr>
      <w:r w:rsidDel="00000000" w:rsidR="00000000" w:rsidRPr="00000000">
        <w:rPr>
          <w:rtl w:val="0"/>
        </w:rPr>
        <w:t xml:space="preserve">Lembaga seperti LSP BSSN, serta asosiasi profesi seperti ID-SIRTII/CC dan ISACA Indonesia, memberikan standar kompetensi dan sertifikasi yang menjadi acuan dalam penyusunan kurikulum. Integrasi sertifikasi profesi dalam kurikulum menjadi nilai tambah bagi lulusan dalam menghadapi tantangan keamanan global.</w:t>
      </w:r>
    </w:p>
    <w:p w:rsidR="00000000" w:rsidDel="00000000" w:rsidP="00000000" w:rsidRDefault="00000000" w:rsidRPr="00000000" w14:paraId="0000021C">
      <w:pPr>
        <w:spacing w:before="120" w:line="276" w:lineRule="auto"/>
        <w:ind w:left="850.3937007874017" w:firstLine="0"/>
        <w:jc w:val="both"/>
        <w:rPr/>
      </w:pPr>
      <w:r w:rsidDel="00000000" w:rsidR="00000000" w:rsidRPr="00000000">
        <w:rPr>
          <w:rtl w:val="0"/>
        </w:rPr>
        <w:t xml:space="preserve">7. Masyarakat dan Dunia Usaha</w:t>
      </w:r>
    </w:p>
    <w:p w:rsidR="00000000" w:rsidDel="00000000" w:rsidP="00000000" w:rsidRDefault="00000000" w:rsidRPr="00000000" w14:paraId="0000021D">
      <w:pPr>
        <w:spacing w:before="120" w:line="276" w:lineRule="auto"/>
        <w:ind w:left="850.3937007874017" w:firstLine="0"/>
        <w:jc w:val="both"/>
        <w:rPr>
          <w:color w:val="351c75"/>
          <w:shd w:fill="fff2cc" w:val="clear"/>
        </w:rPr>
      </w:pPr>
      <w:r w:rsidDel="00000000" w:rsidR="00000000" w:rsidRPr="00000000">
        <w:rPr>
          <w:rtl w:val="0"/>
        </w:rPr>
        <w:t xml:space="preserve">Kebutuhan masyarakat terhadap keamanan data pribadi, transaksi digital yang aman, dan perlindungan infrastruktur kritis mendorong perguruan tinggi untuk menghasilkan lulusan yang tidak hanya kompeten secara teknis, tetapi juga memiliki etika dan tanggung jawab sosial. Dunia usaha juga terlibat dalam pengembangan kurikulum melalui kerja sama penelitian dan pengembangan produk berbasis keamanan siber.</w:t>
      </w:r>
      <w:r w:rsidDel="00000000" w:rsidR="00000000" w:rsidRPr="00000000">
        <w:rPr>
          <w:rtl w:val="0"/>
        </w:rPr>
      </w:r>
    </w:p>
    <w:p w:rsidR="00000000" w:rsidDel="00000000" w:rsidP="00000000" w:rsidRDefault="00000000" w:rsidRPr="00000000" w14:paraId="0000021E">
      <w:pPr>
        <w:spacing w:before="120" w:line="276" w:lineRule="auto"/>
        <w:ind w:left="850.3937007874017" w:firstLine="4.6062992125982305"/>
        <w:jc w:val="both"/>
        <w:rPr>
          <w:color w:val="351c75"/>
        </w:rPr>
      </w:pPr>
      <w:r w:rsidDel="00000000" w:rsidR="00000000" w:rsidRPr="00000000">
        <w:rPr>
          <w:color w:val="351c75"/>
          <w:rtl w:val="0"/>
        </w:rPr>
        <w:t xml:space="preserve">Berikut standar mutu dan indikator kinerja yang terkait dengan kurikulum Program Studi Rekayasa Keamanan Siber berbasis OBE (outcome-based education):</w:t>
      </w:r>
    </w:p>
    <w:p w:rsidR="00000000" w:rsidDel="00000000" w:rsidP="00000000" w:rsidRDefault="00000000" w:rsidRPr="00000000" w14:paraId="0000021F">
      <w:pPr>
        <w:spacing w:before="120" w:line="276" w:lineRule="auto"/>
        <w:jc w:val="both"/>
        <w:rPr>
          <w:color w:val="351c75"/>
        </w:rPr>
      </w:pPr>
      <w:r w:rsidDel="00000000" w:rsidR="00000000" w:rsidRPr="00000000">
        <w:rPr>
          <w:rtl w:val="0"/>
        </w:rPr>
      </w:r>
    </w:p>
    <w:tbl>
      <w:tblPr>
        <w:tblStyle w:val="Table11"/>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cente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cente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cente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center"/>
              <w:rPr>
                <w:color w:val="351c75"/>
              </w:rPr>
            </w:pPr>
            <w:r w:rsidDel="00000000" w:rsidR="00000000" w:rsidRPr="00000000">
              <w:rPr>
                <w:color w:val="351c75"/>
                <w:rtl w:val="0"/>
              </w:rPr>
              <w:t xml:space="preserve">Target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24">
            <w:pPr>
              <w:rPr>
                <w:i w:val="1"/>
                <w:iCs w:val="1"/>
                <w:color w:val="351c75"/>
              </w:rPr>
            </w:pPr>
            <w:r w:rsidDel="00000000" w:rsidR="00000000" w:rsidRPr="00000000">
              <w:rPr>
                <w:i w:val="1"/>
                <w:iCs w:val="1"/>
                <w:color w:val="351c75"/>
                <w:rtl w:val="0"/>
              </w:rPr>
              <w:t xml:space="preserve">Standar Kompetensi Lulusan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color w:val="351c75"/>
              </w:rPr>
            </w:pPr>
            <w:r w:rsidDel="00000000" w:rsidR="00000000" w:rsidRPr="00000000">
              <w:rPr>
                <w:color w:val="351c75"/>
                <w:rtl w:val="0"/>
              </w:rPr>
              <w:t xml:space="preserve">Wakil Direktur Bidang Akademik memastikan program studi melakukan pengukuran pemenuhan capaian pembelajaran lulusan (CPL).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color w:val="351c75"/>
              </w:rPr>
            </w:pPr>
            <w:r w:rsidDel="00000000" w:rsidR="00000000" w:rsidRPr="00000000">
              <w:rPr>
                <w:color w:val="351c75"/>
                <w:rtl w:val="0"/>
              </w:rPr>
              <w:t xml:space="preserve">Nilai CPL diukur sebelum rapat yudisium sebagai bahan pertimbangan dalam menentukan kelulusan mahasiswa tingkat akhir. </w:t>
            </w:r>
          </w:p>
          <w:p w:rsidR="00000000" w:rsidDel="00000000" w:rsidP="00000000" w:rsidRDefault="00000000" w:rsidRPr="00000000" w14:paraId="0000022B">
            <w:pPr>
              <w:rPr>
                <w:color w:val="351c75"/>
              </w:rPr>
            </w:pPr>
            <w:r w:rsidDel="00000000" w:rsidR="00000000" w:rsidRPr="00000000">
              <w:rPr>
                <w:color w:val="351c75"/>
                <w:rtl w:val="0"/>
              </w:rPr>
              <w:t xml:space="preserve">Pemenuhan diukur berdasarkan persentase jumlah bobot CPMK yang membentuk nilai akhir CPL.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color w:val="351c75"/>
              </w:rPr>
            </w:pPr>
            <w:r w:rsidDel="00000000" w:rsidR="00000000" w:rsidRPr="00000000">
              <w:rPr>
                <w:color w:val="351c75"/>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color w:val="351c75"/>
              </w:rPr>
            </w:pPr>
            <w:r w:rsidDel="00000000" w:rsidR="00000000" w:rsidRPr="00000000">
              <w:rPr>
                <w:color w:val="351c75"/>
                <w:rtl w:val="0"/>
              </w:rPr>
              <w:t xml:space="preserve">Direktur menetapkan keberhasilan studi mahasiswa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color w:val="351c75"/>
              </w:rPr>
            </w:pPr>
            <w:r w:rsidDel="00000000" w:rsidR="00000000" w:rsidRPr="00000000">
              <w:rPr>
                <w:color w:val="351c75"/>
                <w:rtl w:val="0"/>
              </w:rPr>
              <w:t xml:space="preserve">Penetapan keberhasilan studi berdasarkan persentase jumlah mahasiswa yang lulus dibagi jumlah mahasiswa angkatan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color w:val="351c75"/>
              </w:rPr>
            </w:pPr>
            <w:r w:rsidDel="00000000" w:rsidR="00000000" w:rsidRPr="00000000">
              <w:rPr>
                <w:color w:val="351c75"/>
                <w:rtl w:val="0"/>
              </w:rPr>
              <w:t xml:space="preserve">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rPr>
                <w:color w:val="351c75"/>
              </w:rPr>
            </w:pPr>
            <w:r w:rsidDel="00000000" w:rsidR="00000000" w:rsidRPr="00000000">
              <w:rPr>
                <w:color w:val="351c75"/>
                <w:rtl w:val="0"/>
              </w:rPr>
              <w:t xml:space="preserve">Rata-rata IPK mahasiswa yang lulus pada periode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color w:val="351c75"/>
              </w:rPr>
            </w:pPr>
            <w:r w:rsidDel="00000000" w:rsidR="00000000" w:rsidRPr="00000000">
              <w:rPr>
                <w:color w:val="351c75"/>
                <w:rtl w:val="0"/>
              </w:rPr>
              <w:t xml:space="preserve">3,35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color w:val="351c75"/>
              </w:rPr>
            </w:pPr>
            <w:r w:rsidDel="00000000" w:rsidR="00000000" w:rsidRPr="00000000">
              <w:rPr>
                <w:color w:val="351c75"/>
                <w:rtl w:val="0"/>
              </w:rPr>
              <w:t xml:space="preserve">Rata-rata masa studi lulusan pada setiap program studi dihitung dari seluruh mahasiswa yang lulus pada tahun akademik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rPr>
                <w:color w:val="351c75"/>
              </w:rPr>
            </w:pPr>
            <w:r w:rsidDel="00000000" w:rsidR="00000000" w:rsidRPr="00000000">
              <w:rPr>
                <w:color w:val="351c75"/>
                <w:rtl w:val="0"/>
              </w:rPr>
              <w:t xml:space="preserve">Maksimal 10 semester</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color w:val="351c75"/>
              </w:rPr>
            </w:pPr>
            <w:r w:rsidDel="00000000" w:rsidR="00000000" w:rsidRPr="00000000">
              <w:rPr>
                <w:color w:val="351c75"/>
                <w:rtl w:val="0"/>
              </w:rPr>
              <w:t xml:space="preserve">Persentase mahasiswa lulus tepat waktu sesuai masa studi yang ditetapkan dalam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color w:val="351c75"/>
              </w:rPr>
            </w:pPr>
            <w:r w:rsidDel="00000000" w:rsidR="00000000" w:rsidRPr="00000000">
              <w:rPr>
                <w:color w:val="351c75"/>
                <w:rtl w:val="0"/>
              </w:rPr>
              <w:t xml:space="preserve">98%</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rPr>
                <w:color w:val="351c75"/>
                <w:highlight w:val="yellow"/>
              </w:rPr>
            </w:pPr>
            <w:r w:rsidDel="00000000" w:rsidR="00000000" w:rsidRPr="00000000">
              <w:rPr>
                <w:color w:val="351c75"/>
                <w:highlight w:val="yellow"/>
                <w:rtl w:val="0"/>
              </w:rPr>
              <w:t xml:space="preserve">Direktur memastikan pelaksanaan evaluasi kurikulum terkait: </w:t>
            </w:r>
          </w:p>
          <w:p w:rsidR="00000000" w:rsidDel="00000000" w:rsidP="00000000" w:rsidRDefault="00000000" w:rsidRPr="00000000" w14:paraId="0000023F">
            <w:pPr>
              <w:rPr>
                <w:color w:val="351c75"/>
                <w:highlight w:val="yellow"/>
              </w:rPr>
            </w:pPr>
            <w:r w:rsidDel="00000000" w:rsidR="00000000" w:rsidRPr="00000000">
              <w:rPr>
                <w:color w:val="351c75"/>
                <w:highlight w:val="yellow"/>
                <w:rtl w:val="0"/>
              </w:rPr>
              <w:t xml:space="preserve">1. Kesesuaian dengan SKKNI</w:t>
            </w:r>
          </w:p>
          <w:p w:rsidR="00000000" w:rsidDel="00000000" w:rsidP="00000000" w:rsidRDefault="00000000" w:rsidRPr="00000000" w14:paraId="00000240">
            <w:pPr>
              <w:rPr>
                <w:color w:val="351c75"/>
                <w:highlight w:val="yellow"/>
              </w:rPr>
            </w:pPr>
            <w:r w:rsidDel="00000000" w:rsidR="00000000" w:rsidRPr="00000000">
              <w:rPr>
                <w:color w:val="351c75"/>
                <w:highlight w:val="yellow"/>
                <w:rtl w:val="0"/>
              </w:rPr>
              <w:t xml:space="preserve">2.Ketercapaian CPL dan kesesuaian perkembangan 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color w:val="351c75"/>
              </w:rPr>
            </w:pPr>
            <w:r w:rsidDel="00000000" w:rsidR="00000000" w:rsidRPr="00000000">
              <w:rPr>
                <w:color w:val="351c75"/>
                <w:rtl w:val="0"/>
              </w:rPr>
              <w:t xml:space="preserve">Nilai persentase hasil evaluasi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color w:val="351c75"/>
              </w:rPr>
            </w:pPr>
            <w:r w:rsidDel="00000000" w:rsidR="00000000" w:rsidRPr="00000000">
              <w:rPr>
                <w:color w:val="351c75"/>
                <w:rtl w:val="0"/>
              </w:rPr>
              <w:t xml:space="preserve">70%</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color w:val="351c75"/>
              </w:rPr>
            </w:pPr>
            <w:r w:rsidDel="00000000" w:rsidR="00000000" w:rsidRPr="00000000">
              <w:rPr>
                <w:color w:val="351c75"/>
                <w:rtl w:val="0"/>
              </w:rPr>
              <w:t xml:space="preserve">Direktur memastikan kesesuaian capaian pembelajaran lulusan dengan KKNI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color w:val="351c75"/>
              </w:rPr>
            </w:pPr>
            <w:r w:rsidDel="00000000" w:rsidR="00000000" w:rsidRPr="00000000">
              <w:rPr>
                <w:color w:val="351c75"/>
                <w:rtl w:val="0"/>
              </w:rPr>
              <w:t xml:space="preserve">Dokumen capaian pembelajaran lulusan (CPL) ditetapkan dan diperbarui secara berkala, dengan rumusan yang selaras dengan deskripsi capaian pembelajaran KKNI Level 6 sesuai dengan profil lulusan dan kebutuhan dunia kerja, mencakup soft dan hard 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color w:val="351c75"/>
              </w:rPr>
            </w:pPr>
            <w:r w:rsidDel="00000000" w:rsidR="00000000" w:rsidRPr="00000000">
              <w:rPr>
                <w:color w:val="351c75"/>
                <w:rtl w:val="0"/>
              </w:rPr>
              <w:t xml:space="preserve">1 tahun 1 kali </w:t>
            </w:r>
          </w:p>
        </w:tc>
      </w:tr>
      <w:tr>
        <w:trPr>
          <w:cantSplit w:val="0"/>
          <w:trHeight w:val="432.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47">
            <w:pPr>
              <w:rPr>
                <w:i w:val="1"/>
                <w:iCs w:val="1"/>
                <w:color w:val="351c75"/>
              </w:rPr>
            </w:pPr>
            <w:r w:rsidDel="00000000" w:rsidR="00000000" w:rsidRPr="00000000">
              <w:rPr>
                <w:i w:val="1"/>
                <w:iCs w:val="1"/>
                <w:color w:val="351c75"/>
                <w:rtl w:val="0"/>
              </w:rPr>
              <w:t xml:space="preserve">Standar Proses Pembelajaran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color w:val="ff0000"/>
              </w:rPr>
            </w:pPr>
            <w:r w:rsidDel="00000000" w:rsidR="00000000" w:rsidRPr="00000000">
              <w:rPr>
                <w:color w:val="ff000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color w:val="ff0000"/>
                <w:highlight w:val="yellow"/>
              </w:rPr>
            </w:pPr>
            <w:r w:rsidDel="00000000" w:rsidR="00000000" w:rsidRPr="00000000">
              <w:rPr>
                <w:color w:val="ff0000"/>
                <w:highlight w:val="yellow"/>
                <w:rtl w:val="0"/>
              </w:rPr>
              <w:t xml:space="preserve">Ketua Program Studi mengesahkan RPS operasional/silabus yang disusun oleh dosen pengampu sebelum perkuliahan awal semester dimulai.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color w:val="ff0000"/>
              </w:rPr>
            </w:pPr>
            <w:r w:rsidDel="00000000" w:rsidR="00000000" w:rsidRPr="00000000">
              <w:rPr>
                <w:color w:val="ff0000"/>
                <w:rtl w:val="0"/>
              </w:rPr>
              <w:t xml:space="preserve">Persentase jumlah RPS Operasional yang dikumpulkan oleh dosen pengampu dan disahkan oleh ketua 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color w:val="ff0000"/>
              </w:rPr>
            </w:pPr>
            <w:r w:rsidDel="00000000" w:rsidR="00000000" w:rsidRPr="00000000">
              <w:rPr>
                <w:color w:val="ff0000"/>
                <w:rtl w:val="0"/>
              </w:rPr>
              <w:t xml:space="preserve">75%</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color w:val="351c75"/>
              </w:rPr>
            </w:pPr>
            <w:r w:rsidDel="00000000" w:rsidR="00000000" w:rsidRPr="00000000">
              <w:rPr>
                <w:color w:val="351c75"/>
                <w:rtl w:val="0"/>
              </w:rPr>
              <w:t xml:space="preserve">Ketua Program studi memastikan penyelenggaraan pembelajaran melalui tatap muka, dalam jaringan (daring) serta kombinasi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color w:val="351c75"/>
              </w:rPr>
            </w:pPr>
            <w:r w:rsidDel="00000000" w:rsidR="00000000" w:rsidRPr="00000000">
              <w:rPr>
                <w:color w:val="351c75"/>
                <w:rtl w:val="0"/>
              </w:rPr>
              <w:t xml:space="preserve">Minimal jumlah pertemuan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rPr>
                <w:color w:val="351c75"/>
              </w:rPr>
            </w:pPr>
            <w:r w:rsidDel="00000000" w:rsidR="00000000" w:rsidRPr="00000000">
              <w:rPr>
                <w:color w:val="351c75"/>
                <w:rtl w:val="0"/>
              </w:rPr>
              <w:t xml:space="preserve">14</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color w:val="351c75"/>
              </w:rPr>
            </w:pPr>
            <w:r w:rsidDel="00000000" w:rsidR="00000000" w:rsidRPr="00000000">
              <w:rPr>
                <w:color w:val="351c75"/>
                <w:rtl w:val="0"/>
              </w:rPr>
              <w:t xml:space="preserve">Ketua Program Studi memastikan setiap dosen pengampu mata kuliah menyampaikan materi sesuai dengan Rencana Pembelajaran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color w:val="351c75"/>
              </w:rPr>
            </w:pPr>
            <w:r w:rsidDel="00000000" w:rsidR="00000000" w:rsidRPr="00000000">
              <w:rPr>
                <w:color w:val="351c75"/>
                <w:rtl w:val="0"/>
              </w:rPr>
              <w:t xml:space="preserve">Rata-rata kesesuaian materi yang disampaikan dengan 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color w:val="351c75"/>
              </w:rPr>
            </w:pPr>
            <w:r w:rsidDel="00000000" w:rsidR="00000000" w:rsidRPr="00000000">
              <w:rPr>
                <w:color w:val="351c75"/>
                <w:rtl w:val="0"/>
              </w:rPr>
              <w:t xml:space="preserve">3,35</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color w:val="351c75"/>
              </w:rPr>
            </w:pPr>
            <w:r w:rsidDel="00000000" w:rsidR="00000000" w:rsidRPr="00000000">
              <w:rPr>
                <w:color w:val="351c75"/>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color w:val="351c75"/>
              </w:rPr>
            </w:pPr>
            <w:r w:rsidDel="00000000" w:rsidR="00000000" w:rsidRPr="00000000">
              <w:rPr>
                <w:color w:val="351c75"/>
                <w:rtl w:val="0"/>
              </w:rPr>
              <w:t xml:space="preserve">Direktur memastikan pelaksanaan evaluasi efektivitas pembelajaran yang dilakukan oleh dosen dan mahasiswa pada setiap akhir semester, guna menjamin kualitas proses pembelajaran sesuai dengan standar yang ditetapkan.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color w:val="351c75"/>
              </w:rPr>
            </w:pPr>
            <w:r w:rsidDel="00000000" w:rsidR="00000000" w:rsidRPr="00000000">
              <w:rPr>
                <w:color w:val="351c75"/>
                <w:rtl w:val="0"/>
              </w:rPr>
              <w:t xml:space="preserve">Rata-rata nilai evaluasi dosen oleh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rPr>
                <w:color w:val="351c75"/>
              </w:rPr>
            </w:pPr>
            <w:r w:rsidDel="00000000" w:rsidR="00000000" w:rsidRPr="00000000">
              <w:rPr>
                <w:color w:val="351c75"/>
                <w:rtl w:val="0"/>
              </w:rPr>
              <w:t xml:space="preserve">3,5</w:t>
            </w:r>
          </w:p>
        </w:tc>
      </w:tr>
      <w:tr>
        <w:trPr>
          <w:cantSplit w:val="0"/>
          <w:trHeight w:val="432.978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5B">
            <w:pPr>
              <w:rPr>
                <w:i w:val="1"/>
                <w:iCs w:val="1"/>
                <w:color w:val="351c75"/>
              </w:rPr>
            </w:pPr>
            <w:r w:rsidDel="00000000" w:rsidR="00000000" w:rsidRPr="00000000">
              <w:rPr>
                <w:i w:val="1"/>
                <w:iCs w:val="1"/>
                <w:color w:val="351c75"/>
                <w:rtl w:val="0"/>
              </w:rPr>
              <w:t xml:space="preserve">Standar Penilaian Pembelajaran</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rPr>
                <w:color w:val="351c75"/>
              </w:rPr>
            </w:pPr>
            <w:r w:rsidDel="00000000" w:rsidR="00000000" w:rsidRPr="00000000">
              <w:rPr>
                <w:color w:val="351c75"/>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rPr>
                <w:color w:val="351c75"/>
              </w:rPr>
            </w:pPr>
            <w:r w:rsidDel="00000000" w:rsidR="00000000" w:rsidRPr="00000000">
              <w:rPr>
                <w:color w:val="351c75"/>
                <w:rtl w:val="0"/>
              </w:rPr>
              <w:t xml:space="preserve">Ketua Program Studi memastikan pelaksanaan penilaian proses dan hasil belajar mahasiswa dilakukan sesuai dengan Rencana Pembelajaran Semester (RPS) setiap mata kuliah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rPr>
                <w:color w:val="351c75"/>
              </w:rPr>
            </w:pPr>
            <w:r w:rsidDel="00000000" w:rsidR="00000000" w:rsidRPr="00000000">
              <w:rPr>
                <w:rtl w:val="0"/>
              </w:rPr>
            </w:r>
          </w:p>
          <w:p w:rsidR="00000000" w:rsidDel="00000000" w:rsidP="00000000" w:rsidRDefault="00000000" w:rsidRPr="00000000" w14:paraId="00000262">
            <w:pPr>
              <w:rPr>
                <w:color w:val="351c75"/>
              </w:rPr>
            </w:pPr>
            <w:r w:rsidDel="00000000" w:rsidR="00000000" w:rsidRPr="00000000">
              <w:rPr>
                <w:rtl w:val="0"/>
              </w:rPr>
            </w:r>
          </w:p>
          <w:p w:rsidR="00000000" w:rsidDel="00000000" w:rsidP="00000000" w:rsidRDefault="00000000" w:rsidRPr="00000000" w14:paraId="00000263">
            <w:pPr>
              <w:rPr>
                <w:color w:val="351c75"/>
              </w:rPr>
            </w:pPr>
            <w:r w:rsidDel="00000000" w:rsidR="00000000" w:rsidRPr="00000000">
              <w:rPr>
                <w:color w:val="351c75"/>
                <w:rtl w:val="0"/>
              </w:rPr>
              <w:t xml:space="preserve">Kesesuaian cara penilaian terhadap target CPMK pada mata kuliah terkait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rPr>
                <w:color w:val="351c75"/>
              </w:rPr>
            </w:pPr>
            <w:r w:rsidDel="00000000" w:rsidR="00000000" w:rsidRPr="00000000">
              <w:rPr>
                <w:color w:val="351c75"/>
                <w:rtl w:val="0"/>
              </w:rPr>
              <w:t xml:space="preserve">75 %</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rPr>
                <w:color w:val="351c75"/>
              </w:rPr>
            </w:pPr>
            <w:r w:rsidDel="00000000" w:rsidR="00000000" w:rsidRPr="00000000">
              <w:rPr>
                <w:color w:val="351c7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rPr>
                <w:color w:val="351c75"/>
              </w:rPr>
            </w:pPr>
            <w:r w:rsidDel="00000000" w:rsidR="00000000" w:rsidRPr="00000000">
              <w:rPr>
                <w:color w:val="351c75"/>
                <w:rtl w:val="0"/>
              </w:rPr>
              <w:t xml:space="preserve">Ketua Program Studi memastikan hasil penilaian pembelajaran diumumkan kepada mahasiswa setiap semester yang dinyatakan dalam Indeks Prestasi Semester (IPS)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rPr>
                <w:color w:val="351c75"/>
              </w:rPr>
            </w:pPr>
            <w:r w:rsidDel="00000000" w:rsidR="00000000" w:rsidRPr="00000000">
              <w:rPr>
                <w:color w:val="351c75"/>
                <w:rtl w:val="0"/>
              </w:rPr>
              <w:t xml:space="preserve">Nilai IPS minimal setiap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rPr>
                <w:color w:val="351c75"/>
              </w:rPr>
            </w:pPr>
            <w:r w:rsidDel="00000000" w:rsidR="00000000" w:rsidRPr="00000000">
              <w:rPr>
                <w:color w:val="351c75"/>
                <w:rtl w:val="0"/>
              </w:rPr>
              <w:t xml:space="preserve">2,75</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rPr>
                <w:color w:val="351c75"/>
              </w:rPr>
            </w:pPr>
            <w:r w:rsidDel="00000000" w:rsidR="00000000" w:rsidRPr="00000000">
              <w:rPr>
                <w:color w:val="351c7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rPr>
                <w:color w:val="351c75"/>
              </w:rPr>
            </w:pPr>
            <w:r w:rsidDel="00000000" w:rsidR="00000000" w:rsidRPr="00000000">
              <w:rPr>
                <w:color w:val="351c75"/>
                <w:rtl w:val="0"/>
              </w:rPr>
              <w:t xml:space="preserve">Direktur memastikan predikat kelulusan dan penghargaan paroksartha cendekia diterima mahasiswa setiap akhir pendidikan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rPr>
                <w:color w:val="351c75"/>
              </w:rPr>
            </w:pPr>
            <w:r w:rsidDel="00000000" w:rsidR="00000000" w:rsidRPr="00000000">
              <w:rPr>
                <w:color w:val="351c75"/>
                <w:rtl w:val="0"/>
              </w:rPr>
              <w:t xml:space="preserve">persentase lulusan penerima paroksartha cendekia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rPr>
                <w:color w:val="351c75"/>
              </w:rPr>
            </w:pPr>
            <w:r w:rsidDel="00000000" w:rsidR="00000000" w:rsidRPr="00000000">
              <w:rPr>
                <w:color w:val="351c75"/>
                <w:rtl w:val="0"/>
              </w:rPr>
              <w:t xml:space="preserve">1%</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rPr>
                <w:color w:val="351c75"/>
              </w:rPr>
            </w:pPr>
            <w:r w:rsidDel="00000000" w:rsidR="00000000" w:rsidRPr="00000000">
              <w:rPr>
                <w:color w:val="351c75"/>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rPr>
                <w:color w:val="351c75"/>
              </w:rPr>
            </w:pPr>
            <w:r w:rsidDel="00000000" w:rsidR="00000000" w:rsidRPr="00000000">
              <w:rPr>
                <w:color w:val="351c75"/>
                <w:rtl w:val="0"/>
              </w:rPr>
              <w:t xml:space="preserve">Tambahkan keterlibatan pemangku kepentingan dalam penyusunan/peninjauan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color w:val="351c75"/>
              </w:rPr>
            </w:pPr>
            <w:r w:rsidDel="00000000" w:rsidR="00000000" w:rsidRPr="00000000">
              <w:rPr>
                <w:color w:val="351c75"/>
                <w:rtl w:val="0"/>
              </w:rPr>
              <w:t xml:space="preserve">Jumlah pemangku kepentingan internal dan eksternal yang dilibatkan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rPr>
                <w:color w:val="351c75"/>
              </w:rPr>
            </w:pPr>
            <w:r w:rsidDel="00000000" w:rsidR="00000000" w:rsidRPr="00000000">
              <w:rPr>
                <w:color w:val="351c75"/>
                <w:rtl w:val="0"/>
              </w:rPr>
              <w:t xml:space="preserve">5</w:t>
            </w:r>
          </w:p>
        </w:tc>
      </w:tr>
    </w:tbl>
    <w:p w:rsidR="00000000" w:rsidDel="00000000" w:rsidP="00000000" w:rsidRDefault="00000000" w:rsidRPr="00000000" w14:paraId="00000271">
      <w:pPr>
        <w:spacing w:before="120" w:line="276" w:lineRule="auto"/>
        <w:jc w:val="both"/>
        <w:rPr>
          <w:color w:val="351c75"/>
        </w:rPr>
      </w:pPr>
      <w:r w:rsidDel="00000000" w:rsidR="00000000" w:rsidRPr="00000000">
        <w:rPr>
          <w:rtl w:val="0"/>
        </w:rPr>
      </w:r>
    </w:p>
    <w:p w:rsidR="00000000" w:rsidDel="00000000" w:rsidP="00000000" w:rsidRDefault="00000000" w:rsidRPr="00000000" w14:paraId="00000272">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25"/>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terkait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fleksibilitas dalam proses pembelajaran</w:t>
      </w:r>
      <w:r w:rsidDel="00000000" w:rsidR="00000000" w:rsidRPr="00000000">
        <w:rPr>
          <w:color w:val="351c75"/>
          <w:rtl w:val="0"/>
        </w:rPr>
        <w:t xml:space="preserve"> dan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rekognisi pembelajaran lampau (RPL) yang relevan dengan bidang keilmuan P</w:t>
      </w:r>
      <w:r w:rsidDel="00000000" w:rsidR="00000000" w:rsidRPr="00000000">
        <w:rPr>
          <w:color w:val="351c75"/>
          <w:rtl w:val="0"/>
        </w:rPr>
        <w:t xml:space="preserve">rogram Studi Rekayasa Keamanan Siber meliputi:</w:t>
      </w:r>
    </w:p>
    <w:p w:rsidR="00000000" w:rsidDel="00000000" w:rsidP="00000000" w:rsidRDefault="00000000" w:rsidRPr="00000000" w14:paraId="0000027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u w:val="none"/>
        </w:rPr>
      </w:pPr>
      <w:r w:rsidDel="00000000" w:rsidR="00000000" w:rsidRPr="00000000">
        <w:rPr>
          <w:color w:val="351c75"/>
          <w:rtl w:val="0"/>
        </w:rPr>
        <w:t xml:space="preserve">Keputusan Direktur Politeknik Siber dan Sandi Negara Nomor 31 tahun 2023 tentang Kurikulum Program Studi Rekayasa Keamanan Siber;</w:t>
      </w:r>
    </w:p>
    <w:p w:rsidR="00000000" w:rsidDel="00000000" w:rsidP="00000000" w:rsidRDefault="00000000" w:rsidRPr="00000000" w14:paraId="0000027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SP Peserta sertifikasi LSP;</w:t>
      </w:r>
    </w:p>
    <w:p w:rsidR="00000000" w:rsidDel="00000000" w:rsidP="00000000" w:rsidRDefault="00000000" w:rsidRPr="00000000" w14:paraId="0000027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Nodin penetapan mahasiswa yang kompeten Skema LSP;</w:t>
      </w:r>
    </w:p>
    <w:p w:rsidR="00000000" w:rsidDel="00000000" w:rsidP="00000000" w:rsidRDefault="00000000" w:rsidRPr="00000000" w14:paraId="0000027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Pengumuman Kanit Labdu terkait jadwal praktikum;</w:t>
      </w:r>
    </w:p>
    <w:p w:rsidR="00000000" w:rsidDel="00000000" w:rsidP="00000000" w:rsidRDefault="00000000" w:rsidRPr="00000000" w14:paraId="0000027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Pedoman PKL;</w:t>
      </w:r>
    </w:p>
    <w:p w:rsidR="00000000" w:rsidDel="00000000" w:rsidP="00000000" w:rsidRDefault="00000000" w:rsidRPr="00000000" w14:paraId="0000027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Pedoman Latsitarda;</w:t>
      </w:r>
    </w:p>
    <w:p w:rsidR="00000000" w:rsidDel="00000000" w:rsidP="00000000" w:rsidRDefault="00000000" w:rsidRPr="00000000" w14:paraId="0000027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Rencana Pembelajaran Semester tiap mata kuliah.</w:t>
      </w:r>
    </w:p>
    <w:p w:rsidR="00000000" w:rsidDel="00000000" w:rsidP="00000000" w:rsidRDefault="00000000" w:rsidRPr="00000000" w14:paraId="0000027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Pedoman penilaian pembelajaran;</w:t>
      </w:r>
    </w:p>
    <w:p w:rsidR="00000000" w:rsidDel="00000000" w:rsidP="00000000" w:rsidRDefault="00000000" w:rsidRPr="00000000" w14:paraId="0000027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Kepdir pembelajarn di luar program studi. </w:t>
      </w:r>
    </w:p>
    <w:p w:rsidR="00000000" w:rsidDel="00000000" w:rsidP="00000000" w:rsidRDefault="00000000" w:rsidRPr="00000000" w14:paraId="0000027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u w:val="none"/>
          <w:shd w:fill="fff2cc" w:val="clear"/>
        </w:rPr>
      </w:pPr>
      <w:r w:rsidDel="00000000" w:rsidR="00000000" w:rsidRPr="00000000">
        <w:rPr>
          <w:color w:val="351c75"/>
          <w:shd w:fill="fff2cc" w:val="clear"/>
          <w:rtl w:val="0"/>
        </w:rPr>
        <w:t xml:space="preserve">Kebijakan RPL (khususnya pertukaran mahasiswa).</w:t>
      </w:r>
    </w:p>
    <w:p w:rsidR="00000000" w:rsidDel="00000000" w:rsidP="00000000" w:rsidRDefault="00000000" w:rsidRPr="00000000" w14:paraId="0000027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beforeAutospacing="0" w:line="276" w:lineRule="auto"/>
        <w:ind w:left="1275.5905511811022" w:right="0" w:hanging="425.19685039370046"/>
        <w:jc w:val="both"/>
        <w:rPr>
          <w:color w:val="351c75"/>
          <w:u w:val="none"/>
          <w:shd w:fill="fff2cc" w:val="clear"/>
        </w:rPr>
      </w:pPr>
      <w:r w:rsidDel="00000000" w:rsidR="00000000" w:rsidRPr="00000000">
        <w:rPr>
          <w:color w:val="351c75"/>
          <w:shd w:fill="fff2cc" w:val="clear"/>
          <w:rtl w:val="0"/>
        </w:rPr>
        <w:t xml:space="preserve">Buku Pedoman akademik.</w:t>
      </w:r>
    </w:p>
    <w:p w:rsidR="00000000" w:rsidDel="00000000" w:rsidP="00000000" w:rsidRDefault="00000000" w:rsidRPr="00000000" w14:paraId="0000027E">
      <w:pPr>
        <w:spacing w:before="120" w:line="276" w:lineRule="auto"/>
        <w:ind w:left="850.3937007874017" w:firstLine="0"/>
        <w:jc w:val="both"/>
        <w:rPr>
          <w:i w:val="1"/>
          <w:iCs w:val="1"/>
        </w:rPr>
      </w:pPr>
      <w:r w:rsidDel="00000000" w:rsidR="00000000" w:rsidRPr="00000000">
        <w:rPr>
          <w:i w:val="1"/>
          <w:iCs w:val="1"/>
          <w:rtl w:val="0"/>
        </w:rPr>
        <w:t xml:space="preserve">_ _ perlu narasi yang menjelaskan terkait proses paket dan sistem pendidikan yang tidak menyediakan RPL, bentuk merdeka belajar dalam bentuk PKL dan Latsitarda, yang berdampak pada fleksibilitas pembelajaran, ditambah dengan wajib sertifikasi _ _</w:t>
      </w:r>
    </w:p>
    <w:p w:rsidR="00000000" w:rsidDel="00000000" w:rsidP="00000000" w:rsidRDefault="00000000" w:rsidRPr="00000000" w14:paraId="0000027F">
      <w:pPr>
        <w:spacing w:before="120" w:line="276" w:lineRule="auto"/>
        <w:ind w:left="850.3937007874017" w:firstLine="4.6062992125982305"/>
        <w:jc w:val="both"/>
        <w:rPr>
          <w:color w:val="351c75"/>
        </w:rPr>
      </w:pPr>
      <w:r w:rsidDel="00000000" w:rsidR="00000000" w:rsidRPr="00000000">
        <w:rPr>
          <w:color w:val="351c75"/>
          <w:rtl w:val="0"/>
        </w:rPr>
        <w:t xml:space="preserve">Poltek SSN merupakan pendidikan vokasi yang menerapkan sistem paket, beroperasi dalam kerangka pembelajaran yang terstruktur dan linier. Dalam sistem ini, mahasiswa diwajibkan mengikuti mata kuliah sesuai urutan semester yang telah ditetapkan, tanpa fleksibilitas untuk memilih atau mengakselerasi capaian pembelajaran. Salah satu konsekuensi dari pendekatan ini adalah belum tersedianya skema Rekognisi Pembelajaran Lampau (RPL), yang seharusnya memungkinkan pengakuan terhadap pengalaman kerja, pelatihan non-formal, atau capaian kompetensi sebelumnya. Ketiadaan RPL berdampak pada terbatasnya akses pembelajaran bagi mahasiswa dengan latar belakang beragam, termasuk pembelajar dewasa, peserta didik berpindah jalur, atau individu yang telah memiliki sertifikasi eksternal. Hal ini menimbulkan tantangan dalam mewujudkan sistem pendidikan yang inklusif, adaptif, dan berbasis kompetensi.</w:t>
      </w:r>
    </w:p>
    <w:p w:rsidR="00000000" w:rsidDel="00000000" w:rsidP="00000000" w:rsidRDefault="00000000" w:rsidRPr="00000000" w14:paraId="00000280">
      <w:pPr>
        <w:spacing w:before="120" w:line="276" w:lineRule="auto"/>
        <w:ind w:left="850.3937007874017" w:firstLine="4.6062992125982305"/>
        <w:jc w:val="both"/>
        <w:rPr>
          <w:color w:val="351c75"/>
        </w:rPr>
      </w:pPr>
      <w:r w:rsidDel="00000000" w:rsidR="00000000" w:rsidRPr="00000000">
        <w:rPr>
          <w:color w:val="351c75"/>
          <w:rtl w:val="0"/>
        </w:rPr>
        <w:t xml:space="preserve">Sebagai respons terhadap kebutuhan fleksibilitas dan relevansi pembelajaran, institusi mengintegrasikan bentuk Merdeka Belajar melalui kegiatan Praktek Kerja Lapangan (PKL), Latihan Integrasi mahasiswa Wreda Nusantara (Latsitardanus), Surat Keterangan pendamping ijazah (SKPI), dan pertukaran mahasiswa/pengiriman mahasiswa belajar ke luar negeri selama sembilan bulan. PKL memberikan kesempatan kepada mahasiswa untuk belajar langsung di dunia kerja/dunia industri, mengembangkan keterampilan teknis dan profesional sesuai kebutuhan dunia kerja. Sementara itu, Latsitardanus menjadi wahana pembelajaran lintas sektor yang menanamkan nilai-nilai kebangsaan, kolaborasi, dan pengabdian masyarakat. PKL dan Latsitardanus menjadi jembatan antara pembelajaran akademik dan pengalaman kontekstual, memperkuat integrasi antara kurikulum dan kebutuhan nyata di lapangan. </w:t>
      </w:r>
    </w:p>
    <w:p w:rsidR="00000000" w:rsidDel="00000000" w:rsidP="00000000" w:rsidRDefault="00000000" w:rsidRPr="00000000" w14:paraId="00000281">
      <w:pPr>
        <w:spacing w:before="120" w:line="276" w:lineRule="auto"/>
        <w:ind w:left="850.3937007874017" w:firstLine="4.6062992125982305"/>
        <w:jc w:val="both"/>
        <w:rPr>
          <w:color w:val="351c75"/>
        </w:rPr>
      </w:pPr>
      <w:r w:rsidDel="00000000" w:rsidR="00000000" w:rsidRPr="00000000">
        <w:rPr>
          <w:color w:val="351c75"/>
          <w:rtl w:val="0"/>
        </w:rPr>
        <w:t xml:space="preserve">Sebagai bagian dari penjaminan mutu dan peningkatan daya saing lulusan, institusi juga mewajibkan mahasiswa untuk mengikuti sertifikasi kompetensi (SKPI). Sertifikasi ini tidak hanya menjadi bukti penguasaan keterampilan teknis, tetapi juga menjadi syarat penting dalam memasuki dunia kerja yang semakin menuntut standar profesional. Dalam konteks ini, sertifikasi berfungsi sebagai pengakuan eksternal terhadap capaian pembelajaran dan sebagai indikator keberhasilan kurikulum berbasis kompetensi. Pengiriman mahasiswa belajar ke luar negeri memperluas wawasan global dan memperkenalkan mereka pada standar profesional serta teknologi mutakhir. mahasiswa juga mengembangkan soft skills seperti kemandirian, komunikasi lintas budaya, dan adaptasi dalam lingkungan internasional. Pengalaman ini memperkuat daya saing lulusan dan membuka peluang jejaring strategis untuk kerjasama akademik dan profesional. Selain itu, mahasiswa berperan sebagai duta bangsa yang membawa semangat diplomasi pendidikan dan benchmarking institusional.</w:t>
      </w:r>
    </w:p>
    <w:p w:rsidR="00000000" w:rsidDel="00000000" w:rsidP="00000000" w:rsidRDefault="00000000" w:rsidRPr="00000000" w14:paraId="00000282">
      <w:pPr>
        <w:spacing w:before="120" w:line="276" w:lineRule="auto"/>
        <w:ind w:left="850.3937007874017" w:firstLine="4.6062992125982305"/>
        <w:jc w:val="both"/>
        <w:rPr>
          <w:color w:val="351c75"/>
        </w:rPr>
      </w:pPr>
      <w:r w:rsidDel="00000000" w:rsidR="00000000" w:rsidRPr="00000000">
        <w:rPr>
          <w:color w:val="351c75"/>
          <w:rtl w:val="0"/>
        </w:rPr>
        <w:t xml:space="preserve">Dengan demikian, meskipun sistem paket dan ketiadaan RPL masih menjadi tantangan struktural, integrasi bentuk Merdeka Belajar melalui PKL, Latsitardanus, kewajiban sertifikasi SKPI, dan pengiriman mahasiswa belajar ke luar negeri menunjukkan arah transformasi pendidikan vokasi Poltek SSN menuju sistem yang lebih fleksibel, kontekstual, dan berorientasi pada kebutuhan masa depan.</w:t>
      </w:r>
    </w:p>
    <w:p w:rsidR="00000000" w:rsidDel="00000000" w:rsidP="00000000" w:rsidRDefault="00000000" w:rsidRPr="00000000" w14:paraId="00000283">
      <w:pPr>
        <w:spacing w:before="120" w:line="276" w:lineRule="auto"/>
        <w:ind w:left="850.3937007874017" w:firstLine="4.6062992125982305"/>
        <w:jc w:val="both"/>
        <w:rPr>
          <w:color w:val="351c75"/>
        </w:rPr>
      </w:pPr>
      <w:r w:rsidDel="00000000" w:rsidR="00000000" w:rsidRPr="00000000">
        <w:rPr>
          <w:color w:val="351c75"/>
          <w:rtl w:val="0"/>
        </w:rPr>
        <w:t xml:space="preserve">Berikut standar mutu dan indikator kinerja yang terkait dengan fleksibilitas dalam proses pembelajaran dan rekognisi pembelajaran lampau (RPL) yang relevan dengan bidang keilmuan Program Studi Rekayasa Keamanan Siber:</w:t>
      </w:r>
    </w:p>
    <w:p w:rsidR="00000000" w:rsidDel="00000000" w:rsidP="00000000" w:rsidRDefault="00000000" w:rsidRPr="00000000" w14:paraId="00000284">
      <w:pPr>
        <w:spacing w:before="120" w:line="276" w:lineRule="auto"/>
        <w:jc w:val="both"/>
        <w:rPr>
          <w:color w:val="351c75"/>
        </w:rPr>
      </w:pPr>
      <w:r w:rsidDel="00000000" w:rsidR="00000000" w:rsidRPr="00000000">
        <w:rPr>
          <w:rtl w:val="0"/>
        </w:rPr>
      </w:r>
    </w:p>
    <w:tbl>
      <w:tblPr>
        <w:tblStyle w:val="Table12"/>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rPr>
                <w:color w:val="351c75"/>
              </w:rPr>
            </w:pPr>
            <w:r w:rsidDel="00000000" w:rsidR="00000000" w:rsidRPr="00000000">
              <w:rPr>
                <w:color w:val="351c75"/>
                <w:rtl w:val="0"/>
              </w:rPr>
              <w:t xml:space="preserve">Target</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89">
            <w:pPr>
              <w:rPr>
                <w:i w:val="1"/>
                <w:iCs w:val="1"/>
                <w:color w:val="351c75"/>
              </w:rPr>
            </w:pPr>
            <w:r w:rsidDel="00000000" w:rsidR="00000000" w:rsidRPr="00000000">
              <w:rPr>
                <w:i w:val="1"/>
                <w:iCs w:val="1"/>
                <w:color w:val="351c75"/>
                <w:rtl w:val="0"/>
              </w:rPr>
              <w:t xml:space="preserve">Standar Kompetensi Lulusan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rPr>
                <w:color w:val="351c75"/>
              </w:rPr>
            </w:pPr>
            <w:r w:rsidDel="00000000" w:rsidR="00000000" w:rsidRPr="00000000">
              <w:rPr>
                <w:color w:val="351c75"/>
                <w:rtl w:val="0"/>
              </w:rPr>
              <w:t xml:space="preserve">Direktur memastikan  setiap lulusan mengikuti minimal satu sertifikasi kompetensi/ profesi/ industri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rPr>
                <w:color w:val="351c75"/>
              </w:rPr>
            </w:pPr>
            <w:r w:rsidDel="00000000" w:rsidR="00000000" w:rsidRPr="00000000">
              <w:rPr>
                <w:color w:val="351c75"/>
                <w:rtl w:val="0"/>
              </w:rPr>
              <w:t xml:space="preserve">Jumlah minimal sertifikasi profesi/kompetensi/ industri yang dimiliki setiap lulusan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color w:val="351c75"/>
              </w:rPr>
            </w:pPr>
            <w:r w:rsidDel="00000000" w:rsidR="00000000" w:rsidRPr="00000000">
              <w:rPr>
                <w:color w:val="351c75"/>
                <w:rtl w:val="0"/>
              </w:rPr>
              <w:t xml:space="preserve">1</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91">
            <w:pPr>
              <w:rPr>
                <w:i w:val="1"/>
                <w:iCs w:val="1"/>
                <w:color w:val="351c75"/>
              </w:rPr>
            </w:pPr>
            <w:r w:rsidDel="00000000" w:rsidR="00000000" w:rsidRPr="00000000">
              <w:rPr>
                <w:i w:val="1"/>
                <w:iCs w:val="1"/>
                <w:color w:val="351c75"/>
                <w:rtl w:val="0"/>
              </w:rPr>
              <w:t xml:space="preserve">Standar Proses Pembelajaran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rPr>
                <w:color w:val="351c75"/>
              </w:rPr>
            </w:pPr>
            <w:r w:rsidDel="00000000" w:rsidR="00000000" w:rsidRPr="00000000">
              <w:rPr>
                <w:color w:val="351c75"/>
                <w:rtl w:val="0"/>
              </w:rPr>
              <w:t xml:space="preserve">Ketua Program studi memastikan penyelenggaraan pembelajaran melalui tatap muka, dalam jaringan (daring) serta kombinasi (hybrid).</w:t>
            </w:r>
          </w:p>
          <w:p w:rsidR="00000000" w:rsidDel="00000000" w:rsidP="00000000" w:rsidRDefault="00000000" w:rsidRPr="00000000" w14:paraId="00000297">
            <w:pPr>
              <w:rPr>
                <w:color w:val="351c75"/>
                <w:highlight w:val="yellow"/>
              </w:rPr>
            </w:pPr>
            <w:r w:rsidDel="00000000" w:rsidR="00000000" w:rsidRPr="00000000">
              <w:rPr>
                <w:color w:val="351c75"/>
                <w:highlight w:val="yellow"/>
                <w:rtl w:val="0"/>
              </w:rPr>
              <w:t xml:space="preserve">(Ketua program studi memastikan keragaman metode pembelajaran untuk mendukung pencapaian CPL)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rPr>
                <w:color w:val="351c75"/>
                <w:highlight w:val="yellow"/>
              </w:rPr>
            </w:pPr>
            <w:r w:rsidDel="00000000" w:rsidR="00000000" w:rsidRPr="00000000">
              <w:rPr>
                <w:color w:val="351c75"/>
                <w:highlight w:val="yellow"/>
                <w:rtl w:val="0"/>
              </w:rPr>
              <w:t xml:space="preserve">Jumlah metode pembelajaran yang digunakan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rPr>
                <w:color w:val="351c75"/>
              </w:rPr>
            </w:pPr>
            <w:r w:rsidDel="00000000" w:rsidR="00000000" w:rsidRPr="00000000">
              <w:rPr>
                <w:color w:val="351c7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rPr>
                <w:color w:val="351c75"/>
              </w:rPr>
            </w:pPr>
            <w:r w:rsidDel="00000000" w:rsidR="00000000" w:rsidRPr="00000000">
              <w:rPr>
                <w:color w:val="351c75"/>
                <w:rtl w:val="0"/>
              </w:rPr>
              <w:t xml:space="preserve">Ketua Program studi memastikan  setiap mahasiswa  tingkat akhir melaksanakan kegiatan magang/PKL di instansi yang relevan dengan bidang keahliannya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color w:val="351c75"/>
              </w:rPr>
            </w:pPr>
            <w:r w:rsidDel="00000000" w:rsidR="00000000" w:rsidRPr="00000000">
              <w:rPr>
                <w:color w:val="351c75"/>
                <w:rtl w:val="0"/>
              </w:rPr>
              <w:t xml:space="preserve">Rata - rata nilai kepuasan pelaksanaan PKL dari lokus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color w:val="351c75"/>
              </w:rPr>
            </w:pPr>
            <w:r w:rsidDel="00000000" w:rsidR="00000000" w:rsidRPr="00000000">
              <w:rPr>
                <w:color w:val="351c75"/>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color w:val="351c75"/>
              </w:rPr>
            </w:pPr>
            <w:r w:rsidDel="00000000" w:rsidR="00000000" w:rsidRPr="00000000">
              <w:rPr>
                <w:color w:val="351c75"/>
                <w:rtl w:val="0"/>
              </w:rPr>
              <w:t xml:space="preserve">Direktur menjamin terjalinnya kerja sama antara Poltek SSN dan mitra eksternal untuk melaksanakan pembelajaran bagi mahasiswa di lembaga di luar kampus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numPr>
                <w:ilvl w:val="0"/>
                <w:numId w:val="66"/>
              </w:numPr>
              <w:ind w:left="720" w:hanging="360"/>
              <w:rPr>
                <w:color w:val="351c75"/>
                <w:u w:val="none"/>
              </w:rPr>
            </w:pPr>
            <w:r w:rsidDel="00000000" w:rsidR="00000000" w:rsidRPr="00000000">
              <w:rPr>
                <w:color w:val="351c75"/>
                <w:rtl w:val="0"/>
              </w:rPr>
              <w:t xml:space="preserve">Persentase peningkatan jumlah kerja sama dibidang pendidikan</w:t>
            </w:r>
          </w:p>
          <w:p w:rsidR="00000000" w:rsidDel="00000000" w:rsidP="00000000" w:rsidRDefault="00000000" w:rsidRPr="00000000" w14:paraId="000002A1">
            <w:pPr>
              <w:numPr>
                <w:ilvl w:val="0"/>
                <w:numId w:val="66"/>
              </w:numPr>
              <w:ind w:left="720" w:hanging="360"/>
              <w:rPr>
                <w:color w:val="351c75"/>
                <w:u w:val="none"/>
              </w:rPr>
            </w:pPr>
            <w:r w:rsidDel="00000000" w:rsidR="00000000" w:rsidRPr="00000000">
              <w:rPr>
                <w:color w:val="351c75"/>
                <w:rtl w:val="0"/>
              </w:rPr>
              <w:t xml:space="preserve">Persentase realisasi kerjasama di bidang pendidikan </w:t>
            </w:r>
          </w:p>
          <w:p w:rsidR="00000000" w:rsidDel="00000000" w:rsidP="00000000" w:rsidRDefault="00000000" w:rsidRPr="00000000" w14:paraId="000002A2">
            <w:pPr>
              <w:rPr>
                <w:color w:val="351c75"/>
              </w:rPr>
            </w:pPr>
            <w:r w:rsidDel="00000000" w:rsidR="00000000" w:rsidRPr="00000000">
              <w:rPr>
                <w:rtl w:val="0"/>
              </w:rPr>
            </w:r>
          </w:p>
          <w:p w:rsidR="00000000" w:rsidDel="00000000" w:rsidP="00000000" w:rsidRDefault="00000000" w:rsidRPr="00000000" w14:paraId="000002A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numPr>
                <w:ilvl w:val="0"/>
                <w:numId w:val="11"/>
              </w:numPr>
              <w:ind w:left="283.4645669291342" w:hanging="360"/>
              <w:rPr>
                <w:color w:val="351c75"/>
                <w:u w:val="none"/>
              </w:rPr>
            </w:pPr>
            <w:r w:rsidDel="00000000" w:rsidR="00000000" w:rsidRPr="00000000">
              <w:rPr>
                <w:color w:val="351c75"/>
                <w:rtl w:val="0"/>
              </w:rPr>
              <w:t xml:space="preserve">10% </w:t>
            </w:r>
          </w:p>
          <w:p w:rsidR="00000000" w:rsidDel="00000000" w:rsidP="00000000" w:rsidRDefault="00000000" w:rsidRPr="00000000" w14:paraId="000002A5">
            <w:pPr>
              <w:rPr>
                <w:color w:val="351c75"/>
              </w:rPr>
            </w:pPr>
            <w:r w:rsidDel="00000000" w:rsidR="00000000" w:rsidRPr="00000000">
              <w:rPr>
                <w:rtl w:val="0"/>
              </w:rPr>
            </w:r>
          </w:p>
          <w:p w:rsidR="00000000" w:rsidDel="00000000" w:rsidP="00000000" w:rsidRDefault="00000000" w:rsidRPr="00000000" w14:paraId="000002A6">
            <w:pPr>
              <w:rPr>
                <w:color w:val="351c75"/>
              </w:rPr>
            </w:pPr>
            <w:r w:rsidDel="00000000" w:rsidR="00000000" w:rsidRPr="00000000">
              <w:rPr>
                <w:rtl w:val="0"/>
              </w:rPr>
            </w:r>
          </w:p>
          <w:p w:rsidR="00000000" w:rsidDel="00000000" w:rsidP="00000000" w:rsidRDefault="00000000" w:rsidRPr="00000000" w14:paraId="000002A7">
            <w:pPr>
              <w:rPr>
                <w:color w:val="351c75"/>
              </w:rPr>
            </w:pPr>
            <w:r w:rsidDel="00000000" w:rsidR="00000000" w:rsidRPr="00000000">
              <w:rPr>
                <w:rtl w:val="0"/>
              </w:rPr>
            </w:r>
          </w:p>
          <w:p w:rsidR="00000000" w:rsidDel="00000000" w:rsidP="00000000" w:rsidRDefault="00000000" w:rsidRPr="00000000" w14:paraId="000002A8">
            <w:pPr>
              <w:numPr>
                <w:ilvl w:val="0"/>
                <w:numId w:val="11"/>
              </w:numPr>
              <w:ind w:left="283.4645669291342" w:hanging="360"/>
              <w:rPr>
                <w:color w:val="351c75"/>
                <w:u w:val="none"/>
              </w:rPr>
            </w:pPr>
            <w:r w:rsidDel="00000000" w:rsidR="00000000" w:rsidRPr="00000000">
              <w:rPr>
                <w:color w:val="351c75"/>
                <w:rtl w:val="0"/>
              </w:rPr>
              <w:t xml:space="preserve">80%</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rPr>
                <w:color w:val="351c75"/>
                <w:highlight w:val="yellow"/>
              </w:rPr>
            </w:pPr>
            <w:r w:rsidDel="00000000" w:rsidR="00000000" w:rsidRPr="00000000">
              <w:rPr>
                <w:color w:val="351c75"/>
                <w:highlight w:val="yellow"/>
                <w:rtl w:val="0"/>
              </w:rPr>
              <w:t xml:space="preserve">Cantumkan dari standar isi pembelajaran (cell 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ind w:left="720" w:hanging="360"/>
              <w:rPr>
                <w:color w:val="351c75"/>
              </w:rPr>
            </w:pPr>
            <w:r w:rsidDel="00000000" w:rsidR="00000000" w:rsidRPr="00000000">
              <w:rPr>
                <w:color w:val="351c75"/>
                <w:rtl w:val="0"/>
              </w:rPr>
              <w:t xml:space="preserve">Rasio sks praktik dan teori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ind w:left="283.4645669291342" w:hanging="360"/>
              <w:rPr>
                <w:color w:val="351c75"/>
              </w:rPr>
            </w:pPr>
            <w:r w:rsidDel="00000000" w:rsidR="00000000" w:rsidRPr="00000000">
              <w:rPr>
                <w:color w:val="351c75"/>
                <w:rtl w:val="0"/>
              </w:rPr>
              <w:t xml:space="preserve">60%: 40%</w:t>
            </w:r>
          </w:p>
        </w:tc>
      </w:tr>
    </w:tbl>
    <w:p w:rsidR="00000000" w:rsidDel="00000000" w:rsidP="00000000" w:rsidRDefault="00000000" w:rsidRPr="00000000" w14:paraId="000002AD">
      <w:pPr>
        <w:spacing w:before="120" w:line="276" w:lineRule="auto"/>
        <w:jc w:val="both"/>
        <w:rPr>
          <w:color w:val="351c75"/>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25"/>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terkait kompetensi lulusan </w:t>
      </w:r>
      <w:r w:rsidDel="00000000" w:rsidR="00000000" w:rsidRPr="00000000">
        <w:rPr>
          <w:color w:val="351c75"/>
          <w:rtl w:val="0"/>
        </w:rPr>
        <w:t xml:space="preserve">berdasarkan sebaran kerja lulusan,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pengakuan (rekognisi), dan apresiasi kompetensi lulusan</w:t>
      </w:r>
      <w:r w:rsidDel="00000000" w:rsidR="00000000" w:rsidRPr="00000000">
        <w:rPr>
          <w:color w:val="351c75"/>
          <w:rtl w:val="0"/>
        </w:rPr>
        <w:t xml:space="preserve">, prestasi mahasiswa, sebagai berikut:</w:t>
      </w:r>
    </w:p>
    <w:p w:rsidR="00000000" w:rsidDel="00000000" w:rsidP="00000000" w:rsidRDefault="00000000" w:rsidRPr="00000000" w14:paraId="000002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Berita Acara serah terima lulusan Poltek Ke OSDM Tahun 2024 dan 2025;  (bukan kebijakan)</w:t>
      </w:r>
    </w:p>
    <w:p w:rsidR="00000000" w:rsidDel="00000000" w:rsidP="00000000" w:rsidRDefault="00000000" w:rsidRPr="00000000" w14:paraId="000002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Kepang TNI atau Polri lulusan TA. 2024 dan 2025. (bukti dukung sebaran)</w:t>
      </w:r>
    </w:p>
    <w:p w:rsidR="00000000" w:rsidDel="00000000" w:rsidP="00000000" w:rsidRDefault="00000000" w:rsidRPr="00000000" w14:paraId="000002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Kepdir penerima Sanapati Cendekia, Paroksarta dan Roebiono TA 2024/2025;</w:t>
      </w:r>
    </w:p>
    <w:p w:rsidR="00000000" w:rsidDel="00000000" w:rsidP="00000000" w:rsidRDefault="00000000" w:rsidRPr="00000000" w14:paraId="000002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Kepdir mahasiswa berprestasi akademik dan non akademik;</w:t>
      </w:r>
    </w:p>
    <w:p w:rsidR="00000000" w:rsidDel="00000000" w:rsidP="00000000" w:rsidRDefault="00000000" w:rsidRPr="00000000" w14:paraId="000002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u w:val="none"/>
          <w:shd w:fill="fff2cc" w:val="clear"/>
        </w:rPr>
      </w:pPr>
      <w:r w:rsidDel="00000000" w:rsidR="00000000" w:rsidRPr="00000000">
        <w:rPr>
          <w:color w:val="351c75"/>
          <w:shd w:fill="fff2cc" w:val="clear"/>
          <w:rtl w:val="0"/>
        </w:rPr>
        <w:t xml:space="preserve">Peraturan BSSN tentang Jabfung Sandiman dan MI;</w:t>
      </w:r>
    </w:p>
    <w:p w:rsidR="00000000" w:rsidDel="00000000" w:rsidP="00000000" w:rsidRDefault="00000000" w:rsidRPr="00000000" w14:paraId="000002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u w:val="none"/>
          <w:shd w:fill="fff2cc" w:val="clear"/>
        </w:rPr>
      </w:pPr>
      <w:r w:rsidDel="00000000" w:rsidR="00000000" w:rsidRPr="00000000">
        <w:rPr>
          <w:color w:val="351c75"/>
          <w:shd w:fill="fff2cc" w:val="clear"/>
          <w:rtl w:val="0"/>
        </w:rPr>
        <w:t xml:space="preserve">Peraturan BSSN tentang Aturan Ikatan Dinas;</w:t>
      </w:r>
    </w:p>
    <w:p w:rsidR="00000000" w:rsidDel="00000000" w:rsidP="00000000" w:rsidRDefault="00000000" w:rsidRPr="00000000" w14:paraId="000002B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76" w:lineRule="auto"/>
        <w:ind w:left="1275.5905511811022" w:right="0" w:hanging="360"/>
        <w:jc w:val="both"/>
        <w:rPr>
          <w:color w:val="351c75"/>
          <w:u w:val="none"/>
          <w:shd w:fill="fff2cc" w:val="clear"/>
        </w:rPr>
      </w:pPr>
      <w:r w:rsidDel="00000000" w:rsidR="00000000" w:rsidRPr="00000000">
        <w:rPr>
          <w:color w:val="351c75"/>
          <w:shd w:fill="fff2cc" w:val="clear"/>
          <w:rtl w:val="0"/>
        </w:rPr>
        <w:t xml:space="preserve">Laporan tracer study TA 2024 dan 2025; (bukan kebijakan)</w:t>
      </w:r>
    </w:p>
    <w:p w:rsidR="00000000" w:rsidDel="00000000" w:rsidP="00000000" w:rsidRDefault="00000000" w:rsidRPr="00000000" w14:paraId="000002B6">
      <w:pPr>
        <w:spacing w:before="120" w:line="276" w:lineRule="auto"/>
        <w:ind w:left="850.3937007874017" w:firstLine="4.6062992125982305"/>
        <w:jc w:val="both"/>
        <w:rPr/>
      </w:pPr>
      <w:r w:rsidDel="00000000" w:rsidR="00000000" w:rsidRPr="00000000">
        <w:rPr>
          <w:color w:val="351c75"/>
          <w:rtl w:val="0"/>
        </w:rPr>
        <w:t xml:space="preserve">Berikut standar mutu dan indikator kinerja yang terkait dengan kompetensi lulusan berdasarkan sebaran kerja lulusan, pengakuan (rekognisi), dan apresiasi kompetensi lulusan:</w:t>
      </w:r>
      <w:r w:rsidDel="00000000" w:rsidR="00000000" w:rsidRPr="00000000">
        <w:rPr>
          <w:rtl w:val="0"/>
        </w:rPr>
      </w:r>
    </w:p>
    <w:p w:rsidR="00000000" w:rsidDel="00000000" w:rsidP="00000000" w:rsidRDefault="00000000" w:rsidRPr="00000000" w14:paraId="000002B7">
      <w:pPr>
        <w:spacing w:before="120" w:line="276" w:lineRule="auto"/>
        <w:jc w:val="both"/>
        <w:rPr/>
      </w:pPr>
      <w:r w:rsidDel="00000000" w:rsidR="00000000" w:rsidRPr="00000000">
        <w:rPr>
          <w:rtl w:val="0"/>
        </w:rPr>
      </w:r>
    </w:p>
    <w:p w:rsidR="00000000" w:rsidDel="00000000" w:rsidP="00000000" w:rsidRDefault="00000000" w:rsidRPr="00000000" w14:paraId="000002B8">
      <w:pPr>
        <w:spacing w:before="120" w:line="276" w:lineRule="auto"/>
        <w:jc w:val="both"/>
        <w:rPr>
          <w:color w:val="351c75"/>
        </w:rPr>
      </w:pPr>
      <w:r w:rsidDel="00000000" w:rsidR="00000000" w:rsidRPr="00000000">
        <w:rPr>
          <w:rtl w:val="0"/>
        </w:rPr>
      </w:r>
    </w:p>
    <w:tbl>
      <w:tblPr>
        <w:tblStyle w:val="Table13"/>
        <w:tblpPr w:leftFromText="180" w:rightFromText="180" w:topFromText="180" w:bottomFromText="180" w:vertAnchor="text" w:horzAnchor="text" w:tblpX="506.0000000000002" w:tblpY="0"/>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0"/>
        </w:trPr>
        <w:tc>
          <w:tcPr/>
          <w:p w:rsidR="00000000" w:rsidDel="00000000" w:rsidP="00000000" w:rsidRDefault="00000000" w:rsidRPr="00000000" w14:paraId="000002B9">
            <w:pPr>
              <w:rPr>
                <w:color w:val="351c75"/>
              </w:rPr>
            </w:pPr>
            <w:r w:rsidDel="00000000" w:rsidR="00000000" w:rsidRPr="00000000">
              <w:rPr>
                <w:color w:val="351c75"/>
                <w:rtl w:val="0"/>
              </w:rPr>
              <w:t xml:space="preserve">No</w:t>
            </w:r>
          </w:p>
        </w:tc>
        <w:tc>
          <w:tcPr/>
          <w:p w:rsidR="00000000" w:rsidDel="00000000" w:rsidP="00000000" w:rsidRDefault="00000000" w:rsidRPr="00000000" w14:paraId="000002BA">
            <w:pPr>
              <w:rPr>
                <w:color w:val="351c75"/>
              </w:rPr>
            </w:pPr>
            <w:r w:rsidDel="00000000" w:rsidR="00000000" w:rsidRPr="00000000">
              <w:rPr>
                <w:color w:val="351c75"/>
                <w:rtl w:val="0"/>
              </w:rPr>
              <w:t xml:space="preserve">Standar</w:t>
            </w:r>
          </w:p>
        </w:tc>
        <w:tc>
          <w:tcPr/>
          <w:p w:rsidR="00000000" w:rsidDel="00000000" w:rsidP="00000000" w:rsidRDefault="00000000" w:rsidRPr="00000000" w14:paraId="000002BB">
            <w:pPr>
              <w:rPr>
                <w:color w:val="351c75"/>
              </w:rPr>
            </w:pPr>
            <w:r w:rsidDel="00000000" w:rsidR="00000000" w:rsidRPr="00000000">
              <w:rPr>
                <w:color w:val="351c75"/>
                <w:rtl w:val="0"/>
              </w:rPr>
              <w:t xml:space="preserve">Indikator</w:t>
            </w:r>
          </w:p>
        </w:tc>
        <w:tc>
          <w:tcPr/>
          <w:p w:rsidR="00000000" w:rsidDel="00000000" w:rsidP="00000000" w:rsidRDefault="00000000" w:rsidRPr="00000000" w14:paraId="000002BC">
            <w:pPr>
              <w:rPr>
                <w:color w:val="351c75"/>
              </w:rPr>
            </w:pPr>
            <w:r w:rsidDel="00000000" w:rsidR="00000000" w:rsidRPr="00000000">
              <w:rPr>
                <w:color w:val="351c75"/>
                <w:rtl w:val="0"/>
              </w:rPr>
              <w:t xml:space="preserve">Target</w:t>
            </w:r>
          </w:p>
        </w:tc>
      </w:tr>
      <w:tr>
        <w:trPr>
          <w:cantSplit w:val="0"/>
          <w:tblHeader w:val="0"/>
        </w:trPr>
        <w:tc>
          <w:tcPr/>
          <w:p w:rsidR="00000000" w:rsidDel="00000000" w:rsidP="00000000" w:rsidRDefault="00000000" w:rsidRPr="00000000" w14:paraId="000002BD">
            <w:pPr>
              <w:rPr>
                <w:color w:val="351c75"/>
              </w:rPr>
            </w:pPr>
            <w:r w:rsidDel="00000000" w:rsidR="00000000" w:rsidRPr="00000000">
              <w:rPr>
                <w:rtl w:val="0"/>
              </w:rPr>
            </w:r>
          </w:p>
        </w:tc>
        <w:tc>
          <w:tcPr/>
          <w:p w:rsidR="00000000" w:rsidDel="00000000" w:rsidP="00000000" w:rsidRDefault="00000000" w:rsidRPr="00000000" w14:paraId="000002BE">
            <w:pPr>
              <w:rPr>
                <w:i w:val="1"/>
                <w:iCs w:val="1"/>
                <w:color w:val="351c75"/>
              </w:rPr>
            </w:pPr>
            <w:r w:rsidDel="00000000" w:rsidR="00000000" w:rsidRPr="00000000">
              <w:rPr>
                <w:i w:val="1"/>
                <w:iCs w:val="1"/>
                <w:color w:val="351c75"/>
                <w:rtl w:val="0"/>
              </w:rPr>
              <w:t xml:space="preserve">Standar Kompetensi Lulusan</w:t>
            </w:r>
          </w:p>
        </w:tc>
        <w:tc>
          <w:tcPr/>
          <w:p w:rsidR="00000000" w:rsidDel="00000000" w:rsidP="00000000" w:rsidRDefault="00000000" w:rsidRPr="00000000" w14:paraId="000002BF">
            <w:pPr>
              <w:rPr>
                <w:color w:val="351c75"/>
              </w:rPr>
            </w:pPr>
            <w:r w:rsidDel="00000000" w:rsidR="00000000" w:rsidRPr="00000000">
              <w:rPr>
                <w:rtl w:val="0"/>
              </w:rPr>
            </w:r>
          </w:p>
        </w:tc>
        <w:tc>
          <w:tcPr/>
          <w:p w:rsidR="00000000" w:rsidDel="00000000" w:rsidP="00000000" w:rsidRDefault="00000000" w:rsidRPr="00000000" w14:paraId="000002C0">
            <w:pPr>
              <w:rPr>
                <w:color w:val="351c75"/>
              </w:rPr>
            </w:pPr>
            <w:r w:rsidDel="00000000" w:rsidR="00000000" w:rsidRPr="00000000">
              <w:rPr>
                <w:rtl w:val="0"/>
              </w:rPr>
            </w:r>
          </w:p>
        </w:tc>
      </w:tr>
      <w:tr>
        <w:trPr>
          <w:cantSplit w:val="0"/>
          <w:tblHeader w:val="0"/>
        </w:trPr>
        <w:tc>
          <w:tcPr/>
          <w:p w:rsidR="00000000" w:rsidDel="00000000" w:rsidP="00000000" w:rsidRDefault="00000000" w:rsidRPr="00000000" w14:paraId="000002C1">
            <w:pPr>
              <w:rPr>
                <w:color w:val="351c75"/>
              </w:rPr>
            </w:pPr>
            <w:r w:rsidDel="00000000" w:rsidR="00000000" w:rsidRPr="00000000">
              <w:rPr>
                <w:color w:val="351c75"/>
                <w:rtl w:val="0"/>
              </w:rPr>
              <w:t xml:space="preserve">1</w:t>
            </w:r>
          </w:p>
        </w:tc>
        <w:tc>
          <w:tcPr/>
          <w:p w:rsidR="00000000" w:rsidDel="00000000" w:rsidP="00000000" w:rsidRDefault="00000000" w:rsidRPr="00000000" w14:paraId="000002C2">
            <w:pPr>
              <w:rPr>
                <w:color w:val="351c75"/>
              </w:rPr>
            </w:pPr>
            <w:r w:rsidDel="00000000" w:rsidR="00000000" w:rsidRPr="00000000">
              <w:rPr>
                <w:color w:val="351c75"/>
                <w:rtl w:val="0"/>
              </w:rPr>
              <w:t xml:space="preserve">Direktur memastikan lulusan memperoleh pekerjaan pada waktu tunggu yang sesuai dengan standar institusi.</w:t>
            </w:r>
          </w:p>
        </w:tc>
        <w:tc>
          <w:tcPr/>
          <w:p w:rsidR="00000000" w:rsidDel="00000000" w:rsidP="00000000" w:rsidRDefault="00000000" w:rsidRPr="00000000" w14:paraId="000002C3">
            <w:pPr>
              <w:rPr>
                <w:color w:val="351c75"/>
              </w:rPr>
            </w:pPr>
            <w:r w:rsidDel="00000000" w:rsidR="00000000" w:rsidRPr="00000000">
              <w:rPr>
                <w:color w:val="351c75"/>
                <w:rtl w:val="0"/>
              </w:rPr>
              <w:t xml:space="preserve">Rata-rata rentang masa tunggu lulusan memperoleh pekerjaan</w:t>
            </w:r>
          </w:p>
        </w:tc>
        <w:tc>
          <w:tcPr/>
          <w:p w:rsidR="00000000" w:rsidDel="00000000" w:rsidP="00000000" w:rsidRDefault="00000000" w:rsidRPr="00000000" w14:paraId="000002C4">
            <w:pPr>
              <w:rPr>
                <w:color w:val="351c75"/>
              </w:rPr>
            </w:pPr>
            <w:r w:rsidDel="00000000" w:rsidR="00000000" w:rsidRPr="00000000">
              <w:rPr>
                <w:color w:val="351c75"/>
                <w:rtl w:val="0"/>
              </w:rPr>
              <w:t xml:space="preserve">0 Tahun</w:t>
            </w:r>
          </w:p>
        </w:tc>
      </w:tr>
      <w:tr>
        <w:trPr>
          <w:cantSplit w:val="0"/>
          <w:tblHeader w:val="0"/>
        </w:trPr>
        <w:tc>
          <w:tcPr/>
          <w:p w:rsidR="00000000" w:rsidDel="00000000" w:rsidP="00000000" w:rsidRDefault="00000000" w:rsidRPr="00000000" w14:paraId="000002C5">
            <w:pPr>
              <w:rPr>
                <w:color w:val="351c75"/>
              </w:rPr>
            </w:pPr>
            <w:r w:rsidDel="00000000" w:rsidR="00000000" w:rsidRPr="00000000">
              <w:rPr>
                <w:color w:val="351c75"/>
                <w:rtl w:val="0"/>
              </w:rPr>
              <w:t xml:space="preserve">2</w:t>
            </w:r>
          </w:p>
        </w:tc>
        <w:tc>
          <w:tcPr/>
          <w:p w:rsidR="00000000" w:rsidDel="00000000" w:rsidP="00000000" w:rsidRDefault="00000000" w:rsidRPr="00000000" w14:paraId="000002C6">
            <w:pPr>
              <w:rPr>
                <w:color w:val="351c75"/>
              </w:rPr>
            </w:pPr>
            <w:r w:rsidDel="00000000" w:rsidR="00000000" w:rsidRPr="00000000">
              <w:rPr>
                <w:color w:val="351c75"/>
                <w:rtl w:val="0"/>
              </w:rPr>
              <w:t xml:space="preserve">Direktur memastikan lulusan bekerja di bidang yang sesuai dengan program studi</w:t>
            </w:r>
          </w:p>
        </w:tc>
        <w:tc>
          <w:tcPr/>
          <w:p w:rsidR="00000000" w:rsidDel="00000000" w:rsidP="00000000" w:rsidRDefault="00000000" w:rsidRPr="00000000" w14:paraId="000002C7">
            <w:pPr>
              <w:rPr>
                <w:color w:val="351c75"/>
              </w:rPr>
            </w:pPr>
            <w:r w:rsidDel="00000000" w:rsidR="00000000" w:rsidRPr="00000000">
              <w:rPr>
                <w:color w:val="351c75"/>
                <w:rtl w:val="0"/>
              </w:rPr>
              <w:t xml:space="preserve">Persentase lulusan yang memperoleh pekerjaan pertama pada bidang yang relevan dengan program studi </w:t>
            </w:r>
          </w:p>
        </w:tc>
        <w:tc>
          <w:tcPr/>
          <w:p w:rsidR="00000000" w:rsidDel="00000000" w:rsidP="00000000" w:rsidRDefault="00000000" w:rsidRPr="00000000" w14:paraId="000002C8">
            <w:pPr>
              <w:rPr>
                <w:color w:val="351c75"/>
              </w:rPr>
            </w:pPr>
            <w:r w:rsidDel="00000000" w:rsidR="00000000" w:rsidRPr="00000000">
              <w:rPr>
                <w:color w:val="351c75"/>
                <w:rtl w:val="0"/>
              </w:rPr>
              <w:t xml:space="preserve">90%</w:t>
            </w:r>
          </w:p>
        </w:tc>
      </w:tr>
      <w:tr>
        <w:trPr>
          <w:cantSplit w:val="0"/>
          <w:tblHeader w:val="0"/>
        </w:trPr>
        <w:tc>
          <w:tcPr/>
          <w:p w:rsidR="00000000" w:rsidDel="00000000" w:rsidP="00000000" w:rsidRDefault="00000000" w:rsidRPr="00000000" w14:paraId="000002C9">
            <w:pPr>
              <w:rPr>
                <w:color w:val="351c75"/>
              </w:rPr>
            </w:pPr>
            <w:r w:rsidDel="00000000" w:rsidR="00000000" w:rsidRPr="00000000">
              <w:rPr>
                <w:color w:val="351c75"/>
                <w:rtl w:val="0"/>
              </w:rPr>
              <w:t xml:space="preserve">3</w:t>
            </w:r>
          </w:p>
        </w:tc>
        <w:tc>
          <w:tcPr/>
          <w:p w:rsidR="00000000" w:rsidDel="00000000" w:rsidP="00000000" w:rsidRDefault="00000000" w:rsidRPr="00000000" w14:paraId="000002CA">
            <w:pPr>
              <w:rPr>
                <w:color w:val="351c75"/>
              </w:rPr>
            </w:pPr>
            <w:r w:rsidDel="00000000" w:rsidR="00000000" w:rsidRPr="00000000">
              <w:rPr>
                <w:color w:val="351c75"/>
                <w:rtl w:val="0"/>
              </w:rPr>
              <w:t xml:space="preserve">Direktur memastikan terlaksananya survei kepuasan pengguna lulusan setiap tahun</w:t>
            </w:r>
          </w:p>
        </w:tc>
        <w:tc>
          <w:tcPr/>
          <w:p w:rsidR="00000000" w:rsidDel="00000000" w:rsidP="00000000" w:rsidRDefault="00000000" w:rsidRPr="00000000" w14:paraId="000002CB">
            <w:pPr>
              <w:rPr>
                <w:color w:val="980000"/>
              </w:rPr>
            </w:pPr>
            <w:r w:rsidDel="00000000" w:rsidR="00000000" w:rsidRPr="00000000">
              <w:rPr>
                <w:color w:val="351c75"/>
                <w:rtl w:val="0"/>
              </w:rPr>
              <w:t xml:space="preserve">Persentase kepuasan pengguna lulusan mengukur kualitas kerja lulusan tahun sebelumnya </w:t>
            </w:r>
            <w:r w:rsidDel="00000000" w:rsidR="00000000" w:rsidRPr="00000000">
              <w:rPr>
                <w:color w:val="980000"/>
                <w:rtl w:val="0"/>
              </w:rPr>
              <w:t xml:space="preserve">terhadap aspek: (1) Kerjasama Tim; (2) Keahlian pada Bidang Ilmu; (3) Kemampuan Berbahasa Asing; (4) Kemampuan Pengembangan diri; (5) Kepemimpinan; dan (6) Etos kerja.</w:t>
            </w:r>
          </w:p>
        </w:tc>
        <w:tc>
          <w:tcPr/>
          <w:p w:rsidR="00000000" w:rsidDel="00000000" w:rsidP="00000000" w:rsidRDefault="00000000" w:rsidRPr="00000000" w14:paraId="000002CC">
            <w:pPr>
              <w:rPr>
                <w:color w:val="351c75"/>
              </w:rPr>
            </w:pPr>
            <w:r w:rsidDel="00000000" w:rsidR="00000000" w:rsidRPr="00000000">
              <w:rPr>
                <w:color w:val="351c75"/>
                <w:rtl w:val="0"/>
              </w:rPr>
              <w:t xml:space="preserve">75%</w:t>
            </w:r>
          </w:p>
        </w:tc>
      </w:tr>
      <w:tr>
        <w:trPr>
          <w:cantSplit w:val="0"/>
          <w:trHeight w:val="420" w:hRule="atLeast"/>
          <w:tblHeader w:val="0"/>
        </w:trPr>
        <w:tc>
          <w:tcPr>
            <w:gridSpan w:val="4"/>
          </w:tcPr>
          <w:p w:rsidR="00000000" w:rsidDel="00000000" w:rsidP="00000000" w:rsidRDefault="00000000" w:rsidRPr="00000000" w14:paraId="000002CD">
            <w:pPr>
              <w:rPr>
                <w:i w:val="1"/>
                <w:iCs w:val="1"/>
                <w:color w:val="351c75"/>
              </w:rPr>
            </w:pPr>
            <w:r w:rsidDel="00000000" w:rsidR="00000000" w:rsidRPr="00000000">
              <w:rPr>
                <w:i w:val="1"/>
                <w:iCs w:val="1"/>
                <w:color w:val="351c75"/>
                <w:rtl w:val="0"/>
              </w:rPr>
              <w:t xml:space="preserve">Standar Mahasiswa</w:t>
            </w:r>
          </w:p>
        </w:tc>
      </w:tr>
      <w:tr>
        <w:trPr>
          <w:cantSplit w:val="0"/>
          <w:tblHeader w:val="0"/>
        </w:trPr>
        <w:tc>
          <w:tcPr/>
          <w:p w:rsidR="00000000" w:rsidDel="00000000" w:rsidP="00000000" w:rsidRDefault="00000000" w:rsidRPr="00000000" w14:paraId="000002D1">
            <w:pPr>
              <w:rPr>
                <w:color w:val="351c75"/>
              </w:rPr>
            </w:pPr>
            <w:r w:rsidDel="00000000" w:rsidR="00000000" w:rsidRPr="00000000">
              <w:rPr>
                <w:color w:val="351c75"/>
                <w:rtl w:val="0"/>
              </w:rPr>
              <w:t xml:space="preserve">1</w:t>
            </w:r>
          </w:p>
        </w:tc>
        <w:tc>
          <w:tcPr/>
          <w:p w:rsidR="00000000" w:rsidDel="00000000" w:rsidP="00000000" w:rsidRDefault="00000000" w:rsidRPr="00000000" w14:paraId="000002D2">
            <w:pPr>
              <w:rPr>
                <w:color w:val="351c75"/>
              </w:rPr>
            </w:pPr>
            <w:r w:rsidDel="00000000" w:rsidR="00000000" w:rsidRPr="00000000">
              <w:rPr>
                <w:color w:val="351c75"/>
                <w:rtl w:val="0"/>
              </w:rPr>
              <w:t xml:space="preserve">Wakil Direktur Bidang Akademik memastikan setiap lulusan menerima Surat Keterangan Pendamping Ijazah</w:t>
            </w:r>
          </w:p>
          <w:p w:rsidR="00000000" w:rsidDel="00000000" w:rsidP="00000000" w:rsidRDefault="00000000" w:rsidRPr="00000000" w14:paraId="000002D3">
            <w:pPr>
              <w:rPr>
                <w:color w:val="351c75"/>
              </w:rPr>
            </w:pPr>
            <w:r w:rsidDel="00000000" w:rsidR="00000000" w:rsidRPr="00000000">
              <w:rPr>
                <w:rtl w:val="0"/>
              </w:rPr>
            </w:r>
          </w:p>
          <w:p w:rsidR="00000000" w:rsidDel="00000000" w:rsidP="00000000" w:rsidRDefault="00000000" w:rsidRPr="00000000" w14:paraId="000002D4">
            <w:pPr>
              <w:rPr>
                <w:color w:val="351c75"/>
              </w:rPr>
            </w:pPr>
            <w:r w:rsidDel="00000000" w:rsidR="00000000" w:rsidRPr="00000000">
              <w:rPr>
                <w:color w:val="351c75"/>
                <w:rtl w:val="0"/>
              </w:rPr>
              <w:t xml:space="preserve">Memastikan prestasi mahasiswa di tingkat nasional dan internasional</w:t>
            </w:r>
          </w:p>
        </w:tc>
        <w:tc>
          <w:tcPr/>
          <w:p w:rsidR="00000000" w:rsidDel="00000000" w:rsidP="00000000" w:rsidRDefault="00000000" w:rsidRPr="00000000" w14:paraId="000002D5">
            <w:pPr>
              <w:rPr>
                <w:color w:val="351c75"/>
              </w:rPr>
            </w:pPr>
            <w:r w:rsidDel="00000000" w:rsidR="00000000" w:rsidRPr="00000000">
              <w:rPr>
                <w:color w:val="351c75"/>
                <w:rtl w:val="0"/>
              </w:rPr>
              <w:t xml:space="preserve">Persentase jumlah mahasiswa berprestasi baik akademik maupun non akademik</w:t>
            </w:r>
          </w:p>
          <w:p w:rsidR="00000000" w:rsidDel="00000000" w:rsidP="00000000" w:rsidRDefault="00000000" w:rsidRPr="00000000" w14:paraId="000002D6">
            <w:pPr>
              <w:rPr>
                <w:color w:val="351c75"/>
              </w:rPr>
            </w:pPr>
            <w:r w:rsidDel="00000000" w:rsidR="00000000" w:rsidRPr="00000000">
              <w:rPr>
                <w:rtl w:val="0"/>
              </w:rPr>
            </w:r>
          </w:p>
          <w:p w:rsidR="00000000" w:rsidDel="00000000" w:rsidP="00000000" w:rsidRDefault="00000000" w:rsidRPr="00000000" w14:paraId="000002D7">
            <w:pPr>
              <w:rPr>
                <w:color w:val="351c75"/>
              </w:rPr>
            </w:pPr>
            <w:r w:rsidDel="00000000" w:rsidR="00000000" w:rsidRPr="00000000">
              <w:rPr>
                <w:color w:val="351c75"/>
                <w:rtl w:val="0"/>
              </w:rPr>
              <w:t xml:space="preserve">a.Jumlah prestasi nasional setiap tahun</w:t>
            </w:r>
          </w:p>
          <w:p w:rsidR="00000000" w:rsidDel="00000000" w:rsidP="00000000" w:rsidRDefault="00000000" w:rsidRPr="00000000" w14:paraId="000002D8">
            <w:pPr>
              <w:rPr>
                <w:color w:val="351c75"/>
              </w:rPr>
            </w:pPr>
            <w:r w:rsidDel="00000000" w:rsidR="00000000" w:rsidRPr="00000000">
              <w:rPr>
                <w:color w:val="351c75"/>
                <w:rtl w:val="0"/>
              </w:rPr>
              <w:t xml:space="preserve">B. Jumlah prestasi internasional setiap tahun</w:t>
            </w:r>
          </w:p>
        </w:tc>
        <w:tc>
          <w:tcPr/>
          <w:p w:rsidR="00000000" w:rsidDel="00000000" w:rsidP="00000000" w:rsidRDefault="00000000" w:rsidRPr="00000000" w14:paraId="000002D9">
            <w:pPr>
              <w:rPr>
                <w:color w:val="351c75"/>
              </w:rPr>
            </w:pPr>
            <w:r w:rsidDel="00000000" w:rsidR="00000000" w:rsidRPr="00000000">
              <w:rPr>
                <w:color w:val="351c75"/>
                <w:rtl w:val="0"/>
              </w:rPr>
              <w:t xml:space="preserve">30%</w:t>
            </w:r>
          </w:p>
          <w:p w:rsidR="00000000" w:rsidDel="00000000" w:rsidP="00000000" w:rsidRDefault="00000000" w:rsidRPr="00000000" w14:paraId="000002DA">
            <w:pPr>
              <w:rPr>
                <w:color w:val="351c75"/>
              </w:rPr>
            </w:pPr>
            <w:r w:rsidDel="00000000" w:rsidR="00000000" w:rsidRPr="00000000">
              <w:rPr>
                <w:rtl w:val="0"/>
              </w:rPr>
            </w:r>
          </w:p>
          <w:p w:rsidR="00000000" w:rsidDel="00000000" w:rsidP="00000000" w:rsidRDefault="00000000" w:rsidRPr="00000000" w14:paraId="000002DB">
            <w:pPr>
              <w:rPr>
                <w:color w:val="351c75"/>
              </w:rPr>
            </w:pPr>
            <w:r w:rsidDel="00000000" w:rsidR="00000000" w:rsidRPr="00000000">
              <w:rPr>
                <w:rtl w:val="0"/>
              </w:rPr>
            </w:r>
          </w:p>
          <w:p w:rsidR="00000000" w:rsidDel="00000000" w:rsidP="00000000" w:rsidRDefault="00000000" w:rsidRPr="00000000" w14:paraId="000002DC">
            <w:pPr>
              <w:rPr>
                <w:color w:val="351c75"/>
              </w:rPr>
            </w:pPr>
            <w:r w:rsidDel="00000000" w:rsidR="00000000" w:rsidRPr="00000000">
              <w:rPr>
                <w:rtl w:val="0"/>
              </w:rPr>
            </w:r>
          </w:p>
          <w:p w:rsidR="00000000" w:rsidDel="00000000" w:rsidP="00000000" w:rsidRDefault="00000000" w:rsidRPr="00000000" w14:paraId="000002DD">
            <w:pPr>
              <w:numPr>
                <w:ilvl w:val="0"/>
                <w:numId w:val="62"/>
              </w:numPr>
              <w:ind w:left="283.4645669291342" w:hanging="360"/>
              <w:rPr>
                <w:color w:val="351c75"/>
                <w:u w:val="none"/>
              </w:rPr>
            </w:pPr>
            <w:r w:rsidDel="00000000" w:rsidR="00000000" w:rsidRPr="00000000">
              <w:rPr>
                <w:color w:val="351c75"/>
                <w:rtl w:val="0"/>
              </w:rPr>
              <w:t xml:space="preserve">2</w:t>
            </w:r>
          </w:p>
          <w:p w:rsidR="00000000" w:rsidDel="00000000" w:rsidP="00000000" w:rsidRDefault="00000000" w:rsidRPr="00000000" w14:paraId="000002DE">
            <w:pPr>
              <w:numPr>
                <w:ilvl w:val="0"/>
                <w:numId w:val="62"/>
              </w:numPr>
              <w:ind w:left="283.4645669291342" w:hanging="360"/>
              <w:rPr>
                <w:color w:val="351c75"/>
                <w:u w:val="none"/>
              </w:rPr>
            </w:pPr>
            <w:r w:rsidDel="00000000" w:rsidR="00000000" w:rsidRPr="00000000">
              <w:rPr>
                <w:color w:val="351c75"/>
                <w:rtl w:val="0"/>
              </w:rPr>
              <w:t xml:space="preserve">1</w:t>
            </w:r>
          </w:p>
        </w:tc>
      </w:tr>
      <w:tr>
        <w:trPr>
          <w:cantSplit w:val="0"/>
          <w:tblHeader w:val="0"/>
        </w:trPr>
        <w:tc>
          <w:tcPr/>
          <w:p w:rsidR="00000000" w:rsidDel="00000000" w:rsidP="00000000" w:rsidRDefault="00000000" w:rsidRPr="00000000" w14:paraId="000002DF">
            <w:pPr>
              <w:rPr>
                <w:color w:val="351c75"/>
              </w:rPr>
            </w:pPr>
            <w:r w:rsidDel="00000000" w:rsidR="00000000" w:rsidRPr="00000000">
              <w:rPr>
                <w:rtl w:val="0"/>
              </w:rPr>
            </w:r>
          </w:p>
        </w:tc>
        <w:tc>
          <w:tcPr/>
          <w:p w:rsidR="00000000" w:rsidDel="00000000" w:rsidP="00000000" w:rsidRDefault="00000000" w:rsidRPr="00000000" w14:paraId="000002E0">
            <w:pPr>
              <w:rPr>
                <w:color w:val="351c75"/>
              </w:rPr>
            </w:pPr>
            <w:r w:rsidDel="00000000" w:rsidR="00000000" w:rsidRPr="00000000">
              <w:rPr>
                <w:color w:val="351c75"/>
                <w:rtl w:val="0"/>
              </w:rPr>
              <w:t xml:space="preserve">Sebaran lulusan</w:t>
            </w:r>
          </w:p>
        </w:tc>
        <w:tc>
          <w:tcPr/>
          <w:p w:rsidR="00000000" w:rsidDel="00000000" w:rsidP="00000000" w:rsidRDefault="00000000" w:rsidRPr="00000000" w14:paraId="000002E1">
            <w:pPr>
              <w:rPr>
                <w:color w:val="351c75"/>
              </w:rPr>
            </w:pPr>
            <w:r w:rsidDel="00000000" w:rsidR="00000000" w:rsidRPr="00000000">
              <w:rPr>
                <w:color w:val="351c75"/>
                <w:rtl w:val="0"/>
              </w:rPr>
              <w:t xml:space="preserve">Persentase jumlah lulusan yang tersebar di lingkup nasional</w:t>
            </w:r>
          </w:p>
        </w:tc>
        <w:tc>
          <w:tcPr/>
          <w:p w:rsidR="00000000" w:rsidDel="00000000" w:rsidP="00000000" w:rsidRDefault="00000000" w:rsidRPr="00000000" w14:paraId="000002E2">
            <w:pPr>
              <w:rPr>
                <w:color w:val="351c75"/>
              </w:rPr>
            </w:pPr>
            <w:r w:rsidDel="00000000" w:rsidR="00000000" w:rsidRPr="00000000">
              <w:rPr>
                <w:color w:val="351c75"/>
                <w:rtl w:val="0"/>
              </w:rPr>
              <w:t xml:space="preserve">100%</w:t>
            </w:r>
          </w:p>
        </w:tc>
      </w:tr>
      <w:tr>
        <w:trPr>
          <w:cantSplit w:val="0"/>
          <w:tblHeader w:val="0"/>
        </w:trPr>
        <w:tc>
          <w:tcPr/>
          <w:p w:rsidR="00000000" w:rsidDel="00000000" w:rsidP="00000000" w:rsidRDefault="00000000" w:rsidRPr="00000000" w14:paraId="000002E3">
            <w:pPr>
              <w:rPr>
                <w:color w:val="351c75"/>
              </w:rPr>
            </w:pPr>
            <w:r w:rsidDel="00000000" w:rsidR="00000000" w:rsidRPr="00000000">
              <w:rPr>
                <w:rtl w:val="0"/>
              </w:rPr>
            </w:r>
          </w:p>
        </w:tc>
        <w:tc>
          <w:tcPr/>
          <w:p w:rsidR="00000000" w:rsidDel="00000000" w:rsidP="00000000" w:rsidRDefault="00000000" w:rsidRPr="00000000" w14:paraId="000002E4">
            <w:pPr>
              <w:rPr>
                <w:color w:val="351c75"/>
              </w:rPr>
            </w:pPr>
            <w:r w:rsidDel="00000000" w:rsidR="00000000" w:rsidRPr="00000000">
              <w:rPr>
                <w:color w:val="351c75"/>
                <w:rtl w:val="0"/>
              </w:rPr>
              <w:t xml:space="preserve">Pengakuan dari DIDUKA</w:t>
            </w:r>
          </w:p>
        </w:tc>
        <w:tc>
          <w:tcPr/>
          <w:p w:rsidR="00000000" w:rsidDel="00000000" w:rsidP="00000000" w:rsidRDefault="00000000" w:rsidRPr="00000000" w14:paraId="000002E5">
            <w:pPr>
              <w:rPr>
                <w:color w:val="351c75"/>
              </w:rPr>
            </w:pPr>
            <w:r w:rsidDel="00000000" w:rsidR="00000000" w:rsidRPr="00000000">
              <w:rPr>
                <w:color w:val="351c75"/>
                <w:rtl w:val="0"/>
              </w:rPr>
              <w:t xml:space="preserve">Jumlah pengakuan lulusan dari DUDIKA di lingkup Nasional </w:t>
            </w:r>
          </w:p>
        </w:tc>
        <w:tc>
          <w:tcPr/>
          <w:p w:rsidR="00000000" w:rsidDel="00000000" w:rsidP="00000000" w:rsidRDefault="00000000" w:rsidRPr="00000000" w14:paraId="000002E6">
            <w:pPr>
              <w:rPr>
                <w:color w:val="351c75"/>
              </w:rPr>
            </w:pPr>
            <w:r w:rsidDel="00000000" w:rsidR="00000000" w:rsidRPr="00000000">
              <w:rPr>
                <w:color w:val="351c75"/>
                <w:rtl w:val="0"/>
              </w:rPr>
              <w:t xml:space="preserve">100%</w:t>
            </w:r>
          </w:p>
        </w:tc>
      </w:tr>
    </w:tbl>
    <w:p w:rsidR="00000000" w:rsidDel="00000000" w:rsidP="00000000" w:rsidRDefault="00000000" w:rsidRPr="00000000" w14:paraId="000002E7">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120" w:line="276" w:lineRule="auto"/>
        <w:ind w:left="420"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Bagian ini berisi penjelasan tentang pelaksanaan atas kebijakan, standar, dan indikator terkait DTPR, sistem penerimaan mahasiswa baru, pendidikan berbasis luaran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outcome-based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kompetensi lulusan. Jelaskan juga isi tabel terkait kriteria ini yang dituliskan dalam dokumen LKPS.</w:t>
      </w:r>
    </w:p>
    <w:p w:rsidR="00000000" w:rsidDel="00000000" w:rsidP="00000000" w:rsidRDefault="00000000" w:rsidRPr="00000000" w14:paraId="000002E8">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tentang DTPR, penerimaan mahasiswa baru dalam rangka perluasan akses, keragaman asal calon mahasiswa (misal: asal, suku, jenis kelamin), program afirmasi, dan calon mahasiswa berkebutuhan khusus.</w:t>
      </w:r>
    </w:p>
    <w:p w:rsidR="00000000" w:rsidDel="00000000" w:rsidP="00000000" w:rsidRDefault="00000000" w:rsidRPr="00000000" w14:paraId="000002E9">
      <w:pPr>
        <w:spacing w:before="120" w:line="276" w:lineRule="auto"/>
        <w:ind w:left="810" w:firstLine="0"/>
        <w:jc w:val="both"/>
        <w:rPr/>
      </w:pPr>
      <w:r w:rsidDel="00000000" w:rsidR="00000000" w:rsidRPr="00000000">
        <w:rPr>
          <w:rtl w:val="0"/>
        </w:rPr>
        <w:t xml:space="preserve">Data mahasiswa pada </w:t>
      </w:r>
      <w:r w:rsidDel="00000000" w:rsidR="00000000" w:rsidRPr="00000000">
        <w:rPr>
          <w:highlight w:val="yellow"/>
          <w:rtl w:val="0"/>
        </w:rPr>
        <w:t xml:space="preserve">Tabel 2.A.1 LKPS m</w:t>
      </w:r>
      <w:r w:rsidDel="00000000" w:rsidR="00000000" w:rsidRPr="00000000">
        <w:rPr>
          <w:rtl w:val="0"/>
        </w:rPr>
        <w:t xml:space="preserve">encerminkan dinamika jumlah mahasiswa aktif Poltek SSN cq Prodi RKS dalam empat tahun akademik terakhir, yaitu TS, TS-1, TS-2, dan TS-3. Data ini digunakan untuk menilai konsistensi daya tarik program studi, keberlanjutan proses pendidikan, serta efektivitas strategi penerimaan dan retensi mahasiswa.</w:t>
      </w:r>
    </w:p>
    <w:p w:rsidR="00000000" w:rsidDel="00000000" w:rsidP="00000000" w:rsidRDefault="00000000" w:rsidRPr="00000000" w14:paraId="000002EA">
      <w:pPr>
        <w:spacing w:before="120" w:line="276" w:lineRule="auto"/>
        <w:ind w:left="810" w:firstLine="0"/>
        <w:jc w:val="both"/>
        <w:rPr/>
      </w:pPr>
      <w:r w:rsidDel="00000000" w:rsidR="00000000" w:rsidRPr="00000000">
        <w:rPr>
          <w:rtl w:val="0"/>
        </w:rPr>
        <w:t xml:space="preserve">Jumlah mahasiswa pada masing-masing tahun menunjukkan tren jumlah mahasiswa pendaftar yang cukup stabil dikaitkan dengan kebijakan penerimaan, kapasitas daya tampung, dan tingkat kelulusan. Misalnya, peningkatan jumlah pendaftar dari TS-2 ke TS menunjukkan keberhasilan promosi dan seleksi, walaupun jumlah mahasiswa yang diterima konsisten pada kisaran 40-60 orang, sesuai dengan kuota yang disetujui oleh KemenPAN-RB.</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10" w:right="0" w:firstLine="0"/>
        <w:jc w:val="both"/>
        <w:rPr/>
      </w:pPr>
      <w:r w:rsidDel="00000000" w:rsidR="00000000" w:rsidRPr="00000000">
        <w:rPr>
          <w:rtl w:val="0"/>
        </w:rPr>
        <w:t xml:space="preserve">Poltek SSN melaksanakan standar dan indikator DTPR sebagai bagian dari komitmen terhadap pendidikan tinggi vokasi yang berorientasi nasional dan strategis. Dalam proses penerimaan mahasiswa baru, institusi menerapkan seleksi berbasis merit dan ketat sesuai dengan sistem semi-militer, namun tetap membuka akses luas bagi calon mahasiswa dari berbagai wilayah Indonesia. Keragaman asal daerah, latar belakang suku, dan jenis kelamin tercermin dalam komposisi mahasiswa yang diterima setiap tahun, menciptakan lingkungan akademik yang plural, kompetitif, dan representatif. Seluruh proses ini dirancang untuk menjamin keberagaman dalam koridor disiplin, integritas, dan kesiapan mental sesuai karakteristik pendidikan semi-militer yang diterapkan di Poltek SSN.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10" w:right="0" w:firstLine="0"/>
        <w:jc w:val="both"/>
        <w:rPr/>
      </w:pPr>
      <w:r w:rsidDel="00000000" w:rsidR="00000000" w:rsidRPr="00000000">
        <w:rPr>
          <w:rtl w:val="0"/>
        </w:rPr>
        <w:t xml:space="preserve">Berdasarkan </w:t>
      </w:r>
      <w:r w:rsidDel="00000000" w:rsidR="00000000" w:rsidRPr="00000000">
        <w:rPr>
          <w:highlight w:val="yellow"/>
          <w:rtl w:val="0"/>
        </w:rPr>
        <w:t xml:space="preserve">Tabel 2.A.2 LKPS</w:t>
      </w:r>
      <w:r w:rsidDel="00000000" w:rsidR="00000000" w:rsidRPr="00000000">
        <w:rPr>
          <w:rtl w:val="0"/>
        </w:rPr>
        <w:t xml:space="preserve">, sebaran daerah asal mahasiswa Poltek SSN dalam tiga tahun terakhir berasal dari sekitar 75 kabupaten di seluruh Indonesia. Hal ini menunjukkan bahwa penyebaran informasi penerimaan Poltek SSN sudah menjangkau secara luas wilayah Indonesia.</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10" w:right="0" w:firstLine="0"/>
        <w:jc w:val="both"/>
        <w:rPr/>
      </w:pPr>
      <w:r w:rsidDel="00000000" w:rsidR="00000000" w:rsidRPr="00000000">
        <w:rPr>
          <w:rtl w:val="0"/>
        </w:rPr>
        <w:t xml:space="preserve">Kondisi jumlah mahasiswa sebagaimana disajikan pada </w:t>
      </w:r>
      <w:r w:rsidDel="00000000" w:rsidR="00000000" w:rsidRPr="00000000">
        <w:rPr>
          <w:highlight w:val="yellow"/>
          <w:rtl w:val="0"/>
        </w:rPr>
        <w:t xml:space="preserve">Tabel 2.A.3 LKPS</w:t>
      </w:r>
      <w:r w:rsidDel="00000000" w:rsidR="00000000" w:rsidRPr="00000000">
        <w:rPr>
          <w:rtl w:val="0"/>
        </w:rPr>
        <w:t xml:space="preserve">, menunjukkan bahwa jumlah mahasiswa baru dan jumlah mahasiswa lulus relatif stabil. Hanya ada satu mahasiswa DO pada TS-2, dan dua mahasiswa DO pada TS. Hal ini menunjukkan bahwa mahasiswa Prodi RKS telah berupaya mengikuti pendidikan di Poltek SSN dengan baik.</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yang menunjukkan berfungsinya sistem outcome-based education (memenuhi KKNI level 6), berdasarkan kurikulum sesuai dengan Standar Pendidikan yang ditetapkan oleh Perguruan Tinggi dan KKNI. keterlibatan/masukan pemangku kepentingan (termasuk DUDIKA dan asosiasi/organisasi profesi) dalam proses penyusunannya.</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50.3937007874017" w:right="0" w:firstLine="0"/>
        <w:jc w:val="both"/>
        <w:rPr/>
      </w:pPr>
      <w:r w:rsidDel="00000000" w:rsidR="00000000" w:rsidRPr="00000000">
        <w:rPr>
          <w:rtl w:val="0"/>
        </w:rPr>
        <w:t xml:space="preserve">Poltek SSN merupakan Perguruan Tinggi Kedinasan yang diselenggarakan oleh BSSN, sehingga diwajibkan keterlibatan/masukkan pemangku kepentingan dalam proses penyusunan kurikulum. Selain BSSN, keterlibatan DUDIKA dari industri telekomunikasi dan teknologi informasi, serta asosiasi/organisasi profesi juga dilibatkan dalam penyusunan kurikulum untuk mempersiapkan lulusan dengan kompetensi yang relevan dan siap pakai.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50.3937007874017" w:right="0" w:firstLine="0"/>
        <w:jc w:val="both"/>
        <w:rPr/>
      </w:pPr>
      <w:r w:rsidDel="00000000" w:rsidR="00000000" w:rsidRPr="00000000">
        <w:rPr>
          <w:rtl w:val="0"/>
        </w:rPr>
        <w:t xml:space="preserve">Pelaksanaan Standar dan indikator kompetensi lulusan telah </w:t>
      </w:r>
      <w:r w:rsidDel="00000000" w:rsidR="00000000" w:rsidRPr="00000000">
        <w:rPr>
          <w:color w:val="351c75"/>
          <w:rtl w:val="0"/>
        </w:rPr>
        <w:t xml:space="preserve">memenuhi capaian pembelajaran lulusan dengan KKNI level 6 sesuai dengan profil lulusan dan kebutuhan dunia kerja dan dibuat ke dalam visi, misi, tujuan, dan strategi program studi. Dapat dilihat pada dokumen LKPS RKS Tahun 2025 </w:t>
      </w:r>
      <w:r w:rsidDel="00000000" w:rsidR="00000000" w:rsidRPr="00000000">
        <w:rPr>
          <w:highlight w:val="yellow"/>
          <w:rtl w:val="0"/>
        </w:rPr>
        <w:t xml:space="preserve">Tabel 2.B.2</w:t>
      </w:r>
      <w:r w:rsidDel="00000000" w:rsidR="00000000" w:rsidRPr="00000000">
        <w:rPr>
          <w:rtl w:val="0"/>
        </w:rPr>
        <w:t xml:space="preserve"> Pemetaan Capaian Pembelajaran Lulusan dan Profil Lulusan. </w:t>
      </w:r>
      <w:r w:rsidDel="00000000" w:rsidR="00000000" w:rsidRPr="00000000">
        <w:rPr>
          <w:rtl w:val="0"/>
        </w:rPr>
      </w:r>
    </w:p>
    <w:p w:rsidR="00000000" w:rsidDel="00000000" w:rsidP="00000000" w:rsidRDefault="00000000" w:rsidRPr="00000000" w14:paraId="000002F2">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tentang fleksibilitas dalam proses pembelajaran (luring, daring atau hibrida) dan pemenuhan beban belajar, misalnya: micro-credential, rekognisi pembelajaran lampau (RPL) yang relevan dengan bidangnya, atau pembelajaran (termasuk kegiatan praktik) di luar program studi untuk mendukung bidang kerjanya.</w:t>
      </w:r>
    </w:p>
    <w:p w:rsidR="00000000" w:rsidDel="00000000" w:rsidP="00000000" w:rsidRDefault="00000000" w:rsidRPr="00000000" w14:paraId="000002F3">
      <w:pPr>
        <w:spacing w:before="120" w:line="276" w:lineRule="auto"/>
        <w:ind w:left="850.3937007874017" w:firstLine="4.6062992125982305"/>
        <w:jc w:val="both"/>
        <w:rPr>
          <w:color w:val="351c75"/>
          <w:highlight w:val="yellow"/>
        </w:rPr>
      </w:pPr>
      <w:r w:rsidDel="00000000" w:rsidR="00000000" w:rsidRPr="00000000">
        <w:rPr>
          <w:color w:val="351c75"/>
          <w:rtl w:val="0"/>
        </w:rPr>
        <w:t xml:space="preserve">Fleksibilitas dalam proses pembelajaran dapat dilakukan secara luring, daring atau hibrida sesuai kebutuhan dari masing-masing dosen pengampu mata kuliah dan telah ditetapkan pada kurikulum. Proses pembelajaran dapat diakses kapan saja untuk pengayaan materi dan praktik di bidang TIK dan keamanan siber, Poltek SSN menyediakan </w:t>
      </w:r>
      <w:r w:rsidDel="00000000" w:rsidR="00000000" w:rsidRPr="00000000">
        <w:rPr>
          <w:i w:val="1"/>
          <w:iCs w:val="1"/>
          <w:color w:val="351c75"/>
          <w:highlight w:val="yellow"/>
          <w:rtl w:val="0"/>
        </w:rPr>
        <w:t xml:space="preserve">Learning Management System</w:t>
      </w:r>
      <w:r w:rsidDel="00000000" w:rsidR="00000000" w:rsidRPr="00000000">
        <w:rPr>
          <w:color w:val="351c75"/>
          <w:highlight w:val="yellow"/>
          <w:rtl w:val="0"/>
        </w:rPr>
        <w:t xml:space="preserve"> (LMS)</w:t>
      </w:r>
      <w:r w:rsidDel="00000000" w:rsidR="00000000" w:rsidRPr="00000000">
        <w:rPr>
          <w:color w:val="351c75"/>
          <w:rtl w:val="0"/>
        </w:rPr>
        <w:t xml:space="preserve"> dan</w:t>
      </w:r>
      <w:r w:rsidDel="00000000" w:rsidR="00000000" w:rsidRPr="00000000">
        <w:rPr>
          <w:color w:val="351c75"/>
          <w:highlight w:val="yellow"/>
          <w:rtl w:val="0"/>
        </w:rPr>
        <w:t xml:space="preserve"> CTFd</w:t>
      </w:r>
      <w:r w:rsidDel="00000000" w:rsidR="00000000" w:rsidRPr="00000000">
        <w:rPr>
          <w:color w:val="351c75"/>
          <w:rtl w:val="0"/>
        </w:rPr>
        <w:t xml:space="preserve">, serta </w:t>
      </w:r>
      <w:r w:rsidDel="00000000" w:rsidR="00000000" w:rsidRPr="00000000">
        <w:rPr>
          <w:color w:val="351c75"/>
          <w:highlight w:val="yellow"/>
          <w:rtl w:val="0"/>
        </w:rPr>
        <w:t xml:space="preserve">bekerja sama dengan  Cisco Netacad, Huawei ICT Academy, dan EC Council. </w:t>
      </w:r>
    </w:p>
    <w:p w:rsidR="00000000" w:rsidDel="00000000" w:rsidP="00000000" w:rsidRDefault="00000000" w:rsidRPr="00000000" w14:paraId="000002F4">
      <w:pPr>
        <w:spacing w:before="120" w:line="276" w:lineRule="auto"/>
        <w:ind w:left="850.3937007874017" w:firstLine="4.6062992125982305"/>
        <w:jc w:val="both"/>
        <w:rPr>
          <w:color w:val="351c75"/>
        </w:rPr>
      </w:pPr>
      <w:r w:rsidDel="00000000" w:rsidR="00000000" w:rsidRPr="00000000">
        <w:rPr>
          <w:color w:val="351c75"/>
          <w:rtl w:val="0"/>
        </w:rPr>
        <w:t xml:space="preserve">Poltek SSN tidak mempersyaratkan Rekognisi Pembelajaran Lampau (RPL) dalam seleksi penerimaan mahasiswa baru dan proses pembelajaran, yang memungkinkan pengakuan dalam pemenuhan beban belajar terhadap pengalaman kerja, pelatihan non-formal, atau capaian kompetensi sebelumnya. Dikarenakan sistem pembelajaran menerapkan sistem paket, beroperasi dalam kerangka pembelajaran yang terstruktur dan linier.</w:t>
      </w:r>
    </w:p>
    <w:p w:rsidR="00000000" w:rsidDel="00000000" w:rsidP="00000000" w:rsidRDefault="00000000" w:rsidRPr="00000000" w14:paraId="000002F5">
      <w:pPr>
        <w:spacing w:before="120" w:line="276" w:lineRule="auto"/>
        <w:ind w:left="850.3937007874017" w:firstLine="4.6062992125982305"/>
        <w:jc w:val="both"/>
        <w:rPr>
          <w:color w:val="351c75"/>
        </w:rPr>
      </w:pPr>
      <w:r w:rsidDel="00000000" w:rsidR="00000000" w:rsidRPr="00000000">
        <w:rPr>
          <w:color w:val="351c75"/>
          <w:rtl w:val="0"/>
        </w:rPr>
        <w:t xml:space="preserve">Sebagai respons terhadap kebutuhan fleksibilitas dan relevansi pembelajaran, institusi mengintegrasikan bentuk Merdeka Belajar melalui kegiatan</w:t>
      </w:r>
      <w:r w:rsidDel="00000000" w:rsidR="00000000" w:rsidRPr="00000000">
        <w:rPr>
          <w:color w:val="351c75"/>
          <w:highlight w:val="yellow"/>
          <w:rtl w:val="0"/>
        </w:rPr>
        <w:t xml:space="preserve"> Praktek Kerja Lapangan (PKL),</w:t>
      </w:r>
      <w:r w:rsidDel="00000000" w:rsidR="00000000" w:rsidRPr="00000000">
        <w:rPr>
          <w:color w:val="351c75"/>
          <w:rtl w:val="0"/>
        </w:rPr>
        <w:t xml:space="preserve"> </w:t>
      </w:r>
      <w:r w:rsidDel="00000000" w:rsidR="00000000" w:rsidRPr="00000000">
        <w:rPr>
          <w:color w:val="351c75"/>
          <w:highlight w:val="yellow"/>
          <w:rtl w:val="0"/>
        </w:rPr>
        <w:t xml:space="preserve">Latihan Integrasi mahasiswa Wreda Nusantara (Latsitardanus)</w:t>
      </w:r>
      <w:r w:rsidDel="00000000" w:rsidR="00000000" w:rsidRPr="00000000">
        <w:rPr>
          <w:color w:val="351c75"/>
          <w:rtl w:val="0"/>
        </w:rPr>
        <w:t xml:space="preserve">, </w:t>
      </w:r>
      <w:r w:rsidDel="00000000" w:rsidR="00000000" w:rsidRPr="00000000">
        <w:rPr>
          <w:color w:val="351c75"/>
          <w:highlight w:val="yellow"/>
          <w:rtl w:val="0"/>
        </w:rPr>
        <w:t xml:space="preserve">Surat Keterangan pendamping ijazah (SKPI)</w:t>
      </w:r>
      <w:r w:rsidDel="00000000" w:rsidR="00000000" w:rsidRPr="00000000">
        <w:rPr>
          <w:color w:val="351c75"/>
          <w:rtl w:val="0"/>
        </w:rPr>
        <w:t xml:space="preserve">, dan pertukaran mahasiswa/pengiriman mahasiswa belajar ke luar negeri selama sembilan bulan seperti terlihat pada dokumen LKPS tabel </w:t>
      </w:r>
      <w:hyperlink r:id="rId20">
        <w:r w:rsidDel="00000000" w:rsidR="00000000" w:rsidRPr="00000000">
          <w:rPr>
            <w:b w:val="1"/>
            <w:bCs w:val="1"/>
            <w:color w:val="1155cc"/>
            <w:u w:val="single"/>
            <w:rtl w:val="0"/>
          </w:rPr>
          <w:t xml:space="preserve">Tabel 2.C Fleksibilitas Dalam Proses Pembelajaran</w:t>
        </w:r>
      </w:hyperlink>
      <w:r w:rsidDel="00000000" w:rsidR="00000000" w:rsidRPr="00000000">
        <w:rPr>
          <w:color w:val="351c75"/>
          <w:rtl w:val="0"/>
        </w:rPr>
        <w:t xml:space="preserve">. PKL dan Latsitardanus menjadi jembatan antara pembelajaran akademik dan pengalaman kontekstual, memperkuat integrasi antara kurikulum dan kebutuhan nyata di lapangan. </w:t>
      </w:r>
    </w:p>
    <w:p w:rsidR="00000000" w:rsidDel="00000000" w:rsidP="00000000" w:rsidRDefault="00000000" w:rsidRPr="00000000" w14:paraId="000002F6">
      <w:pPr>
        <w:spacing w:before="120" w:line="276" w:lineRule="auto"/>
        <w:ind w:left="850.3937007874017" w:firstLine="4.6062992125982305"/>
        <w:jc w:val="both"/>
        <w:rPr>
          <w:color w:val="351c75"/>
        </w:rPr>
      </w:pPr>
      <w:r w:rsidDel="00000000" w:rsidR="00000000" w:rsidRPr="00000000">
        <w:rPr>
          <w:color w:val="351c75"/>
          <w:rtl w:val="0"/>
        </w:rPr>
        <w:t xml:space="preserve">Sebagai bagian dari penjaminan mutu dan peningkatan daya saing lulusan, institusi juga mewajibkan mahasiswa untuk mengikuti sertifikasi kompetensi. Sertifikasi ini tidak hanya menjadi bukti penguasaan keterampilan teknis, tetapi juga menjadi syarat penting dalam memasuki dunia kerja yang semakin menuntut standar profesional. </w:t>
      </w:r>
    </w:p>
    <w:p w:rsidR="00000000" w:rsidDel="00000000" w:rsidP="00000000" w:rsidRDefault="00000000" w:rsidRPr="00000000" w14:paraId="000002F7">
      <w:pPr>
        <w:spacing w:before="120" w:line="276" w:lineRule="auto"/>
        <w:ind w:left="850.3937007874017" w:firstLine="4.6062992125982305"/>
        <w:jc w:val="both"/>
        <w:rPr/>
      </w:pPr>
      <w:r w:rsidDel="00000000" w:rsidR="00000000" w:rsidRPr="00000000">
        <w:rPr>
          <w:color w:val="351c75"/>
          <w:rtl w:val="0"/>
        </w:rPr>
        <w:t xml:space="preserve">Dengan demikian, meskipun sistem paket dan ketiadaan RPL, fleksibilitas materi pengayaan pada LMS, serta integrasi bentuk Merdeka Belajar melalui PKL, Latsitardanus, kewajiban sertifikasi kompetensi, dan pengiriman mahasiswa belajar ke luar negeri menunjukkan arah transformasi pendidikan vokasi Poltek SSN menuju sistem yang lebih fleksibel, kontekstual, dan berorientasi pada kebutuhan masa depan.</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dalam bentuk tracer study mengenai kompetensi lulusan yang dapat dinilai dari sebaran kerja lulusan (baik sebagai pegawai/Karyawan atau wirausaha) dan pengakuan (rekognisi) dan apresiasi kompetensi lulusan oleh masyarakat/DUDIKA. serta sebaran kerja lulusan (lokal, nasional, internasional).</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50.3937007874017" w:right="0" w:firstLine="0"/>
        <w:jc w:val="both"/>
        <w:rPr/>
      </w:pPr>
      <w:r w:rsidDel="00000000" w:rsidR="00000000" w:rsidRPr="00000000">
        <w:rPr>
          <w:rtl w:val="0"/>
        </w:rPr>
        <w:t xml:space="preserve">Lulusan Poltek SSN dapat diangkat menjadi Calon Pegawai Negeri Sipil (CPNS) di lingkungan BSSN/TNI/Polri atau instansi pemerintah lainnya sesuai dengan formasi yang tersedia. Pengakuan dan apresiasi kompetensi lulusan tersebut dapat diangkat menjadi CPNS dilingkungan BSSN, dapat dilihat pada dokumen LKPS </w:t>
      </w:r>
      <w:hyperlink r:id="rId21">
        <w:r w:rsidDel="00000000" w:rsidR="00000000" w:rsidRPr="00000000">
          <w:rPr>
            <w:b w:val="1"/>
            <w:bCs w:val="1"/>
            <w:color w:val="1155cc"/>
            <w:u w:val="single"/>
            <w:rtl w:val="0"/>
          </w:rPr>
          <w:t xml:space="preserve">Tabel 2.D Rekognisi dan Apresiasi Kompetensi Lulusan</w:t>
        </w:r>
      </w:hyperlink>
      <w:r w:rsidDel="00000000" w:rsidR="00000000" w:rsidRPr="00000000">
        <w:rPr>
          <w:rtl w:val="0"/>
        </w:rPr>
        <w:t xml:space="preserve">. Selain itu beberapa permintaan lulusan dibidang keamanan siber secara lisan dan tulisan dari Kementerian/Lembaga/Pemerintah daerah dalam penempatan lulusan di instansi tersebut, membuktikan kompetensi lulusan dapat diterima disemua instansi. Apresiasi kompetensi lulusan dengan banyaknya lulusan menjadi narasumber keamanan siber dan peserta kompetisi keamanan siber di tingkat nasional/internasional.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850.3937007874017" w:right="0" w:firstLine="0"/>
        <w:jc w:val="both"/>
        <w:rPr/>
      </w:pPr>
      <w:r w:rsidDel="00000000" w:rsidR="00000000" w:rsidRPr="00000000">
        <w:rPr>
          <w:rtl w:val="0"/>
        </w:rPr>
        <w:t xml:space="preserve">Pelaksanaan Trace study dilakukan setiap tahun dengan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551" w:right="0" w:firstLine="0"/>
        <w:jc w:val="both"/>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551" w:right="0" w:firstLine="0"/>
        <w:jc w:val="both"/>
        <w:rPr/>
      </w:pP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120" w:line="276" w:lineRule="auto"/>
        <w:ind w:left="420"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Bagian ini berisi penjelasan tentang evaluasi secara berkala mengenai ketercapaian standar dan indikator yang sudah ditetapkan dan dilaksanakan yang mencakup DTPR, sistem penerimaan mahasiswa baru, pendidikan berbasis luaran (outcome-based education/OBE), dan kompetensi lulusan, proses pembelajaran, isi pembelajaran dan penilaian pembelajaran. Bagian ini juga berisi penjelasan tentang faktor pendukung terlampaui/tercapainya standar, dan akar masalah yang menyebabkan tidak tercapainya standar. Tim Penyusun perlu menyampaikan hasil survei kepuasan terhadap layanan pembelajaran dengan responden mahasiswa.</w:t>
      </w:r>
    </w:p>
    <w:p w:rsidR="00000000" w:rsidDel="00000000" w:rsidP="00000000" w:rsidRDefault="00000000" w:rsidRPr="00000000" w14:paraId="000002FE">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DTPR, penerimaan mahasiswa baru dalam rangka perluasan akses, keragaman asal calon mahasiswa (misal: asal, suku, jenis kelamin), program afirmasi, dan calon mahasiswa berkebutuhan khusus.</w:t>
      </w:r>
    </w:p>
    <w:p w:rsidR="00000000" w:rsidDel="00000000" w:rsidP="00000000" w:rsidRDefault="00000000" w:rsidRPr="00000000" w14:paraId="000002FF">
      <w:pPr>
        <w:spacing w:before="120" w:line="276" w:lineRule="auto"/>
        <w:jc w:val="both"/>
        <w:rPr>
          <w:color w:val="351c75"/>
        </w:rPr>
      </w:pPr>
      <w:r w:rsidDel="00000000" w:rsidR="00000000" w:rsidRPr="00000000">
        <w:rPr>
          <w:rtl w:val="0"/>
        </w:rPr>
      </w:r>
    </w:p>
    <w:tbl>
      <w:tblPr>
        <w:tblStyle w:val="Table14"/>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70"/>
        <w:gridCol w:w="1410"/>
        <w:gridCol w:w="1335"/>
        <w:gridCol w:w="2700"/>
        <w:tblGridChange w:id="0">
          <w:tblGrid>
            <w:gridCol w:w="555"/>
            <w:gridCol w:w="2670"/>
            <w:gridCol w:w="1410"/>
            <w:gridCol w:w="1335"/>
            <w:gridCol w:w="2700"/>
          </w:tblGrid>
        </w:tblGridChange>
      </w:tblGrid>
      <w:tr>
        <w:trPr>
          <w:cantSplit w:val="0"/>
          <w:trHeight w:val="878.93554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rPr>
                <w:color w:val="351c75"/>
              </w:rPr>
            </w:pPr>
            <w:r w:rsidDel="00000000" w:rsidR="00000000" w:rsidRPr="00000000">
              <w:rPr>
                <w:color w:val="351c7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color w:val="351c75"/>
              </w:rPr>
            </w:pPr>
            <w:r w:rsidDel="00000000" w:rsidR="00000000" w:rsidRPr="00000000">
              <w:rPr>
                <w:color w:val="351c75"/>
                <w:rtl w:val="0"/>
              </w:rPr>
              <w:t xml:space="preserve">Realisasi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color w:val="351c75"/>
              </w:rPr>
            </w:pPr>
            <w:r w:rsidDel="00000000" w:rsidR="00000000" w:rsidRPr="00000000">
              <w:rPr>
                <w:color w:val="351c75"/>
                <w:rtl w:val="0"/>
              </w:rPr>
              <w:t xml:space="preserve">Hasil Evaluasi</w:t>
            </w:r>
          </w:p>
          <w:p w:rsidR="00000000" w:rsidDel="00000000" w:rsidP="00000000" w:rsidRDefault="00000000" w:rsidRPr="00000000" w14:paraId="00000305">
            <w:pPr>
              <w:rPr>
                <w:color w:val="351c75"/>
              </w:rPr>
            </w:pPr>
            <w:r w:rsidDel="00000000" w:rsidR="00000000" w:rsidRPr="00000000">
              <w:rPr>
                <w:color w:val="351c75"/>
                <w:rtl w:val="0"/>
              </w:rPr>
              <w:t xml:space="preserve">(Tidak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rPr>
                <w:i w:val="1"/>
                <w:iCs w:val="1"/>
                <w:color w:val="351c75"/>
              </w:rPr>
            </w:pPr>
            <w:r w:rsidDel="00000000" w:rsidR="00000000" w:rsidRPr="00000000">
              <w:rPr>
                <w:i w:val="1"/>
                <w:iCs w:val="1"/>
                <w:color w:val="351c75"/>
                <w:rtl w:val="0"/>
              </w:rPr>
              <w:t xml:space="preserve">Rasio dosen tetap terhadap jumlah mahasiswa pada program studi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line="288" w:lineRule="auto"/>
              <w:rPr>
                <w:color w:val="351c75"/>
              </w:rPr>
            </w:pPr>
            <w:r w:rsidDel="00000000" w:rsidR="00000000" w:rsidRPr="00000000">
              <w:rPr>
                <w:color w:val="351c75"/>
                <w:rtl w:val="0"/>
              </w:rPr>
              <w:t xml:space="preserve">Maksimal</w:t>
            </w:r>
          </w:p>
          <w:p w:rsidR="00000000" w:rsidDel="00000000" w:rsidP="00000000" w:rsidRDefault="00000000" w:rsidRPr="00000000" w14:paraId="00000309">
            <w:pPr>
              <w:spacing w:line="288" w:lineRule="auto"/>
              <w:rPr>
                <w:color w:val="351c75"/>
              </w:rPr>
            </w:pPr>
            <w:r w:rsidDel="00000000" w:rsidR="00000000" w:rsidRPr="00000000">
              <w:rPr>
                <w:color w:val="351c75"/>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i w:val="1"/>
                <w:iCs w:val="1"/>
                <w:color w:val="351c75"/>
              </w:rPr>
            </w:pPr>
            <w:r w:rsidDel="00000000" w:rsidR="00000000" w:rsidRPr="00000000">
              <w:rPr>
                <w:i w:val="1"/>
                <w:iCs w:val="1"/>
                <w:color w:val="351c75"/>
                <w:rtl w:val="0"/>
              </w:rPr>
              <w:t xml:space="preserve">Rata-rata beban kerja dosen 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line="288" w:lineRule="auto"/>
              <w:rPr>
                <w:color w:val="351c75"/>
              </w:rPr>
            </w:pPr>
            <w:r w:rsidDel="00000000" w:rsidR="00000000" w:rsidRPr="00000000">
              <w:rPr>
                <w:color w:val="351c75"/>
                <w:rtl w:val="0"/>
              </w:rPr>
              <w:t xml:space="preserve">12 s.d. 16 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i w:val="1"/>
                <w:iCs w:val="1"/>
                <w:color w:val="351c75"/>
              </w:rPr>
            </w:pPr>
            <w:r w:rsidDel="00000000" w:rsidR="00000000" w:rsidRPr="00000000">
              <w:rPr>
                <w:i w:val="1"/>
                <w:iCs w:val="1"/>
                <w:color w:val="351c75"/>
                <w:rtl w:val="0"/>
              </w:rPr>
              <w:t xml:space="preserve">Jumlah dosen berkualifikasi pendidikan doktor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line="288" w:lineRule="auto"/>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i w:val="1"/>
                <w:iCs w:val="1"/>
                <w:color w:val="351c75"/>
              </w:rPr>
            </w:pPr>
            <w:r w:rsidDel="00000000" w:rsidR="00000000" w:rsidRPr="00000000">
              <w:rPr>
                <w:i w:val="1"/>
                <w:iCs w:val="1"/>
                <w:color w:val="351c75"/>
                <w:rtl w:val="0"/>
              </w:rPr>
              <w:t xml:space="preserve">Jumlah dosen dengan jabatan Lektor Kepala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88" w:lineRule="auto"/>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color w:val="351c75"/>
              </w:rPr>
            </w:pPr>
            <w:r w:rsidDel="00000000" w:rsidR="00000000" w:rsidRPr="00000000">
              <w:rPr>
                <w:color w:val="351c75"/>
                <w:rtl w:val="0"/>
              </w:rPr>
              <w:t xml:space="preserve">Tidak tercapai, 2 sedang proses pengajuan 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i w:val="1"/>
                <w:iCs w:val="1"/>
                <w:color w:val="351c75"/>
              </w:rPr>
            </w:pPr>
            <w:r w:rsidDel="00000000" w:rsidR="00000000" w:rsidRPr="00000000">
              <w:rPr>
                <w:i w:val="1"/>
                <w:iCs w:val="1"/>
                <w:color w:val="351c75"/>
                <w:rtl w:val="0"/>
              </w:rPr>
              <w:t xml:space="preserve">Jumlah dosen yang telah tersertifikasi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line="288" w:lineRule="auto"/>
              <w:rPr>
                <w:color w:val="351c75"/>
              </w:rPr>
            </w:pPr>
            <w:r w:rsidDel="00000000" w:rsidR="00000000" w:rsidRPr="00000000">
              <w:rPr>
                <w:color w:val="351c7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color w:val="351c75"/>
              </w:rPr>
            </w:pPr>
            <w:r w:rsidDel="00000000" w:rsidR="00000000" w:rsidRPr="00000000">
              <w:rPr>
                <w:color w:val="351c7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i w:val="1"/>
                <w:iCs w:val="1"/>
                <w:color w:val="351c75"/>
              </w:rPr>
            </w:pPr>
            <w:r w:rsidDel="00000000" w:rsidR="00000000" w:rsidRPr="00000000">
              <w:rPr>
                <w:i w:val="1"/>
                <w:iCs w:val="1"/>
                <w:color w:val="351c75"/>
                <w:rtl w:val="0"/>
              </w:rPr>
              <w:t xml:space="preserve">Rata-rata jumlah pelatihan yang diikuti dosen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line="288" w:lineRule="auto"/>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rPr>
                <w:i w:val="1"/>
                <w:iCs w:val="1"/>
                <w:color w:val="351c75"/>
              </w:rPr>
            </w:pPr>
            <w:r w:rsidDel="00000000" w:rsidR="00000000" w:rsidRPr="00000000">
              <w:rPr>
                <w:i w:val="1"/>
                <w:iCs w:val="1"/>
                <w:color w:val="351c75"/>
                <w:rtl w:val="0"/>
              </w:rPr>
              <w:t xml:space="preserve">Rata-rata jumlah sertifikasi profesional yang dimiliki tenaga pendidik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line="288" w:lineRule="auto"/>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rPr>
                <w:i w:val="1"/>
                <w:iCs w:val="1"/>
                <w:color w:val="351c75"/>
              </w:rPr>
            </w:pPr>
            <w:r w:rsidDel="00000000" w:rsidR="00000000" w:rsidRPr="00000000">
              <w:rPr>
                <w:i w:val="1"/>
                <w:iCs w:val="1"/>
                <w:color w:val="351c75"/>
                <w:rtl w:val="0"/>
              </w:rPr>
              <w:t xml:space="preserve">Rata-rata jumlah rekognisi per dosen per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line="288" w:lineRule="auto"/>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rPr>
                <w:i w:val="1"/>
                <w:iCs w:val="1"/>
                <w:color w:val="351c75"/>
              </w:rPr>
            </w:pPr>
            <w:r w:rsidDel="00000000" w:rsidR="00000000" w:rsidRPr="00000000">
              <w:rPr>
                <w:i w:val="1"/>
                <w:iCs w:val="1"/>
                <w:color w:val="351c75"/>
                <w:rtl w:val="0"/>
              </w:rPr>
              <w:t xml:space="preserve">Rasio jumlah mahasiswa yang diterima terhadap jumlah pendaftar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line="288" w:lineRule="auto"/>
              <w:rPr>
                <w:color w:val="351c75"/>
              </w:rPr>
            </w:pPr>
            <w:r w:rsidDel="00000000" w:rsidR="00000000" w:rsidRPr="00000000">
              <w:rPr>
                <w:color w:val="351c75"/>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color w:val="351c75"/>
              </w:rPr>
            </w:pPr>
            <w:r w:rsidDel="00000000" w:rsidR="00000000" w:rsidRPr="00000000">
              <w:rPr>
                <w:rtl w:val="0"/>
              </w:rPr>
            </w:r>
          </w:p>
        </w:tc>
      </w:tr>
    </w:tbl>
    <w:p w:rsidR="00000000" w:rsidDel="00000000" w:rsidP="00000000" w:rsidRDefault="00000000" w:rsidRPr="00000000" w14:paraId="00000334">
      <w:pPr>
        <w:spacing w:before="120" w:line="276" w:lineRule="auto"/>
        <w:jc w:val="both"/>
        <w:rPr/>
      </w:pP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standar dan indikator tentang isi pembelajaran dan rancangan kurikulum outcome-based education, yang mencakup soft dan hard competence (memenuhi KKNI level 6), yang ditetapkan oleh perguruan tinggi serta keterlibatan/masukan pemangku kepentingan (stakeholder) dalam penyusunannya.</w:t>
      </w:r>
    </w:p>
    <w:p w:rsidR="00000000" w:rsidDel="00000000" w:rsidP="00000000" w:rsidRDefault="00000000" w:rsidRPr="00000000" w14:paraId="00000336">
      <w:pPr>
        <w:spacing w:before="120" w:line="276" w:lineRule="auto"/>
        <w:jc w:val="both"/>
        <w:rPr>
          <w:color w:val="351c75"/>
        </w:rPr>
      </w:pPr>
      <w:r w:rsidDel="00000000" w:rsidR="00000000" w:rsidRPr="00000000">
        <w:rPr>
          <w:rtl w:val="0"/>
        </w:rPr>
      </w:r>
    </w:p>
    <w:tbl>
      <w:tblPr>
        <w:tblStyle w:val="Table15"/>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1245"/>
        <w:gridCol w:w="1335"/>
        <w:gridCol w:w="2445"/>
        <w:tblGridChange w:id="0">
          <w:tblGrid>
            <w:gridCol w:w="555"/>
            <w:gridCol w:w="3090"/>
            <w:gridCol w:w="1245"/>
            <w:gridCol w:w="133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rPr>
                <w:color w:val="351c75"/>
              </w:rPr>
            </w:pPr>
            <w:r w:rsidDel="00000000" w:rsidR="00000000" w:rsidRPr="00000000">
              <w:rPr>
                <w:color w:val="351c7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color w:val="351c75"/>
              </w:rPr>
            </w:pPr>
            <w:r w:rsidDel="00000000" w:rsidR="00000000" w:rsidRPr="00000000">
              <w:rPr>
                <w:color w:val="351c75"/>
                <w:rtl w:val="0"/>
              </w:rPr>
              <w:t xml:space="preserve">Realisasi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color w:val="351c75"/>
              </w:rPr>
            </w:pPr>
            <w:r w:rsidDel="00000000" w:rsidR="00000000" w:rsidRPr="00000000">
              <w:rPr>
                <w:color w:val="351c75"/>
                <w:rtl w:val="0"/>
              </w:rPr>
              <w:t xml:space="preserve">Hasil Evaluasi</w:t>
            </w:r>
          </w:p>
          <w:p w:rsidR="00000000" w:rsidDel="00000000" w:rsidP="00000000" w:rsidRDefault="00000000" w:rsidRPr="00000000" w14:paraId="0000033C">
            <w:pPr>
              <w:rPr>
                <w:color w:val="351c75"/>
              </w:rPr>
            </w:pPr>
            <w:r w:rsidDel="00000000" w:rsidR="00000000" w:rsidRPr="00000000">
              <w:rPr>
                <w:color w:val="351c75"/>
                <w:rtl w:val="0"/>
              </w:rPr>
              <w:t xml:space="preserve">(Tidak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spacing w:line="288" w:lineRule="auto"/>
              <w:rPr>
                <w:i w:val="1"/>
                <w:iCs w:val="1"/>
                <w:color w:val="351c75"/>
              </w:rPr>
            </w:pPr>
            <w:r w:rsidDel="00000000" w:rsidR="00000000" w:rsidRPr="00000000">
              <w:rPr>
                <w:i w:val="1"/>
                <w:iCs w:val="1"/>
                <w:color w:val="351c75"/>
                <w:rtl w:val="0"/>
              </w:rPr>
              <w:t xml:space="preserve">Nilai CPL diukur sebelum rapat yudisium sebagai bahan pertimbangan dalam menentukan kelulusan mahasiswa tingkat akhir. </w:t>
            </w:r>
          </w:p>
          <w:p w:rsidR="00000000" w:rsidDel="00000000" w:rsidP="00000000" w:rsidRDefault="00000000" w:rsidRPr="00000000" w14:paraId="0000033F">
            <w:pPr>
              <w:spacing w:line="288" w:lineRule="auto"/>
              <w:rPr>
                <w:i w:val="1"/>
                <w:iCs w:val="1"/>
                <w:color w:val="351c75"/>
              </w:rPr>
            </w:pPr>
            <w:r w:rsidDel="00000000" w:rsidR="00000000" w:rsidRPr="00000000">
              <w:rPr>
                <w:i w:val="1"/>
                <w:iCs w:val="1"/>
                <w:color w:val="351c75"/>
                <w:rtl w:val="0"/>
              </w:rPr>
              <w:t xml:space="preserve">Pemenuhan diukur berdasarkan persentase jumlah bobot CPMK yang membentuk nilai akhir CPL.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color w:val="351c75"/>
              </w:rPr>
            </w:pPr>
            <w:r w:rsidDel="00000000" w:rsidR="00000000" w:rsidRPr="00000000">
              <w:rPr>
                <w:color w:val="351c75"/>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spacing w:line="288" w:lineRule="auto"/>
              <w:rPr>
                <w:i w:val="1"/>
                <w:iCs w:val="1"/>
                <w:color w:val="351c75"/>
              </w:rPr>
            </w:pPr>
            <w:r w:rsidDel="00000000" w:rsidR="00000000" w:rsidRPr="00000000">
              <w:rPr>
                <w:i w:val="1"/>
                <w:iCs w:val="1"/>
                <w:color w:val="351c75"/>
                <w:rtl w:val="0"/>
              </w:rPr>
              <w:t xml:space="preserve">Penetapan keberhasilan studi berdasarkan persentase jumlah mahasiswa yang lulus dibagi jumlah mahasiswa angkatan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color w:val="351c75"/>
              </w:rPr>
            </w:pPr>
            <w:r w:rsidDel="00000000" w:rsidR="00000000" w:rsidRPr="00000000">
              <w:rPr>
                <w:color w:val="351c75"/>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spacing w:line="288" w:lineRule="auto"/>
              <w:rPr>
                <w:i w:val="1"/>
                <w:iCs w:val="1"/>
                <w:color w:val="351c75"/>
              </w:rPr>
            </w:pPr>
            <w:r w:rsidDel="00000000" w:rsidR="00000000" w:rsidRPr="00000000">
              <w:rPr>
                <w:i w:val="1"/>
                <w:iCs w:val="1"/>
                <w:color w:val="351c75"/>
                <w:rtl w:val="0"/>
              </w:rPr>
              <w:t xml:space="preserve">Rata-rata IPK mahasiswa yang lulus pada periode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color w:val="351c75"/>
              </w:rPr>
            </w:pPr>
            <w:r w:rsidDel="00000000" w:rsidR="00000000" w:rsidRPr="00000000">
              <w:rPr>
                <w:color w:val="351c75"/>
                <w:rtl w:val="0"/>
              </w:rPr>
              <w:t xml:space="preserve">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line="288" w:lineRule="auto"/>
              <w:rPr>
                <w:i w:val="1"/>
                <w:iCs w:val="1"/>
                <w:color w:val="351c75"/>
              </w:rPr>
            </w:pPr>
            <w:r w:rsidDel="00000000" w:rsidR="00000000" w:rsidRPr="00000000">
              <w:rPr>
                <w:i w:val="1"/>
                <w:iCs w:val="1"/>
                <w:color w:val="351c75"/>
                <w:rtl w:val="0"/>
              </w:rPr>
              <w:t xml:space="preserve">Rata-rata masa studi lulusan pada setiap program studi dihitung dari seluruh mahasiswa yang lulus pada tahun akademik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color w:val="351c75"/>
              </w:rPr>
            </w:pPr>
            <w:r w:rsidDel="00000000" w:rsidR="00000000" w:rsidRPr="00000000">
              <w:rPr>
                <w:color w:val="351c75"/>
                <w:rtl w:val="0"/>
              </w:rPr>
              <w:t xml:space="preserve">Maksimal 10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line="288" w:lineRule="auto"/>
              <w:rPr>
                <w:i w:val="1"/>
                <w:iCs w:val="1"/>
                <w:color w:val="351c75"/>
              </w:rPr>
            </w:pPr>
            <w:r w:rsidDel="00000000" w:rsidR="00000000" w:rsidRPr="00000000">
              <w:rPr>
                <w:i w:val="1"/>
                <w:iCs w:val="1"/>
                <w:color w:val="351c75"/>
                <w:rtl w:val="0"/>
              </w:rPr>
              <w:t xml:space="preserve">Persentase mahasiswa lulus tepat waktu sesuai masa studi yang ditetapkan dalam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rPr>
                <w:color w:val="351c75"/>
              </w:rPr>
            </w:pPr>
            <w:r w:rsidDel="00000000" w:rsidR="00000000" w:rsidRPr="00000000">
              <w:rPr>
                <w:color w:val="351c75"/>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line="288" w:lineRule="auto"/>
              <w:rPr>
                <w:i w:val="1"/>
                <w:iCs w:val="1"/>
                <w:color w:val="351c75"/>
              </w:rPr>
            </w:pPr>
            <w:r w:rsidDel="00000000" w:rsidR="00000000" w:rsidRPr="00000000">
              <w:rPr>
                <w:i w:val="1"/>
                <w:iCs w:val="1"/>
                <w:color w:val="351c75"/>
                <w:rtl w:val="0"/>
              </w:rPr>
              <w:t xml:space="preserve">Nilai persentase hasil evaluasi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color w:val="351c75"/>
              </w:rPr>
            </w:pPr>
            <w:r w:rsidDel="00000000" w:rsidR="00000000" w:rsidRPr="00000000">
              <w:rPr>
                <w:color w:val="351c75"/>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88" w:lineRule="auto"/>
              <w:rPr>
                <w:i w:val="1"/>
                <w:iCs w:val="1"/>
                <w:color w:val="351c75"/>
              </w:rPr>
            </w:pPr>
            <w:r w:rsidDel="00000000" w:rsidR="00000000" w:rsidRPr="00000000">
              <w:rPr>
                <w:i w:val="1"/>
                <w:iCs w:val="1"/>
                <w:color w:val="351c75"/>
                <w:rtl w:val="0"/>
              </w:rPr>
              <w:t xml:space="preserve">Dokumen capaian pembelajaran lulusan (CPL) ditetapkan dan diperbarui secara berkala, dengan rumusan yang selaras dengan deskripsi capaian pembelajaran KKNI Level 6 sesuai dengan profil lulusan dan kebutuhan dunia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line="288" w:lineRule="auto"/>
              <w:rPr>
                <w:i w:val="1"/>
                <w:iCs w:val="1"/>
                <w:color w:val="351c75"/>
              </w:rPr>
            </w:pPr>
            <w:r w:rsidDel="00000000" w:rsidR="00000000" w:rsidRPr="00000000">
              <w:rPr>
                <w:i w:val="1"/>
                <w:iCs w:val="1"/>
                <w:color w:val="351c75"/>
                <w:rtl w:val="0"/>
              </w:rPr>
              <w:t xml:space="preserve">Persentase jumlah RPS Operasional yang dikumpulkan oleh dosen pengampu dan disahkan oleh ketua 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rPr>
                <w:color w:val="351c75"/>
              </w:rPr>
            </w:pPr>
            <w:r w:rsidDel="00000000" w:rsidR="00000000" w:rsidRPr="00000000">
              <w:rPr>
                <w:color w:val="351c75"/>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rPr>
                <w:color w:val="351c75"/>
              </w:rPr>
            </w:pPr>
            <w:r w:rsidDel="00000000" w:rsidR="00000000" w:rsidRPr="00000000">
              <w:rPr>
                <w:color w:val="351c75"/>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line="288" w:lineRule="auto"/>
              <w:rPr>
                <w:i w:val="1"/>
                <w:iCs w:val="1"/>
                <w:color w:val="351c75"/>
              </w:rPr>
            </w:pPr>
            <w:r w:rsidDel="00000000" w:rsidR="00000000" w:rsidRPr="00000000">
              <w:rPr>
                <w:i w:val="1"/>
                <w:iCs w:val="1"/>
                <w:color w:val="351c75"/>
                <w:rtl w:val="0"/>
              </w:rPr>
              <w:t xml:space="preserve">Minimal jumlah pertemuan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rPr>
                <w:color w:val="351c75"/>
              </w:rPr>
            </w:pPr>
            <w:r w:rsidDel="00000000" w:rsidR="00000000" w:rsidRPr="00000000">
              <w:rPr>
                <w:color w:val="351c75"/>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rPr>
                <w:color w:val="351c75"/>
              </w:rPr>
            </w:pPr>
            <w:r w:rsidDel="00000000" w:rsidR="00000000" w:rsidRPr="00000000">
              <w:rPr>
                <w:color w:val="351c75"/>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line="288" w:lineRule="auto"/>
              <w:rPr>
                <w:i w:val="1"/>
                <w:iCs w:val="1"/>
                <w:color w:val="351c75"/>
              </w:rPr>
            </w:pPr>
            <w:r w:rsidDel="00000000" w:rsidR="00000000" w:rsidRPr="00000000">
              <w:rPr>
                <w:i w:val="1"/>
                <w:iCs w:val="1"/>
                <w:color w:val="351c75"/>
                <w:rtl w:val="0"/>
              </w:rPr>
              <w:t xml:space="preserve">Rata-rata nilai profesionalitas dosen oleh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rPr>
                <w:color w:val="351c75"/>
              </w:rPr>
            </w:pPr>
            <w:r w:rsidDel="00000000" w:rsidR="00000000" w:rsidRPr="00000000">
              <w:rPr>
                <w:color w:val="351c75"/>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rPr>
                <w:color w:val="351c75"/>
              </w:rPr>
            </w:pPr>
            <w:r w:rsidDel="00000000" w:rsidR="00000000" w:rsidRPr="00000000">
              <w:rPr>
                <w:color w:val="351c75"/>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rPr>
                <w:color w:val="351c75"/>
              </w:rPr>
            </w:pPr>
            <w:r w:rsidDel="00000000" w:rsidR="00000000" w:rsidRPr="00000000">
              <w:rPr>
                <w:color w:val="351c75"/>
                <w:rtl w:val="0"/>
              </w:rPr>
              <w:t xml:space="preserve">Melampaui (Hasil EDOM di dashboard.poltekssn.ac.id)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line="288" w:lineRule="auto"/>
              <w:rPr>
                <w:i w:val="1"/>
                <w:iCs w:val="1"/>
                <w:color w:val="351c75"/>
              </w:rPr>
            </w:pPr>
            <w:r w:rsidDel="00000000" w:rsidR="00000000" w:rsidRPr="00000000">
              <w:rPr>
                <w:i w:val="1"/>
                <w:iCs w:val="1"/>
                <w:color w:val="351c75"/>
                <w:rtl w:val="0"/>
              </w:rPr>
              <w:t xml:space="preserve">Rata-rata nilai evaluasi dosen oleh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rPr>
                <w:color w:val="351c75"/>
              </w:rPr>
            </w:pPr>
            <w:r w:rsidDel="00000000" w:rsidR="00000000" w:rsidRPr="00000000">
              <w:rPr>
                <w:color w:val="351c75"/>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rPr>
                <w:color w:val="351c75"/>
              </w:rPr>
            </w:pPr>
            <w:r w:rsidDel="00000000" w:rsidR="00000000" w:rsidRPr="00000000">
              <w:rPr>
                <w:color w:val="351c75"/>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color w:val="351c75"/>
              </w:rPr>
            </w:pPr>
            <w:r w:rsidDel="00000000" w:rsidR="00000000" w:rsidRPr="00000000">
              <w:rPr>
                <w:color w:val="351c75"/>
                <w:rtl w:val="0"/>
              </w:rPr>
              <w:t xml:space="preserve">Melampaui (Hasil EDOM di dashboard.poltekssn.ac.id)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line="288" w:lineRule="auto"/>
              <w:rPr>
                <w:i w:val="1"/>
                <w:iCs w:val="1"/>
                <w:color w:val="351c75"/>
              </w:rPr>
            </w:pPr>
            <w:r w:rsidDel="00000000" w:rsidR="00000000" w:rsidRPr="00000000">
              <w:rPr>
                <w:i w:val="1"/>
                <w:iCs w:val="1"/>
                <w:color w:val="351c75"/>
                <w:rtl w:val="0"/>
              </w:rPr>
              <w:t xml:space="preserve">Persentase hasil evaluasi kesesuaian proses penilaian pembelajaran dengan 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color w:val="351c75"/>
              </w:rPr>
            </w:pPr>
            <w:r w:rsidDel="00000000" w:rsidR="00000000" w:rsidRPr="00000000">
              <w:rPr>
                <w:color w:val="351c75"/>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line="288" w:lineRule="auto"/>
              <w:rPr>
                <w:i w:val="1"/>
                <w:iCs w:val="1"/>
                <w:color w:val="351c75"/>
              </w:rPr>
            </w:pPr>
            <w:r w:rsidDel="00000000" w:rsidR="00000000" w:rsidRPr="00000000">
              <w:rPr>
                <w:i w:val="1"/>
                <w:iCs w:val="1"/>
                <w:color w:val="351c75"/>
                <w:rtl w:val="0"/>
              </w:rPr>
              <w:t xml:space="preserve">Rata-rata IPS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color w:val="351c75"/>
              </w:rPr>
            </w:pPr>
            <w:r w:rsidDel="00000000" w:rsidR="00000000" w:rsidRPr="00000000">
              <w:rPr>
                <w:color w:val="351c75"/>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line="288" w:lineRule="auto"/>
              <w:rPr>
                <w:i w:val="1"/>
                <w:iCs w:val="1"/>
                <w:color w:val="351c75"/>
              </w:rPr>
            </w:pPr>
            <w:r w:rsidDel="00000000" w:rsidR="00000000" w:rsidRPr="00000000">
              <w:rPr>
                <w:i w:val="1"/>
                <w:iCs w:val="1"/>
                <w:color w:val="351c75"/>
                <w:rtl w:val="0"/>
              </w:rPr>
              <w:t xml:space="preserve">Direktur memastikan predikat kelulusan dan penghargaan akademik diterima mahasiswa setiap akhir pendidikan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color w:val="351c75"/>
              </w:rPr>
            </w:pPr>
            <w:r w:rsidDel="00000000" w:rsidR="00000000" w:rsidRPr="00000000">
              <w:rPr>
                <w:color w:val="351c7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color w:val="351c75"/>
              </w:rPr>
            </w:pPr>
            <w:r w:rsidDel="00000000" w:rsidR="00000000" w:rsidRPr="00000000">
              <w:rPr>
                <w:rtl w:val="0"/>
              </w:rPr>
            </w:r>
          </w:p>
        </w:tc>
      </w:tr>
    </w:tbl>
    <w:p w:rsidR="00000000" w:rsidDel="00000000" w:rsidP="00000000" w:rsidRDefault="00000000" w:rsidRPr="00000000" w14:paraId="00000384">
      <w:pPr>
        <w:spacing w:before="120" w:line="276" w:lineRule="auto"/>
        <w:jc w:val="both"/>
        <w:rPr/>
      </w:pPr>
      <w:r w:rsidDel="00000000" w:rsidR="00000000" w:rsidRPr="00000000">
        <w:rPr>
          <w:rtl w:val="0"/>
        </w:rPr>
      </w:r>
    </w:p>
    <w:p w:rsidR="00000000" w:rsidDel="00000000" w:rsidP="00000000" w:rsidRDefault="00000000" w:rsidRPr="00000000" w14:paraId="00000385">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fleksibilitas dalam proses pembelajaran (luring, daring atau hybrid) dan pemenuhan beban belajar, misalnya: micro-credential, rekognisi pembelajaran lampau (RPL) yang relevan dengan bidangnya, atau pembelajaran (termasuk kegiatan praktik)di luar program studi untuk mendukung bidang kerjanya.</w:t>
      </w:r>
    </w:p>
    <w:p w:rsidR="00000000" w:rsidDel="00000000" w:rsidP="00000000" w:rsidRDefault="00000000" w:rsidRPr="00000000" w14:paraId="00000386">
      <w:pPr>
        <w:spacing w:before="120" w:line="276" w:lineRule="auto"/>
        <w:jc w:val="both"/>
        <w:rPr>
          <w:color w:val="351c75"/>
        </w:rPr>
      </w:pPr>
      <w:r w:rsidDel="00000000" w:rsidR="00000000" w:rsidRPr="00000000">
        <w:rPr>
          <w:rtl w:val="0"/>
        </w:rPr>
      </w:r>
    </w:p>
    <w:tbl>
      <w:tblPr>
        <w:tblStyle w:val="Table16"/>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1245"/>
        <w:gridCol w:w="1335"/>
        <w:gridCol w:w="2445"/>
        <w:tblGridChange w:id="0">
          <w:tblGrid>
            <w:gridCol w:w="555"/>
            <w:gridCol w:w="3090"/>
            <w:gridCol w:w="1245"/>
            <w:gridCol w:w="133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color w:val="351c75"/>
              </w:rPr>
            </w:pPr>
            <w:r w:rsidDel="00000000" w:rsidR="00000000" w:rsidRPr="00000000">
              <w:rPr>
                <w:color w:val="351c7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color w:val="351c75"/>
              </w:rPr>
            </w:pPr>
            <w:r w:rsidDel="00000000" w:rsidR="00000000" w:rsidRPr="00000000">
              <w:rPr>
                <w:color w:val="351c75"/>
                <w:rtl w:val="0"/>
              </w:rPr>
              <w:t xml:space="preserve">Realisasi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color w:val="351c75"/>
              </w:rPr>
            </w:pPr>
            <w:r w:rsidDel="00000000" w:rsidR="00000000" w:rsidRPr="00000000">
              <w:rPr>
                <w:color w:val="351c75"/>
                <w:rtl w:val="0"/>
              </w:rPr>
              <w:t xml:space="preserve">Hasil Evaluasi</w:t>
            </w:r>
          </w:p>
          <w:p w:rsidR="00000000" w:rsidDel="00000000" w:rsidP="00000000" w:rsidRDefault="00000000" w:rsidRPr="00000000" w14:paraId="0000038C">
            <w:pPr>
              <w:rPr>
                <w:color w:val="351c75"/>
              </w:rPr>
            </w:pPr>
            <w:r w:rsidDel="00000000" w:rsidR="00000000" w:rsidRPr="00000000">
              <w:rPr>
                <w:color w:val="351c75"/>
                <w:rtl w:val="0"/>
              </w:rPr>
              <w:t xml:space="preserve">(Tidak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i w:val="1"/>
                <w:iCs w:val="1"/>
                <w:color w:val="351c75"/>
              </w:rPr>
            </w:pPr>
            <w:r w:rsidDel="00000000" w:rsidR="00000000" w:rsidRPr="00000000">
              <w:rPr>
                <w:i w:val="1"/>
                <w:iCs w:val="1"/>
                <w:color w:val="351c75"/>
                <w:rtl w:val="0"/>
              </w:rPr>
              <w:t xml:space="preserve">Jumlah rata-rata sertifikasi profesi/kompetensi/ industri yang dimiliki setiap lulusan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i w:val="1"/>
                <w:iCs w:val="1"/>
                <w:color w:val="351c75"/>
              </w:rPr>
            </w:pPr>
            <w:r w:rsidDel="00000000" w:rsidR="00000000" w:rsidRPr="00000000">
              <w:rPr>
                <w:i w:val="1"/>
                <w:iCs w:val="1"/>
                <w:color w:val="351c75"/>
                <w:rtl w:val="0"/>
              </w:rPr>
              <w:t xml:space="preserve">Minimal jumlah pertemuan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color w:val="351c75"/>
              </w:rPr>
            </w:pPr>
            <w:r w:rsidDel="00000000" w:rsidR="00000000" w:rsidRPr="00000000">
              <w:rPr>
                <w:color w:val="351c75"/>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i w:val="1"/>
                <w:iCs w:val="1"/>
                <w:color w:val="351c75"/>
              </w:rPr>
            </w:pPr>
            <w:r w:rsidDel="00000000" w:rsidR="00000000" w:rsidRPr="00000000">
              <w:rPr>
                <w:i w:val="1"/>
                <w:iCs w:val="1"/>
                <w:color w:val="351c75"/>
                <w:rtl w:val="0"/>
              </w:rPr>
              <w:t xml:space="preserve">Rata - rata nilai kepuasan pelaksanaan PKL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color w:val="351c75"/>
              </w:rPr>
            </w:pPr>
            <w:r w:rsidDel="00000000" w:rsidR="00000000" w:rsidRPr="00000000">
              <w:rPr>
                <w:color w:val="351c75"/>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i w:val="1"/>
                <w:iCs w:val="1"/>
                <w:color w:val="351c75"/>
              </w:rPr>
            </w:pPr>
            <w:r w:rsidDel="00000000" w:rsidR="00000000" w:rsidRPr="00000000">
              <w:rPr>
                <w:i w:val="1"/>
                <w:iCs w:val="1"/>
                <w:color w:val="351c75"/>
                <w:rtl w:val="0"/>
              </w:rPr>
              <w:t xml:space="preserve">Persentase realisasi kerjasama di bidang pendidikan dan pengajaran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color w:val="351c75"/>
              </w:rPr>
            </w:pPr>
            <w:r w:rsidDel="00000000" w:rsidR="00000000" w:rsidRPr="00000000">
              <w:rPr>
                <w:color w:val="351c75"/>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color w:val="351c75"/>
              </w:rPr>
            </w:pPr>
            <w:r w:rsidDel="00000000" w:rsidR="00000000" w:rsidRPr="00000000">
              <w:rPr>
                <w:rtl w:val="0"/>
              </w:rPr>
            </w:r>
          </w:p>
        </w:tc>
      </w:tr>
    </w:tbl>
    <w:p w:rsidR="00000000" w:rsidDel="00000000" w:rsidP="00000000" w:rsidRDefault="00000000" w:rsidRPr="00000000" w14:paraId="000003A1">
      <w:pPr>
        <w:spacing w:before="120" w:line="276" w:lineRule="auto"/>
        <w:jc w:val="both"/>
        <w:rPr/>
      </w:pPr>
      <w:r w:rsidDel="00000000" w:rsidR="00000000" w:rsidRPr="00000000">
        <w:rPr>
          <w:rtl w:val="0"/>
        </w:rPr>
      </w:r>
    </w:p>
    <w:p w:rsidR="00000000" w:rsidDel="00000000" w:rsidP="00000000" w:rsidRDefault="00000000" w:rsidRPr="00000000" w14:paraId="000003A2">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kompetensi lulusan yang dapat dinilai dari sebaran kerja lulusan (baik sebagai pegawai atau wirausaha), pengakuan (rekognisi) dan apresiasi kompetensi lulusan oleh masyarakat/DUDIKA. serta sebaran kerja lulusan (lokal, nasional, internasional).</w:t>
      </w:r>
    </w:p>
    <w:p w:rsidR="00000000" w:rsidDel="00000000" w:rsidP="00000000" w:rsidRDefault="00000000" w:rsidRPr="00000000" w14:paraId="000003A3">
      <w:pPr>
        <w:spacing w:before="120" w:line="276" w:lineRule="auto"/>
        <w:jc w:val="both"/>
        <w:rPr>
          <w:color w:val="351c75"/>
        </w:rPr>
      </w:pPr>
      <w:r w:rsidDel="00000000" w:rsidR="00000000" w:rsidRPr="00000000">
        <w:rPr>
          <w:rtl w:val="0"/>
        </w:rPr>
      </w:r>
    </w:p>
    <w:tbl>
      <w:tblPr>
        <w:tblStyle w:val="Table17"/>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1245"/>
        <w:gridCol w:w="1335"/>
        <w:gridCol w:w="2445"/>
        <w:tblGridChange w:id="0">
          <w:tblGrid>
            <w:gridCol w:w="555"/>
            <w:gridCol w:w="3090"/>
            <w:gridCol w:w="1245"/>
            <w:gridCol w:w="1335"/>
            <w:gridCol w:w="24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color w:val="351c75"/>
              </w:rPr>
            </w:pPr>
            <w:r w:rsidDel="00000000" w:rsidR="00000000" w:rsidRPr="00000000">
              <w:rPr>
                <w:color w:val="351c7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color w:val="351c75"/>
              </w:rPr>
            </w:pPr>
            <w:r w:rsidDel="00000000" w:rsidR="00000000" w:rsidRPr="00000000">
              <w:rPr>
                <w:color w:val="351c75"/>
                <w:rtl w:val="0"/>
              </w:rPr>
              <w:t xml:space="preserve">Realisasi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color w:val="351c75"/>
              </w:rPr>
            </w:pPr>
            <w:r w:rsidDel="00000000" w:rsidR="00000000" w:rsidRPr="00000000">
              <w:rPr>
                <w:color w:val="351c75"/>
                <w:rtl w:val="0"/>
              </w:rPr>
              <w:t xml:space="preserve">Hasil Evaluasi</w:t>
            </w:r>
          </w:p>
          <w:p w:rsidR="00000000" w:rsidDel="00000000" w:rsidP="00000000" w:rsidRDefault="00000000" w:rsidRPr="00000000" w14:paraId="000003A9">
            <w:pPr>
              <w:rPr>
                <w:color w:val="351c75"/>
              </w:rPr>
            </w:pPr>
            <w:r w:rsidDel="00000000" w:rsidR="00000000" w:rsidRPr="00000000">
              <w:rPr>
                <w:color w:val="351c75"/>
                <w:rtl w:val="0"/>
              </w:rPr>
              <w:t xml:space="preserve">(Tidak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i w:val="1"/>
                <w:iCs w:val="1"/>
                <w:color w:val="351c75"/>
              </w:rPr>
            </w:pPr>
            <w:r w:rsidDel="00000000" w:rsidR="00000000" w:rsidRPr="00000000">
              <w:rPr>
                <w:i w:val="1"/>
                <w:iCs w:val="1"/>
                <w:color w:val="351c75"/>
                <w:rtl w:val="0"/>
              </w:rPr>
              <w:t xml:space="preserve">Persentase realisasi kerjasama di bidang pendidikan dan pengajaran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color w:val="351c75"/>
              </w:rPr>
            </w:pPr>
            <w:r w:rsidDel="00000000" w:rsidR="00000000" w:rsidRPr="00000000">
              <w:rPr>
                <w:color w:val="351c75"/>
                <w:rtl w:val="0"/>
              </w:rPr>
              <w:t xml:space="preserve">0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color w:val="351c75"/>
              </w:rPr>
            </w:pPr>
            <w:r w:rsidDel="00000000" w:rsidR="00000000" w:rsidRPr="00000000">
              <w:rPr>
                <w:color w:val="351c75"/>
                <w:rtl w:val="0"/>
              </w:rPr>
              <w:t xml:space="preserve">0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i w:val="1"/>
                <w:iCs w:val="1"/>
                <w:color w:val="351c75"/>
              </w:rPr>
            </w:pPr>
            <w:r w:rsidDel="00000000" w:rsidR="00000000" w:rsidRPr="00000000">
              <w:rPr>
                <w:i w:val="1"/>
                <w:iCs w:val="1"/>
                <w:color w:val="351c75"/>
                <w:rtl w:val="0"/>
              </w:rPr>
              <w:t xml:space="preserve">Persentase lulusan yang memperoleh pekerjaan pertama pada bidang yang relevan dengan program studi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color w:val="351c75"/>
              </w:rPr>
            </w:pPr>
            <w:r w:rsidDel="00000000" w:rsidR="00000000" w:rsidRPr="00000000">
              <w:rPr>
                <w:color w:val="351c75"/>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color w:val="351c75"/>
              </w:rPr>
            </w:pPr>
            <w:r w:rsidDel="00000000" w:rsidR="00000000" w:rsidRPr="00000000">
              <w:rPr>
                <w:color w:val="351c75"/>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color w:val="351c75"/>
              </w:rPr>
            </w:pPr>
            <w:r w:rsidDel="00000000" w:rsidR="00000000" w:rsidRPr="00000000">
              <w:rPr>
                <w:color w:val="351c75"/>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i w:val="1"/>
                <w:iCs w:val="1"/>
                <w:color w:val="351c75"/>
              </w:rPr>
            </w:pPr>
            <w:r w:rsidDel="00000000" w:rsidR="00000000" w:rsidRPr="00000000">
              <w:rPr>
                <w:i w:val="1"/>
                <w:iCs w:val="1"/>
                <w:color w:val="351c75"/>
                <w:rtl w:val="0"/>
              </w:rPr>
              <w:t xml:space="preserve">Persentase kepuasan pengguna lulusan mengukur kualitas kerja lulusan tahun sebelumnya terhadap aspek: (1) Kerjasama Tim; (2) Keahlian pada Bidang Ilmu; (3) Kemampuan Berbahasa Asing; (4) Kemampuan Pengembangan diri; (5) Kepemimpinan; dan (6) Etos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color w:val="351c75"/>
              </w:rPr>
            </w:pPr>
            <w:r w:rsidDel="00000000" w:rsidR="00000000" w:rsidRPr="00000000">
              <w:rPr>
                <w:color w:val="351c75"/>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i w:val="1"/>
                <w:iCs w:val="1"/>
                <w:color w:val="351c75"/>
              </w:rPr>
            </w:pPr>
            <w:r w:rsidDel="00000000" w:rsidR="00000000" w:rsidRPr="00000000">
              <w:rPr>
                <w:i w:val="1"/>
                <w:iCs w:val="1"/>
                <w:color w:val="351c75"/>
                <w:rtl w:val="0"/>
              </w:rPr>
              <w:t xml:space="preserve">Persentase jumlah mahasiswa berprestasi baik akademik maupun non akademik</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color w:val="351c75"/>
              </w:rPr>
            </w:pPr>
            <w:r w:rsidDel="00000000" w:rsidR="00000000" w:rsidRPr="00000000">
              <w:rPr>
                <w:color w:val="351c75"/>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color w:val="351c75"/>
              </w:rPr>
            </w:pPr>
            <w:r w:rsidDel="00000000" w:rsidR="00000000" w:rsidRPr="00000000">
              <w:rPr>
                <w:rtl w:val="0"/>
              </w:rPr>
            </w:r>
          </w:p>
        </w:tc>
      </w:tr>
    </w:tbl>
    <w:p w:rsidR="00000000" w:rsidDel="00000000" w:rsidP="00000000" w:rsidRDefault="00000000" w:rsidRPr="00000000" w14:paraId="000003BE">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pPr>
      <w:r w:rsidDel="00000000" w:rsidR="00000000" w:rsidRPr="00000000">
        <w:rPr>
          <w:rtl w:val="0"/>
        </w:rPr>
        <w:t xml:space="preserve">Hasil survei kepuasan terhadap layanan pembelajaran dengan responden mahasiswa.</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551" w:right="0" w:firstLine="0"/>
        <w:jc w:val="both"/>
        <w:rPr/>
      </w:pPr>
      <w:r w:rsidDel="00000000" w:rsidR="00000000" w:rsidRPr="00000000">
        <w:rPr>
          <w:rtl w:val="0"/>
        </w:rPr>
      </w:r>
    </w:p>
    <w:p w:rsidR="00000000" w:rsidDel="00000000" w:rsidP="00000000" w:rsidRDefault="00000000" w:rsidRPr="00000000" w14:paraId="000003C0">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120" w:line="276" w:lineRule="auto"/>
        <w:ind w:left="420"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Bagian ini berisi penjelasan tentang tindak lanjut (revisi dan rekomendasi) terhadap hasil evaluasi yang berkaitan dengan DTPR, sistem penerimaan mahasiswa baru, pendidikan berbasis luaran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outcome-based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kompetensi lulusan.</w:t>
      </w:r>
    </w:p>
    <w:p w:rsidR="00000000" w:rsidDel="00000000" w:rsidP="00000000" w:rsidRDefault="00000000" w:rsidRPr="00000000" w14:paraId="000003C1">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DTPR, penerimaan mahasiswa baru dalam rangka perluasan akses, keragaman asal calon mahasiswa (misal: asal, suku, jenis kelamin), program afirmasi, dan calon mahasiswa berkebutuhan khusus.</w:t>
      </w:r>
    </w:p>
    <w:p w:rsidR="00000000" w:rsidDel="00000000" w:rsidP="00000000" w:rsidRDefault="00000000" w:rsidRPr="00000000" w14:paraId="000003C2">
      <w:pPr>
        <w:spacing w:before="120" w:line="276" w:lineRule="auto"/>
        <w:jc w:val="both"/>
        <w:rPr>
          <w:color w:val="351c75"/>
        </w:rPr>
      </w:pPr>
      <w:r w:rsidDel="00000000" w:rsidR="00000000" w:rsidRPr="00000000">
        <w:rPr>
          <w:rtl w:val="0"/>
        </w:rPr>
      </w:r>
    </w:p>
    <w:tbl>
      <w:tblPr>
        <w:tblStyle w:val="Table18"/>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2715"/>
        <w:gridCol w:w="2175"/>
        <w:tblGridChange w:id="0">
          <w:tblGrid>
            <w:gridCol w:w="555"/>
            <w:gridCol w:w="3090"/>
            <w:gridCol w:w="271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color w:val="351c75"/>
              </w:rPr>
            </w:pPr>
            <w:r w:rsidDel="00000000" w:rsidR="00000000" w:rsidRPr="00000000">
              <w:rPr>
                <w:color w:val="351c75"/>
                <w:rtl w:val="0"/>
              </w:rPr>
              <w:t xml:space="preserve">Hasil Evaluasi</w:t>
            </w:r>
          </w:p>
          <w:p w:rsidR="00000000" w:rsidDel="00000000" w:rsidP="00000000" w:rsidRDefault="00000000" w:rsidRPr="00000000" w14:paraId="000003C6">
            <w:pPr>
              <w:rPr>
                <w:color w:val="351c75"/>
              </w:rPr>
            </w:pPr>
            <w:r w:rsidDel="00000000" w:rsidR="00000000" w:rsidRPr="00000000">
              <w:rPr>
                <w:color w:val="351c75"/>
                <w:rtl w:val="0"/>
              </w:rPr>
              <w:t xml:space="preserve">(Tidak tercapai, Tercapai, Melampaui)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color w:val="351c75"/>
              </w:rPr>
            </w:pPr>
            <w:r w:rsidDel="00000000" w:rsidR="00000000" w:rsidRPr="00000000">
              <w:rPr>
                <w:color w:val="351c75"/>
                <w:rtl w:val="0"/>
              </w:rPr>
              <w:t xml:space="preserve">Tindak Lanjut (Tidak tercapai = Rekomendasi mitigasi,</w:t>
            </w:r>
          </w:p>
          <w:p w:rsidR="00000000" w:rsidDel="00000000" w:rsidP="00000000" w:rsidRDefault="00000000" w:rsidRPr="00000000" w14:paraId="000003C8">
            <w:pPr>
              <w:rPr>
                <w:color w:val="351c75"/>
              </w:rPr>
            </w:pPr>
            <w:r w:rsidDel="00000000" w:rsidR="00000000" w:rsidRPr="00000000">
              <w:rPr>
                <w:color w:val="351c75"/>
                <w:rtl w:val="0"/>
              </w:rPr>
              <w:t xml:space="preserve">Tercapai dan Melampaui = Lanjutkan Praktik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i w:val="1"/>
                <w:iCs w:val="1"/>
                <w:color w:val="351c75"/>
              </w:rPr>
            </w:pPr>
            <w:r w:rsidDel="00000000" w:rsidR="00000000" w:rsidRPr="00000000">
              <w:rPr>
                <w:color w:val="351c75"/>
                <w:rtl w:val="0"/>
              </w:rPr>
              <w:t xml:space="preserve">Rasio dosen tetap terhadap jumlah mahasiswa pada program studi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color w:val="351c75"/>
              </w:rPr>
            </w:pPr>
            <w:r w:rsidDel="00000000" w:rsidR="00000000" w:rsidRPr="00000000">
              <w:rPr>
                <w:color w:val="351c75"/>
                <w:rtl w:val="0"/>
              </w:rPr>
              <w:t xml:space="preserve">Rata-rata beban kerja dosen 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color w:val="351c75"/>
              </w:rPr>
            </w:pPr>
            <w:r w:rsidDel="00000000" w:rsidR="00000000" w:rsidRPr="00000000">
              <w:rPr>
                <w:color w:val="351c75"/>
                <w:rtl w:val="0"/>
              </w:rPr>
              <w:t xml:space="preserve">Jumlah dosen berkualifikasi pendidikan doktor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color w:val="351c75"/>
              </w:rPr>
            </w:pPr>
            <w:r w:rsidDel="00000000" w:rsidR="00000000" w:rsidRPr="00000000">
              <w:rPr>
                <w:color w:val="351c75"/>
                <w:rtl w:val="0"/>
              </w:rPr>
              <w:t xml:space="preserve">Jumlah dosen dengan jabatan Lektor Kepala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color w:val="351c75"/>
              </w:rPr>
            </w:pPr>
            <w:r w:rsidDel="00000000" w:rsidR="00000000" w:rsidRPr="00000000">
              <w:rPr>
                <w:color w:val="351c75"/>
                <w:rtl w:val="0"/>
              </w:rPr>
              <w:t xml:space="preserve">Jumlah dosen yang telah tersertifikasi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color w:val="351c75"/>
              </w:rPr>
            </w:pPr>
            <w:r w:rsidDel="00000000" w:rsidR="00000000" w:rsidRPr="00000000">
              <w:rPr>
                <w:color w:val="351c75"/>
                <w:rtl w:val="0"/>
              </w:rPr>
              <w:t xml:space="preserve">Rata-rata jumlah sertifikasi profesional yang dimiliki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rPr>
                <w:color w:val="351c75"/>
              </w:rPr>
            </w:pPr>
            <w:r w:rsidDel="00000000" w:rsidR="00000000" w:rsidRPr="00000000">
              <w:rPr>
                <w:color w:val="351c75"/>
                <w:rtl w:val="0"/>
              </w:rPr>
              <w:t xml:space="preserve">Rata-rata jumlah pelatihan yang diikuti dosen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color w:val="351c75"/>
              </w:rPr>
            </w:pPr>
            <w:r w:rsidDel="00000000" w:rsidR="00000000" w:rsidRPr="00000000">
              <w:rPr>
                <w:color w:val="351c75"/>
                <w:rtl w:val="0"/>
              </w:rPr>
              <w:t xml:space="preserve">Rata-rata jumlah sertifikasi profesional yang dimiliki tenaga pendidik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color w:val="351c75"/>
              </w:rPr>
            </w:pPr>
            <w:r w:rsidDel="00000000" w:rsidR="00000000" w:rsidRPr="00000000">
              <w:rPr>
                <w:color w:val="351c75"/>
                <w:rtl w:val="0"/>
              </w:rPr>
              <w:t xml:space="preserve">Rata-rata jumlah rekognisi per dosen per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color w:val="351c75"/>
              </w:rPr>
            </w:pPr>
            <w:r w:rsidDel="00000000" w:rsidR="00000000" w:rsidRPr="00000000">
              <w:rPr>
                <w:color w:val="351c75"/>
                <w:rtl w:val="0"/>
              </w:rPr>
              <w:t xml:space="preserve">Rasio jumlah mahasiswa yang diterima terhadap jumlah pendaftar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color w:val="351c75"/>
              </w:rPr>
            </w:pPr>
            <w:r w:rsidDel="00000000" w:rsidR="00000000" w:rsidRPr="00000000">
              <w:rPr>
                <w:rtl w:val="0"/>
              </w:rPr>
            </w:r>
          </w:p>
        </w:tc>
      </w:tr>
    </w:tbl>
    <w:p w:rsidR="00000000" w:rsidDel="00000000" w:rsidP="00000000" w:rsidRDefault="00000000" w:rsidRPr="00000000" w14:paraId="000003F1">
      <w:pPr>
        <w:spacing w:before="120" w:line="276" w:lineRule="auto"/>
        <w:ind w:left="0" w:firstLine="0"/>
        <w:jc w:val="both"/>
        <w:rPr/>
      </w:pPr>
      <w:r w:rsidDel="00000000" w:rsidR="00000000" w:rsidRPr="00000000">
        <w:rPr>
          <w:rtl w:val="0"/>
        </w:rPr>
      </w:r>
    </w:p>
    <w:p w:rsidR="00000000" w:rsidDel="00000000" w:rsidP="00000000" w:rsidRDefault="00000000" w:rsidRPr="00000000" w14:paraId="000003F2">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standar dan indikator tentang isi pembelajaran dan rancangan kurikulum outcome-based education, yang mencakup soft dan hard competence (memenuhi KKNI level 6), yang ditetapkan oleh perguruan tinggi serta keterlibatan/masukan pemangku kepentingan (stakeholder) dalam penyusunannya.</w:t>
      </w:r>
    </w:p>
    <w:p w:rsidR="00000000" w:rsidDel="00000000" w:rsidP="00000000" w:rsidRDefault="00000000" w:rsidRPr="00000000" w14:paraId="000003F3">
      <w:pPr>
        <w:spacing w:before="120" w:line="276" w:lineRule="auto"/>
        <w:ind w:left="1551" w:firstLine="0"/>
        <w:jc w:val="both"/>
        <w:rPr>
          <w:color w:val="351c75"/>
        </w:rPr>
      </w:pPr>
      <w:r w:rsidDel="00000000" w:rsidR="00000000" w:rsidRPr="00000000">
        <w:rPr>
          <w:rtl w:val="0"/>
        </w:rPr>
      </w:r>
    </w:p>
    <w:tbl>
      <w:tblPr>
        <w:tblStyle w:val="Table19"/>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2715"/>
        <w:gridCol w:w="2175"/>
        <w:tblGridChange w:id="0">
          <w:tblGrid>
            <w:gridCol w:w="555"/>
            <w:gridCol w:w="3090"/>
            <w:gridCol w:w="271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color w:val="351c75"/>
              </w:rPr>
            </w:pPr>
            <w:r w:rsidDel="00000000" w:rsidR="00000000" w:rsidRPr="00000000">
              <w:rPr>
                <w:color w:val="351c75"/>
                <w:rtl w:val="0"/>
              </w:rPr>
              <w:t xml:space="preserve">Hasil Evaluasi</w:t>
            </w:r>
          </w:p>
          <w:p w:rsidR="00000000" w:rsidDel="00000000" w:rsidP="00000000" w:rsidRDefault="00000000" w:rsidRPr="00000000" w14:paraId="000003F7">
            <w:pPr>
              <w:rPr>
                <w:color w:val="351c75"/>
              </w:rPr>
            </w:pPr>
            <w:r w:rsidDel="00000000" w:rsidR="00000000" w:rsidRPr="00000000">
              <w:rPr>
                <w:color w:val="351c75"/>
                <w:rtl w:val="0"/>
              </w:rPr>
              <w:t xml:space="preserve">(Tidak tercapai, Tercapai, Melampaui)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color w:val="351c75"/>
              </w:rPr>
            </w:pPr>
            <w:r w:rsidDel="00000000" w:rsidR="00000000" w:rsidRPr="00000000">
              <w:rPr>
                <w:color w:val="351c75"/>
                <w:rtl w:val="0"/>
              </w:rPr>
              <w:t xml:space="preserve">Tindak Lanjut (Tidak tercapai = Rekomendasi mitigasi,</w:t>
            </w:r>
          </w:p>
          <w:p w:rsidR="00000000" w:rsidDel="00000000" w:rsidP="00000000" w:rsidRDefault="00000000" w:rsidRPr="00000000" w14:paraId="000003F9">
            <w:pPr>
              <w:rPr>
                <w:color w:val="351c75"/>
              </w:rPr>
            </w:pPr>
            <w:r w:rsidDel="00000000" w:rsidR="00000000" w:rsidRPr="00000000">
              <w:rPr>
                <w:color w:val="351c75"/>
                <w:rtl w:val="0"/>
              </w:rPr>
              <w:t xml:space="preserve">Tercapai dan Melampaui = Lanjutkan Praktik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color w:val="351c75"/>
              </w:rPr>
            </w:pPr>
            <w:r w:rsidDel="00000000" w:rsidR="00000000" w:rsidRPr="00000000">
              <w:rPr>
                <w:color w:val="351c75"/>
                <w:rtl w:val="0"/>
              </w:rPr>
              <w:t xml:space="preserve">Nilai CPL diukur sebelum rapat yudisium sebagai bahan pertimbangan dalam menentukan kelulusan mahasiswa tingkat akhir. </w:t>
            </w:r>
          </w:p>
          <w:p w:rsidR="00000000" w:rsidDel="00000000" w:rsidP="00000000" w:rsidRDefault="00000000" w:rsidRPr="00000000" w14:paraId="000003FC">
            <w:pPr>
              <w:rPr>
                <w:i w:val="1"/>
                <w:iCs w:val="1"/>
                <w:color w:val="351c75"/>
              </w:rPr>
            </w:pPr>
            <w:r w:rsidDel="00000000" w:rsidR="00000000" w:rsidRPr="00000000">
              <w:rPr>
                <w:color w:val="351c75"/>
                <w:rtl w:val="0"/>
              </w:rPr>
              <w:t xml:space="preserve">Pemenuhan diukur berdasarkan persentase jumlah bobot CPMK yang membentuk nilai akhir CPL.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color w:val="351c75"/>
              </w:rPr>
            </w:pPr>
            <w:r w:rsidDel="00000000" w:rsidR="00000000" w:rsidRPr="00000000">
              <w:rPr>
                <w:color w:val="351c75"/>
                <w:rtl w:val="0"/>
              </w:rPr>
              <w:t xml:space="preserve">Penetapan keberhasilan studi berdasarkan persentase jumlah mahasiswa yang lulus dibagi jumlah mahasiswa angkatan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color w:val="351c75"/>
              </w:rPr>
            </w:pPr>
            <w:r w:rsidDel="00000000" w:rsidR="00000000" w:rsidRPr="00000000">
              <w:rPr>
                <w:color w:val="351c75"/>
                <w:rtl w:val="0"/>
              </w:rPr>
              <w:t xml:space="preserve">Rata-rata IPK mahasiswa yang lulus pada periode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color w:val="351c75"/>
              </w:rPr>
            </w:pPr>
            <w:r w:rsidDel="00000000" w:rsidR="00000000" w:rsidRPr="00000000">
              <w:rPr>
                <w:color w:val="351c75"/>
                <w:rtl w:val="0"/>
              </w:rPr>
              <w:t xml:space="preserve">Rata-rata masa studi lulusan pada setiap program studi dihitung dari seluruh mahasiswa yang lulus pada tahun akademik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color w:val="351c75"/>
              </w:rPr>
            </w:pPr>
            <w:r w:rsidDel="00000000" w:rsidR="00000000" w:rsidRPr="00000000">
              <w:rPr>
                <w:color w:val="351c75"/>
                <w:rtl w:val="0"/>
              </w:rPr>
              <w:t xml:space="preserve">Persentase mahasiswa lulus tepat waktu sesuai masa studi yang ditetapkan dalam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color w:val="351c75"/>
              </w:rPr>
            </w:pPr>
            <w:r w:rsidDel="00000000" w:rsidR="00000000" w:rsidRPr="00000000">
              <w:rPr>
                <w:color w:val="351c75"/>
                <w:rtl w:val="0"/>
              </w:rPr>
              <w:t xml:space="preserve">Nilai persentase hasil evaluasi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color w:val="351c75"/>
              </w:rPr>
            </w:pPr>
            <w:r w:rsidDel="00000000" w:rsidR="00000000" w:rsidRPr="00000000">
              <w:rPr>
                <w:color w:val="351c75"/>
                <w:rtl w:val="0"/>
              </w:rPr>
              <w:t xml:space="preserve">Dokumen capaian pembelajaran lulusan (CPL) ditetapkan dan diperbarui secara berkala, dengan rumusan yang selaras dengan deskripsi capaian pembelajaran KKNI Level 6 sesuai dengan profil lulusan dan kebutuhan dunia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color w:val="351c75"/>
              </w:rPr>
            </w:pPr>
            <w:r w:rsidDel="00000000" w:rsidR="00000000" w:rsidRPr="00000000">
              <w:rPr>
                <w:color w:val="351c75"/>
                <w:rtl w:val="0"/>
              </w:rPr>
              <w:t xml:space="preserve">Persentase jumlah RPS Operasional yang dikumpulkan oleh dosen pengampu dan disahkan oleh ketua 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color w:val="351c75"/>
              </w:rPr>
            </w:pPr>
            <w:r w:rsidDel="00000000" w:rsidR="00000000" w:rsidRPr="00000000">
              <w:rPr>
                <w:color w:val="351c75"/>
                <w:rtl w:val="0"/>
              </w:rPr>
              <w:t xml:space="preserve">Minimal jumlah pertemuan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color w:val="351c75"/>
              </w:rPr>
            </w:pPr>
            <w:r w:rsidDel="00000000" w:rsidR="00000000" w:rsidRPr="00000000">
              <w:rPr>
                <w:color w:val="351c75"/>
                <w:rtl w:val="0"/>
              </w:rPr>
              <w:t xml:space="preserve">Rata-rata nilai profesionalitas dosen oleh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color w:val="351c75"/>
              </w:rPr>
            </w:pPr>
            <w:r w:rsidDel="00000000" w:rsidR="00000000" w:rsidRPr="00000000">
              <w:rPr>
                <w:color w:val="351c75"/>
                <w:rtl w:val="0"/>
              </w:rPr>
              <w:t xml:space="preserve">Rata-rata nilai evaluasi dosen oleh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color w:val="351c75"/>
              </w:rPr>
            </w:pPr>
            <w:r w:rsidDel="00000000" w:rsidR="00000000" w:rsidRPr="00000000">
              <w:rPr>
                <w:color w:val="351c75"/>
                <w:rtl w:val="0"/>
              </w:rPr>
              <w:t xml:space="preserve">Persentase hasil evaluasi kesesuaian proses penilaian pembelajaran dengan 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color w:val="351c75"/>
              </w:rPr>
            </w:pPr>
            <w:r w:rsidDel="00000000" w:rsidR="00000000" w:rsidRPr="00000000">
              <w:rPr>
                <w:color w:val="351c75"/>
                <w:rtl w:val="0"/>
              </w:rPr>
              <w:t xml:space="preserve">Rata-rata IPS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color w:val="351c75"/>
              </w:rPr>
            </w:pPr>
            <w:r w:rsidDel="00000000" w:rsidR="00000000" w:rsidRPr="00000000">
              <w:rPr>
                <w:color w:val="351c75"/>
                <w:rtl w:val="0"/>
              </w:rPr>
              <w:t xml:space="preserve">Direktur memastikan predikat kelulusan dan penghargaan akademik diterima mahasiswa setiap akhir pendidikan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rPr>
                <w:color w:val="351c75"/>
              </w:rPr>
            </w:pPr>
            <w:r w:rsidDel="00000000" w:rsidR="00000000" w:rsidRPr="00000000">
              <w:rPr>
                <w:rtl w:val="0"/>
              </w:rPr>
            </w:r>
          </w:p>
        </w:tc>
      </w:tr>
    </w:tbl>
    <w:p w:rsidR="00000000" w:rsidDel="00000000" w:rsidP="00000000" w:rsidRDefault="00000000" w:rsidRPr="00000000" w14:paraId="00000433">
      <w:pPr>
        <w:spacing w:before="120" w:line="276" w:lineRule="auto"/>
        <w:ind w:left="1551" w:firstLine="0"/>
        <w:jc w:val="both"/>
        <w:rPr/>
      </w:pP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mengenai fleksibilitas dalam proses pembelajaran (luring, daring atau hibrida) dan pemenuhan beban belajar, misalnya: micro-credential, rekognisi pembelajaran lampau (RPL) yang relevan dengan bidangnya, atau pembelajaran (termasuk kegiatan praktik) di luar program studi untuk mendukung bidang kerjanya.</w:t>
      </w:r>
    </w:p>
    <w:p w:rsidR="00000000" w:rsidDel="00000000" w:rsidP="00000000" w:rsidRDefault="00000000" w:rsidRPr="00000000" w14:paraId="00000435">
      <w:pPr>
        <w:spacing w:before="120" w:line="276" w:lineRule="auto"/>
        <w:jc w:val="both"/>
        <w:rPr>
          <w:color w:val="351c75"/>
        </w:rPr>
      </w:pPr>
      <w:r w:rsidDel="00000000" w:rsidR="00000000" w:rsidRPr="00000000">
        <w:rPr>
          <w:rtl w:val="0"/>
        </w:rPr>
      </w:r>
    </w:p>
    <w:tbl>
      <w:tblPr>
        <w:tblStyle w:val="Table20"/>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2715"/>
        <w:gridCol w:w="2175"/>
        <w:tblGridChange w:id="0">
          <w:tblGrid>
            <w:gridCol w:w="555"/>
            <w:gridCol w:w="3090"/>
            <w:gridCol w:w="271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color w:val="351c75"/>
              </w:rPr>
            </w:pPr>
            <w:r w:rsidDel="00000000" w:rsidR="00000000" w:rsidRPr="00000000">
              <w:rPr>
                <w:color w:val="351c75"/>
                <w:rtl w:val="0"/>
              </w:rPr>
              <w:t xml:space="preserve">Hasil Evaluasi</w:t>
            </w:r>
          </w:p>
          <w:p w:rsidR="00000000" w:rsidDel="00000000" w:rsidP="00000000" w:rsidRDefault="00000000" w:rsidRPr="00000000" w14:paraId="00000439">
            <w:pPr>
              <w:rPr>
                <w:color w:val="351c75"/>
              </w:rPr>
            </w:pPr>
            <w:r w:rsidDel="00000000" w:rsidR="00000000" w:rsidRPr="00000000">
              <w:rPr>
                <w:color w:val="351c75"/>
                <w:rtl w:val="0"/>
              </w:rPr>
              <w:t xml:space="preserve">(Tidak tercapai, Tercapai, Melampaui)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color w:val="351c75"/>
              </w:rPr>
            </w:pPr>
            <w:r w:rsidDel="00000000" w:rsidR="00000000" w:rsidRPr="00000000">
              <w:rPr>
                <w:color w:val="351c75"/>
                <w:rtl w:val="0"/>
              </w:rPr>
              <w:t xml:space="preserve">Tindak Lanjut (Tidak tercapai = Rekomendasi mitigasi,</w:t>
            </w:r>
          </w:p>
          <w:p w:rsidR="00000000" w:rsidDel="00000000" w:rsidP="00000000" w:rsidRDefault="00000000" w:rsidRPr="00000000" w14:paraId="0000043B">
            <w:pPr>
              <w:rPr>
                <w:color w:val="351c75"/>
              </w:rPr>
            </w:pPr>
            <w:r w:rsidDel="00000000" w:rsidR="00000000" w:rsidRPr="00000000">
              <w:rPr>
                <w:color w:val="351c75"/>
                <w:rtl w:val="0"/>
              </w:rPr>
              <w:t xml:space="preserve">Tercapai dan Melampaui = Lanjutkan Praktik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i w:val="1"/>
                <w:iCs w:val="1"/>
                <w:color w:val="351c75"/>
              </w:rPr>
            </w:pPr>
            <w:r w:rsidDel="00000000" w:rsidR="00000000" w:rsidRPr="00000000">
              <w:rPr>
                <w:color w:val="351c75"/>
                <w:rtl w:val="0"/>
              </w:rPr>
              <w:t xml:space="preserve">Jumlah rata-rata sertifikasi profesi/kompetensi/ industri yang dimiliki setiap lulusan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color w:val="351c75"/>
              </w:rPr>
            </w:pPr>
            <w:r w:rsidDel="00000000" w:rsidR="00000000" w:rsidRPr="00000000">
              <w:rPr>
                <w:color w:val="351c75"/>
                <w:rtl w:val="0"/>
              </w:rPr>
              <w:t xml:space="preserve">Minimal jumlah pertemuan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color w:val="351c75"/>
              </w:rPr>
            </w:pPr>
            <w:r w:rsidDel="00000000" w:rsidR="00000000" w:rsidRPr="00000000">
              <w:rPr>
                <w:color w:val="351c75"/>
                <w:rtl w:val="0"/>
              </w:rPr>
              <w:t xml:space="preserve">Rata - rata nilai kepuasan pelaksanaan PKL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color w:val="351c75"/>
              </w:rPr>
            </w:pPr>
            <w:r w:rsidDel="00000000" w:rsidR="00000000" w:rsidRPr="00000000">
              <w:rPr>
                <w:color w:val="351c75"/>
                <w:rtl w:val="0"/>
              </w:rPr>
              <w:t xml:space="preserve">Persentase realisasi kerjasama di bidang pendidikan dan pengajaran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color w:val="351c75"/>
              </w:rPr>
            </w:pPr>
            <w:r w:rsidDel="00000000" w:rsidR="00000000" w:rsidRPr="00000000">
              <w:rPr>
                <w:rtl w:val="0"/>
              </w:rPr>
            </w:r>
          </w:p>
        </w:tc>
      </w:tr>
    </w:tbl>
    <w:p w:rsidR="00000000" w:rsidDel="00000000" w:rsidP="00000000" w:rsidRDefault="00000000" w:rsidRPr="00000000" w14:paraId="0000044C">
      <w:pPr>
        <w:spacing w:before="120" w:line="276" w:lineRule="auto"/>
        <w:jc w:val="both"/>
        <w:rPr/>
      </w:pP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kompetensi lulusan yang dapat dinilai dari sebaran kerja lulusan (baik sebagai pegawai atau wirausaha), pengakuan (rekognisi) dan apresiasi kompetensi lulusan oleh masyarakat/DUDIKA (lokal, nasional, internasional).</w:t>
      </w:r>
    </w:p>
    <w:p w:rsidR="00000000" w:rsidDel="00000000" w:rsidP="00000000" w:rsidRDefault="00000000" w:rsidRPr="00000000" w14:paraId="0000044E">
      <w:pPr>
        <w:spacing w:before="120" w:line="276" w:lineRule="auto"/>
        <w:jc w:val="both"/>
        <w:rPr>
          <w:color w:val="351c75"/>
        </w:rPr>
      </w:pPr>
      <w:r w:rsidDel="00000000" w:rsidR="00000000" w:rsidRPr="00000000">
        <w:rPr>
          <w:rtl w:val="0"/>
        </w:rPr>
      </w:r>
    </w:p>
    <w:tbl>
      <w:tblPr>
        <w:tblStyle w:val="Table21"/>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2715"/>
        <w:gridCol w:w="2175"/>
        <w:tblGridChange w:id="0">
          <w:tblGrid>
            <w:gridCol w:w="555"/>
            <w:gridCol w:w="3090"/>
            <w:gridCol w:w="271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color w:val="351c75"/>
              </w:rPr>
            </w:pPr>
            <w:r w:rsidDel="00000000" w:rsidR="00000000" w:rsidRPr="00000000">
              <w:rPr>
                <w:color w:val="351c75"/>
                <w:rtl w:val="0"/>
              </w:rPr>
              <w:t xml:space="preserve">Hasil Evaluasi</w:t>
            </w:r>
          </w:p>
          <w:p w:rsidR="00000000" w:rsidDel="00000000" w:rsidP="00000000" w:rsidRDefault="00000000" w:rsidRPr="00000000" w14:paraId="00000452">
            <w:pPr>
              <w:rPr>
                <w:color w:val="351c75"/>
              </w:rPr>
            </w:pPr>
            <w:r w:rsidDel="00000000" w:rsidR="00000000" w:rsidRPr="00000000">
              <w:rPr>
                <w:color w:val="351c75"/>
                <w:rtl w:val="0"/>
              </w:rPr>
              <w:t xml:space="preserve">(Tidak tercapai, Tercapai, Melampaui)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color w:val="351c75"/>
              </w:rPr>
            </w:pPr>
            <w:r w:rsidDel="00000000" w:rsidR="00000000" w:rsidRPr="00000000">
              <w:rPr>
                <w:color w:val="351c75"/>
                <w:rtl w:val="0"/>
              </w:rPr>
              <w:t xml:space="preserve">Tindak Lanjut (Tidak tercapai = Rekomendasi mitigasi,</w:t>
            </w:r>
          </w:p>
          <w:p w:rsidR="00000000" w:rsidDel="00000000" w:rsidP="00000000" w:rsidRDefault="00000000" w:rsidRPr="00000000" w14:paraId="00000454">
            <w:pPr>
              <w:rPr>
                <w:color w:val="351c75"/>
              </w:rPr>
            </w:pPr>
            <w:r w:rsidDel="00000000" w:rsidR="00000000" w:rsidRPr="00000000">
              <w:rPr>
                <w:color w:val="351c75"/>
                <w:rtl w:val="0"/>
              </w:rPr>
              <w:t xml:space="preserve">Tercapai dan Melampaui = Lanjutkan Praktik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i w:val="1"/>
                <w:iCs w:val="1"/>
                <w:color w:val="351c75"/>
              </w:rPr>
            </w:pPr>
            <w:r w:rsidDel="00000000" w:rsidR="00000000" w:rsidRPr="00000000">
              <w:rPr>
                <w:color w:val="351c75"/>
                <w:rtl w:val="0"/>
              </w:rPr>
              <w:t xml:space="preserve">Rata-rata rentang masa tunggu lulusan memperoleh pekerjaan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rPr>
                <w:color w:val="351c75"/>
              </w:rPr>
            </w:pPr>
            <w:r w:rsidDel="00000000" w:rsidR="00000000" w:rsidRPr="00000000">
              <w:rPr>
                <w:color w:val="351c75"/>
                <w:rtl w:val="0"/>
              </w:rPr>
              <w:t xml:space="preserve">Persentase lulusan yang memperoleh pekerjaan pertama pada bidang yang relevan dengan program studi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rPr>
                <w:color w:val="351c75"/>
              </w:rPr>
            </w:pPr>
            <w:r w:rsidDel="00000000" w:rsidR="00000000" w:rsidRPr="00000000">
              <w:rPr>
                <w:color w:val="351c75"/>
                <w:rtl w:val="0"/>
              </w:rPr>
              <w:t xml:space="preserve">Persentase kepuasan pengguna lulusan mengukur kualitas kerja lulusan tahun sebelumnya terhadap aspek: (1) Kerjasama Tim; (2) Keahlian pada Bidang Ilmu; (3) Kemampuan Berbahasa Asing; (4) Kemampuan Pengembangan diri; (5) Kepemimpinan; dan (6) Etos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rPr>
                <w:color w:val="351c75"/>
              </w:rPr>
            </w:pPr>
            <w:r w:rsidDel="00000000" w:rsidR="00000000" w:rsidRPr="00000000">
              <w:rPr>
                <w:color w:val="351c75"/>
                <w:rtl w:val="0"/>
              </w:rPr>
              <w:t xml:space="preserve">Persentase jumlah mahasiswa berprestasi baik akademik maupun non akademik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rPr>
                <w:color w:val="351c75"/>
              </w:rPr>
            </w:pPr>
            <w:r w:rsidDel="00000000" w:rsidR="00000000" w:rsidRPr="00000000">
              <w:rPr>
                <w:rtl w:val="0"/>
              </w:rPr>
            </w:r>
          </w:p>
        </w:tc>
      </w:tr>
    </w:tbl>
    <w:p w:rsidR="00000000" w:rsidDel="00000000" w:rsidP="00000000" w:rsidRDefault="00000000" w:rsidRPr="00000000" w14:paraId="00000465">
      <w:pPr>
        <w:spacing w:before="120" w:line="276" w:lineRule="auto"/>
        <w:jc w:val="both"/>
        <w:rPr/>
      </w:pPr>
      <w:r w:rsidDel="00000000" w:rsidR="00000000" w:rsidRPr="00000000">
        <w:rPr>
          <w:rtl w:val="0"/>
        </w:rPr>
      </w:r>
    </w:p>
    <w:p w:rsidR="00000000" w:rsidDel="00000000" w:rsidP="00000000" w:rsidRDefault="00000000" w:rsidRPr="00000000" w14:paraId="00000466">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spacing w:after="0" w:before="120" w:line="276" w:lineRule="auto"/>
        <w:ind w:left="420"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Bagian ini berisi penjelasan tentang peningkatan/optimalisasi terhadap standar dan indikator terkait peningkatan/optimalisasi hasil ketercapaian standar dan indikator terkait DTPR, sistem penerimaan mahasiswa baru, pendidikan berbasis luaran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outcome-based education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 kompetensi lulusan.</w:t>
      </w:r>
    </w:p>
    <w:p w:rsidR="00000000" w:rsidDel="00000000" w:rsidP="00000000" w:rsidRDefault="00000000" w:rsidRPr="00000000" w14:paraId="00000467">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DTPR, penerimaan mahasiswa baru dalam rangka perluasan akses, keragaman asal calon mahasiswa (misal: asal, suku, jenis kelamin), program afirmasi, dan calon mahasiswa berkebutuhan khusus.</w:t>
      </w:r>
    </w:p>
    <w:p w:rsidR="00000000" w:rsidDel="00000000" w:rsidP="00000000" w:rsidRDefault="00000000" w:rsidRPr="00000000" w14:paraId="00000468">
      <w:pPr>
        <w:spacing w:before="120" w:line="276" w:lineRule="auto"/>
        <w:jc w:val="both"/>
        <w:rPr>
          <w:color w:val="351c75"/>
        </w:rPr>
      </w:pPr>
      <w:r w:rsidDel="00000000" w:rsidR="00000000" w:rsidRPr="00000000">
        <w:rPr>
          <w:rtl w:val="0"/>
        </w:rPr>
      </w:r>
    </w:p>
    <w:tbl>
      <w:tblPr>
        <w:tblStyle w:val="Table22"/>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85"/>
        <w:gridCol w:w="3420"/>
        <w:gridCol w:w="2175"/>
        <w:tblGridChange w:id="0">
          <w:tblGrid>
            <w:gridCol w:w="555"/>
            <w:gridCol w:w="2385"/>
            <w:gridCol w:w="3420"/>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color w:val="351c75"/>
              </w:rPr>
            </w:pPr>
            <w:r w:rsidDel="00000000" w:rsidR="00000000" w:rsidRPr="00000000">
              <w:rPr>
                <w:color w:val="351c75"/>
                <w:rtl w:val="0"/>
              </w:rPr>
              <w:t xml:space="preserve">Tindak Lanjut (Rekomendasi mitigasi/Lanjutkan Praktik 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color w:val="351c75"/>
              </w:rPr>
            </w:pPr>
            <w:r w:rsidDel="00000000" w:rsidR="00000000" w:rsidRPr="00000000">
              <w:rPr>
                <w:color w:val="351c75"/>
                <w:rtl w:val="0"/>
              </w:rPr>
              <w:t xml:space="preserve">Strategi Optimalisasi (Uraian mitigasi/uraian ptaktik baik/peningkatan target indikator)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i w:val="1"/>
                <w:iCs w:val="1"/>
                <w:color w:val="351c75"/>
              </w:rPr>
            </w:pPr>
            <w:r w:rsidDel="00000000" w:rsidR="00000000" w:rsidRPr="00000000">
              <w:rPr>
                <w:color w:val="351c75"/>
                <w:rtl w:val="0"/>
              </w:rPr>
              <w:t xml:space="preserve">Rasio dosen tetap terhadap jumlah mahasiswa pada program studi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color w:val="351c75"/>
              </w:rPr>
            </w:pPr>
            <w:r w:rsidDel="00000000" w:rsidR="00000000" w:rsidRPr="00000000">
              <w:rPr>
                <w:color w:val="351c75"/>
                <w:rtl w:val="0"/>
              </w:rPr>
              <w:t xml:space="preserve">Rata-rata beban kerja dosen 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color w:val="351c75"/>
              </w:rPr>
            </w:pPr>
            <w:r w:rsidDel="00000000" w:rsidR="00000000" w:rsidRPr="00000000">
              <w:rPr>
                <w:color w:val="351c75"/>
                <w:rtl w:val="0"/>
              </w:rPr>
              <w:t xml:space="preserve">Jumlah dosen berkualifikasi pendidikan doktor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color w:val="351c75"/>
              </w:rPr>
            </w:pPr>
            <w:r w:rsidDel="00000000" w:rsidR="00000000" w:rsidRPr="00000000">
              <w:rPr>
                <w:color w:val="351c75"/>
                <w:rtl w:val="0"/>
              </w:rPr>
              <w:t xml:space="preserve">Jumlah dosen dengan jabatan Lektor Kepala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color w:val="351c75"/>
              </w:rPr>
            </w:pPr>
            <w:r w:rsidDel="00000000" w:rsidR="00000000" w:rsidRPr="00000000">
              <w:rPr>
                <w:color w:val="351c75"/>
                <w:rtl w:val="0"/>
              </w:rPr>
              <w:t xml:space="preserve">Jumlah dosen yang telah tersertifikasi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color w:val="351c75"/>
              </w:rPr>
            </w:pPr>
            <w:r w:rsidDel="00000000" w:rsidR="00000000" w:rsidRPr="00000000">
              <w:rPr>
                <w:color w:val="351c75"/>
                <w:rtl w:val="0"/>
              </w:rPr>
              <w:t xml:space="preserve">Rata-rata jumlah sertifikasi profesional yang dimiliki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rPr>
                <w:color w:val="351c75"/>
              </w:rPr>
            </w:pPr>
            <w:r w:rsidDel="00000000" w:rsidR="00000000" w:rsidRPr="00000000">
              <w:rPr>
                <w:color w:val="351c75"/>
                <w:rtl w:val="0"/>
              </w:rPr>
              <w:t xml:space="preserve">Rata-rata jumlah pelatihan yang diikuti dosen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rPr>
                <w:color w:val="351c75"/>
              </w:rPr>
            </w:pPr>
            <w:r w:rsidDel="00000000" w:rsidR="00000000" w:rsidRPr="00000000">
              <w:rPr>
                <w:color w:val="351c75"/>
                <w:rtl w:val="0"/>
              </w:rPr>
              <w:t xml:space="preserve">Rata-rata jumlah sertifikasi profesional yang dimiliki tenaga pendidik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color w:val="351c75"/>
              </w:rPr>
            </w:pPr>
            <w:r w:rsidDel="00000000" w:rsidR="00000000" w:rsidRPr="00000000">
              <w:rPr>
                <w:color w:val="351c75"/>
                <w:rtl w:val="0"/>
              </w:rPr>
              <w:t xml:space="preserve">Rata-rata jumlah rekognisi per dosen per tahun</w:t>
            </w:r>
          </w:p>
          <w:p w:rsidR="00000000" w:rsidDel="00000000" w:rsidP="00000000" w:rsidRDefault="00000000" w:rsidRPr="00000000" w14:paraId="0000048F">
            <w:pPr>
              <w:rPr>
                <w:color w:val="351c75"/>
              </w:rPr>
            </w:pPr>
            <w:r w:rsidDel="00000000" w:rsidR="00000000" w:rsidRPr="00000000">
              <w:rPr>
                <w:color w:val="351c75"/>
                <w:rtl w:val="0"/>
              </w:rPr>
              <w:t xml:space="preserve">Rasio jumlah mahasiswa yang diterima terhadap jumlah pendaftar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rPr>
                <w:color w:val="351c75"/>
              </w:rPr>
            </w:pPr>
            <w:r w:rsidDel="00000000" w:rsidR="00000000" w:rsidRPr="00000000">
              <w:rPr>
                <w:rtl w:val="0"/>
              </w:rPr>
            </w:r>
          </w:p>
        </w:tc>
      </w:tr>
    </w:tbl>
    <w:p w:rsidR="00000000" w:rsidDel="00000000" w:rsidP="00000000" w:rsidRDefault="00000000" w:rsidRPr="00000000" w14:paraId="00000492">
      <w:pPr>
        <w:spacing w:before="120" w:line="276" w:lineRule="auto"/>
        <w:jc w:val="both"/>
        <w:rPr/>
      </w:pPr>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penerapan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outcome-based education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 KKNI level 6 dan pencapaian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soft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hard competency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4">
      <w:pPr>
        <w:spacing w:before="120" w:line="276" w:lineRule="auto"/>
        <w:jc w:val="both"/>
        <w:rPr>
          <w:color w:val="351c75"/>
        </w:rPr>
      </w:pPr>
      <w:r w:rsidDel="00000000" w:rsidR="00000000" w:rsidRPr="00000000">
        <w:rPr>
          <w:rtl w:val="0"/>
        </w:rPr>
      </w:r>
    </w:p>
    <w:tbl>
      <w:tblPr>
        <w:tblStyle w:val="Table23"/>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85"/>
        <w:gridCol w:w="3420"/>
        <w:gridCol w:w="2175"/>
        <w:tblGridChange w:id="0">
          <w:tblGrid>
            <w:gridCol w:w="555"/>
            <w:gridCol w:w="2385"/>
            <w:gridCol w:w="3420"/>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rPr>
                <w:color w:val="351c75"/>
              </w:rPr>
            </w:pPr>
            <w:r w:rsidDel="00000000" w:rsidR="00000000" w:rsidRPr="00000000">
              <w:rPr>
                <w:color w:val="351c75"/>
                <w:rtl w:val="0"/>
              </w:rPr>
              <w:t xml:space="preserve">Tindak Lanjut (Rekomendasi mitigasi/Lanjutkan Praktik 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rPr>
                <w:color w:val="351c75"/>
              </w:rPr>
            </w:pPr>
            <w:r w:rsidDel="00000000" w:rsidR="00000000" w:rsidRPr="00000000">
              <w:rPr>
                <w:color w:val="351c75"/>
                <w:rtl w:val="0"/>
              </w:rPr>
              <w:t xml:space="preserve">Strategi Optimalisasi (Uraian mitigasi/uraian ptaktik baik/peningkatan target indikator)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rPr>
                <w:color w:val="351c75"/>
              </w:rPr>
            </w:pPr>
            <w:r w:rsidDel="00000000" w:rsidR="00000000" w:rsidRPr="00000000">
              <w:rPr>
                <w:color w:val="351c75"/>
                <w:rtl w:val="0"/>
              </w:rPr>
              <w:t xml:space="preserve">Nilai CPL diukur sebelum rapat yudisium sebagai bahan pertimbangan dalam menentukan kelulusan mahasiswa tingkat akhir. </w:t>
            </w:r>
          </w:p>
          <w:p w:rsidR="00000000" w:rsidDel="00000000" w:rsidP="00000000" w:rsidRDefault="00000000" w:rsidRPr="00000000" w14:paraId="0000049B">
            <w:pPr>
              <w:rPr>
                <w:i w:val="1"/>
                <w:iCs w:val="1"/>
                <w:color w:val="351c75"/>
              </w:rPr>
            </w:pPr>
            <w:r w:rsidDel="00000000" w:rsidR="00000000" w:rsidRPr="00000000">
              <w:rPr>
                <w:color w:val="351c75"/>
                <w:rtl w:val="0"/>
              </w:rPr>
              <w:t xml:space="preserve">Pemenuhan diukur berdasarkan persentase jumlah bobot CPMK yang membentuk nilai akhir CPL.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rPr>
                <w:color w:val="351c75"/>
              </w:rPr>
            </w:pPr>
            <w:r w:rsidDel="00000000" w:rsidR="00000000" w:rsidRPr="00000000">
              <w:rPr>
                <w:color w:val="351c75"/>
                <w:rtl w:val="0"/>
              </w:rPr>
              <w:t xml:space="preserve">Penetapan keberhasilan studi berdasarkan persentase jumlah mahasiswa yang lulus dibagi jumlah mahasiswa angkatan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rPr>
                <w:color w:val="351c75"/>
              </w:rPr>
            </w:pPr>
            <w:r w:rsidDel="00000000" w:rsidR="00000000" w:rsidRPr="00000000">
              <w:rPr>
                <w:color w:val="351c75"/>
                <w:rtl w:val="0"/>
              </w:rPr>
              <w:t xml:space="preserve">Rata-rata IPK mahasiswa yang lulus pada periode tersebut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color w:val="351c75"/>
              </w:rPr>
            </w:pPr>
            <w:r w:rsidDel="00000000" w:rsidR="00000000" w:rsidRPr="00000000">
              <w:rPr>
                <w:color w:val="351c75"/>
                <w:rtl w:val="0"/>
              </w:rPr>
              <w:t xml:space="preserve">Rata-rata masa studi lulusan pada setiap program studi dihitung dari seluruh mahasiswa yang lulus pada tahun akademik berjalan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color w:val="351c75"/>
              </w:rPr>
            </w:pPr>
            <w:r w:rsidDel="00000000" w:rsidR="00000000" w:rsidRPr="00000000">
              <w:rPr>
                <w:color w:val="351c75"/>
                <w:rtl w:val="0"/>
              </w:rPr>
              <w:t xml:space="preserve">Persentase mahasiswa lulus tepat waktu sesuai masa studi yang ditetapkan dalam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rPr>
                <w:color w:val="351c75"/>
              </w:rPr>
            </w:pPr>
            <w:r w:rsidDel="00000000" w:rsidR="00000000" w:rsidRPr="00000000">
              <w:rPr>
                <w:color w:val="351c75"/>
                <w:rtl w:val="0"/>
              </w:rPr>
              <w:t xml:space="preserve">Nilai persentase hasil evaluasi kurikulum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color w:val="351c75"/>
              </w:rPr>
            </w:pPr>
            <w:r w:rsidDel="00000000" w:rsidR="00000000" w:rsidRPr="00000000">
              <w:rPr>
                <w:color w:val="351c75"/>
                <w:rtl w:val="0"/>
              </w:rPr>
              <w:t xml:space="preserve">Dokumen capaian pembelajaran lulusan (CPL) ditetapkan dan diperbarui secara berkala, dengan rumusan yang selaras dengan deskripsi capaian pembelajaran KKNI Level 6 sesuai dengan profil lulusan dan kebutuhan dunia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color w:val="351c75"/>
              </w:rPr>
            </w:pPr>
            <w:r w:rsidDel="00000000" w:rsidR="00000000" w:rsidRPr="00000000">
              <w:rPr>
                <w:color w:val="351c75"/>
                <w:rtl w:val="0"/>
              </w:rPr>
              <w:t xml:space="preserve">Persentase jumlah RPS Operasional yang dikumpulkan oleh dosen pengampu dan disahkan oleh ketua program studi</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rPr>
                <w:color w:val="351c75"/>
              </w:rPr>
            </w:pPr>
            <w:r w:rsidDel="00000000" w:rsidR="00000000" w:rsidRPr="00000000">
              <w:rPr>
                <w:color w:val="351c75"/>
                <w:rtl w:val="0"/>
              </w:rPr>
              <w:t xml:space="preserve">Minimal jumlah pertemuan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rPr>
                <w:color w:val="351c75"/>
              </w:rPr>
            </w:pPr>
            <w:r w:rsidDel="00000000" w:rsidR="00000000" w:rsidRPr="00000000">
              <w:rPr>
                <w:color w:val="351c75"/>
                <w:rtl w:val="0"/>
              </w:rPr>
              <w:t xml:space="preserve">Rata-rata nilai profesionalitas dosen oleh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rPr>
                <w:color w:val="351c75"/>
              </w:rPr>
            </w:pPr>
            <w:r w:rsidDel="00000000" w:rsidR="00000000" w:rsidRPr="00000000">
              <w:rPr>
                <w:color w:val="351c75"/>
                <w:rtl w:val="0"/>
              </w:rPr>
              <w:t xml:space="preserve">Rata-rata nilai evaluasi dosen oleh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color w:val="351c75"/>
              </w:rPr>
            </w:pPr>
            <w:r w:rsidDel="00000000" w:rsidR="00000000" w:rsidRPr="00000000">
              <w:rPr>
                <w:color w:val="351c75"/>
                <w:rtl w:val="0"/>
              </w:rPr>
              <w:t xml:space="preserve">Persentase hasil evaluasi kesesuaian proses penilaian pembelajaran dengan RPS.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rPr>
                <w:color w:val="351c75"/>
              </w:rPr>
            </w:pPr>
            <w:r w:rsidDel="00000000" w:rsidR="00000000" w:rsidRPr="00000000">
              <w:rPr>
                <w:color w:val="351c75"/>
                <w:rtl w:val="0"/>
              </w:rPr>
              <w:t xml:space="preserve">Rata-rata IPS 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rPr>
                <w:color w:val="351c75"/>
              </w:rPr>
            </w:pPr>
            <w:r w:rsidDel="00000000" w:rsidR="00000000" w:rsidRPr="00000000">
              <w:rPr>
                <w:color w:val="351c75"/>
                <w:rtl w:val="0"/>
              </w:rPr>
              <w:t xml:space="preserve">Direktur memastikan predikat kelulusan dan penghargaan akademik diterima mahasiswa setiap akhir pendidikan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rPr>
                <w:color w:val="351c75"/>
              </w:rPr>
            </w:pPr>
            <w:r w:rsidDel="00000000" w:rsidR="00000000" w:rsidRPr="00000000">
              <w:rPr>
                <w:rtl w:val="0"/>
              </w:rPr>
            </w:r>
          </w:p>
        </w:tc>
      </w:tr>
    </w:tbl>
    <w:p w:rsidR="00000000" w:rsidDel="00000000" w:rsidP="00000000" w:rsidRDefault="00000000" w:rsidRPr="00000000" w14:paraId="000004D2">
      <w:pPr>
        <w:spacing w:before="120" w:line="276" w:lineRule="auto"/>
        <w:jc w:val="both"/>
        <w:rPr/>
      </w:pPr>
      <w:r w:rsidDel="00000000" w:rsidR="00000000" w:rsidRPr="00000000">
        <w:rPr>
          <w:rtl w:val="0"/>
        </w:rPr>
      </w:r>
    </w:p>
    <w:p w:rsidR="00000000" w:rsidDel="00000000" w:rsidP="00000000" w:rsidRDefault="00000000" w:rsidRPr="00000000" w14:paraId="000004D3">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fleksibilitas dalam proses pembelajaran (luring, daring atau hibrida) dan pemenuhan beban belajar, misalnya: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micro-credential,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rekognisi pembelajaran lampau (RPL) yang relevan dengan bidangnya, atau pembelajaran (termasuk kegiatan praktik) di luar program studi untuk mendukung bidang kerjanya.</w:t>
      </w:r>
    </w:p>
    <w:p w:rsidR="00000000" w:rsidDel="00000000" w:rsidP="00000000" w:rsidRDefault="00000000" w:rsidRPr="00000000" w14:paraId="000004D4">
      <w:pPr>
        <w:spacing w:before="120" w:line="276" w:lineRule="auto"/>
        <w:jc w:val="both"/>
        <w:rPr>
          <w:color w:val="351c75"/>
        </w:rPr>
      </w:pPr>
      <w:r w:rsidDel="00000000" w:rsidR="00000000" w:rsidRPr="00000000">
        <w:rPr>
          <w:rtl w:val="0"/>
        </w:rPr>
      </w:r>
    </w:p>
    <w:tbl>
      <w:tblPr>
        <w:tblStyle w:val="Table24"/>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85"/>
        <w:gridCol w:w="3420"/>
        <w:gridCol w:w="2175"/>
        <w:tblGridChange w:id="0">
          <w:tblGrid>
            <w:gridCol w:w="555"/>
            <w:gridCol w:w="2385"/>
            <w:gridCol w:w="3420"/>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rPr>
                <w:color w:val="351c75"/>
              </w:rPr>
            </w:pPr>
            <w:r w:rsidDel="00000000" w:rsidR="00000000" w:rsidRPr="00000000">
              <w:rPr>
                <w:color w:val="351c75"/>
                <w:rtl w:val="0"/>
              </w:rPr>
              <w:t xml:space="preserve">Tindak Lanjut (Rekomendasi mitigasi/Lanjutkan Praktik 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rPr>
                <w:color w:val="351c75"/>
              </w:rPr>
            </w:pPr>
            <w:r w:rsidDel="00000000" w:rsidR="00000000" w:rsidRPr="00000000">
              <w:rPr>
                <w:color w:val="351c75"/>
                <w:rtl w:val="0"/>
              </w:rPr>
              <w:t xml:space="preserve">Strategi Optimalisasi (Uraian mitigasi/uraian ptaktik baik/peningkatan target indikator)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rPr>
                <w:i w:val="1"/>
                <w:iCs w:val="1"/>
                <w:color w:val="351c75"/>
              </w:rPr>
            </w:pPr>
            <w:r w:rsidDel="00000000" w:rsidR="00000000" w:rsidRPr="00000000">
              <w:rPr>
                <w:color w:val="351c75"/>
                <w:rtl w:val="0"/>
              </w:rPr>
              <w:t xml:space="preserve">Jumlah rata-rata sertifikasi profesi/kompetensi/ industri yang dimiliki setiap lulusan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rPr>
                <w:color w:val="351c75"/>
              </w:rPr>
            </w:pPr>
            <w:r w:rsidDel="00000000" w:rsidR="00000000" w:rsidRPr="00000000">
              <w:rPr>
                <w:color w:val="351c75"/>
                <w:rtl w:val="0"/>
              </w:rPr>
              <w:t xml:space="preserve">Minimal jumlah pertemuan setiap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rPr>
                <w:color w:val="351c75"/>
              </w:rPr>
            </w:pPr>
            <w:r w:rsidDel="00000000" w:rsidR="00000000" w:rsidRPr="00000000">
              <w:rPr>
                <w:color w:val="351c75"/>
                <w:rtl w:val="0"/>
              </w:rPr>
              <w:t xml:space="preserve">Rata - rata nilai kepuasan pelaksanaan PKL</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rPr>
                <w:color w:val="351c75"/>
              </w:rPr>
            </w:pPr>
            <w:r w:rsidDel="00000000" w:rsidR="00000000" w:rsidRPr="00000000">
              <w:rPr>
                <w:color w:val="351c75"/>
                <w:rtl w:val="0"/>
              </w:rPr>
              <w:t xml:space="preserve">Persentase realisasi kerjasama di bidang pendidikan dan pengajaran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color w:val="351c75"/>
              </w:rPr>
            </w:pPr>
            <w:r w:rsidDel="00000000" w:rsidR="00000000" w:rsidRPr="00000000">
              <w:rPr>
                <w:rtl w:val="0"/>
              </w:rPr>
            </w:r>
          </w:p>
        </w:tc>
      </w:tr>
    </w:tbl>
    <w:p w:rsidR="00000000" w:rsidDel="00000000" w:rsidP="00000000" w:rsidRDefault="00000000" w:rsidRPr="00000000" w14:paraId="000004E9">
      <w:pPr>
        <w:spacing w:before="120" w:line="276" w:lineRule="auto"/>
        <w:jc w:val="both"/>
        <w:rPr/>
      </w:pPr>
      <w:r w:rsidDel="00000000" w:rsidR="00000000" w:rsidRPr="00000000">
        <w:rPr>
          <w:rtl w:val="0"/>
        </w:rPr>
      </w:r>
    </w:p>
    <w:p w:rsidR="00000000" w:rsidDel="00000000" w:rsidP="00000000" w:rsidRDefault="00000000" w:rsidRPr="00000000" w14:paraId="000004EA">
      <w:pPr>
        <w:keepNext w:val="0"/>
        <w:keepLines w:val="0"/>
        <w:pageBreakBefore w:val="0"/>
        <w:widowControl w:val="0"/>
        <w:numPr>
          <w:ilvl w:val="2"/>
          <w:numId w:val="54"/>
        </w:numPr>
        <w:pBdr>
          <w:top w:space="0" w:sz="0" w:val="nil"/>
          <w:left w:space="0" w:sz="0" w:val="nil"/>
          <w:bottom w:space="0" w:sz="0" w:val="nil"/>
          <w:right w:space="0" w:sz="0" w:val="nil"/>
          <w:between w:space="0" w:sz="0" w:val="nil"/>
        </w:pBdr>
        <w:shd w:fill="auto" w:val="clear"/>
        <w:spacing w:after="0" w:before="120" w:line="276" w:lineRule="auto"/>
        <w:ind w:left="851" w:right="0" w:hanging="42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pengakuan (rekognisi) dan apresiasi kompetensi lulusan oleh masyarakat/DUDIKA (lokal, nasional, internasional), yang dapat dinilai dari: tingkat kepuasan pemakai lulusan, penghargaan profesional lulusan dan sebaran alumni (jejaring).</w:t>
      </w:r>
    </w:p>
    <w:p w:rsidR="00000000" w:rsidDel="00000000" w:rsidP="00000000" w:rsidRDefault="00000000" w:rsidRPr="00000000" w14:paraId="000004EB">
      <w:pPr>
        <w:spacing w:before="120" w:line="276" w:lineRule="auto"/>
        <w:jc w:val="both"/>
        <w:rPr>
          <w:color w:val="351c75"/>
        </w:rPr>
      </w:pPr>
      <w:r w:rsidDel="00000000" w:rsidR="00000000" w:rsidRPr="00000000">
        <w:rPr>
          <w:rtl w:val="0"/>
        </w:rPr>
      </w:r>
    </w:p>
    <w:tbl>
      <w:tblPr>
        <w:tblStyle w:val="Table25"/>
        <w:tblpPr w:leftFromText="180" w:rightFromText="180" w:topFromText="180" w:bottomFromText="180" w:vertAnchor="text" w:horzAnchor="text" w:tblpX="521.0000000000002" w:tblpY="0"/>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400"/>
        <w:gridCol w:w="3435"/>
        <w:gridCol w:w="2310"/>
        <w:tblGridChange w:id="0">
          <w:tblGrid>
            <w:gridCol w:w="525"/>
            <w:gridCol w:w="2400"/>
            <w:gridCol w:w="3435"/>
            <w:gridCol w:w="2310"/>
          </w:tblGrid>
        </w:tblGridChange>
      </w:tblGrid>
      <w:tr>
        <w:trPr>
          <w:cantSplit w:val="0"/>
          <w:tblHeader w:val="0"/>
        </w:trPr>
        <w:tc>
          <w:tcPr/>
          <w:p w:rsidR="00000000" w:rsidDel="00000000" w:rsidP="00000000" w:rsidRDefault="00000000" w:rsidRPr="00000000" w14:paraId="000004EC">
            <w:pPr>
              <w:rPr>
                <w:color w:val="351c75"/>
              </w:rPr>
            </w:pPr>
            <w:r w:rsidDel="00000000" w:rsidR="00000000" w:rsidRPr="00000000">
              <w:rPr>
                <w:color w:val="351c75"/>
                <w:rtl w:val="0"/>
              </w:rPr>
              <w:t xml:space="preserve">No</w:t>
            </w:r>
          </w:p>
        </w:tc>
        <w:tc>
          <w:tcPr/>
          <w:p w:rsidR="00000000" w:rsidDel="00000000" w:rsidP="00000000" w:rsidRDefault="00000000" w:rsidRPr="00000000" w14:paraId="000004ED">
            <w:pPr>
              <w:rPr>
                <w:color w:val="351c75"/>
              </w:rPr>
            </w:pPr>
            <w:r w:rsidDel="00000000" w:rsidR="00000000" w:rsidRPr="00000000">
              <w:rPr>
                <w:color w:val="351c75"/>
                <w:rtl w:val="0"/>
              </w:rPr>
              <w:t xml:space="preserve">Indikator</w:t>
            </w:r>
          </w:p>
        </w:tc>
        <w:tc>
          <w:tcPr/>
          <w:p w:rsidR="00000000" w:rsidDel="00000000" w:rsidP="00000000" w:rsidRDefault="00000000" w:rsidRPr="00000000" w14:paraId="000004EE">
            <w:pPr>
              <w:rPr>
                <w:color w:val="351c75"/>
              </w:rPr>
            </w:pPr>
            <w:r w:rsidDel="00000000" w:rsidR="00000000" w:rsidRPr="00000000">
              <w:rPr>
                <w:color w:val="351c75"/>
                <w:rtl w:val="0"/>
              </w:rPr>
              <w:t xml:space="preserve">Tindak Lanjut (Rekomendasi mitigasi/Lanjutkan Praktik baik)</w:t>
            </w:r>
          </w:p>
        </w:tc>
        <w:tc>
          <w:tcPr/>
          <w:p w:rsidR="00000000" w:rsidDel="00000000" w:rsidP="00000000" w:rsidRDefault="00000000" w:rsidRPr="00000000" w14:paraId="000004EF">
            <w:pPr>
              <w:rPr>
                <w:color w:val="351c75"/>
              </w:rPr>
            </w:pPr>
            <w:r w:rsidDel="00000000" w:rsidR="00000000" w:rsidRPr="00000000">
              <w:rPr>
                <w:color w:val="351c75"/>
                <w:rtl w:val="0"/>
              </w:rPr>
              <w:t xml:space="preserve">Strategi Optimalisasi (Uraian mitigasi/uraian ptaktik baik/peningkatan target indikator)</w:t>
            </w:r>
          </w:p>
        </w:tc>
      </w:tr>
      <w:tr>
        <w:trPr>
          <w:cantSplit w:val="0"/>
          <w:tblHeader w:val="0"/>
        </w:trPr>
        <w:tc>
          <w:tcPr/>
          <w:p w:rsidR="00000000" w:rsidDel="00000000" w:rsidP="00000000" w:rsidRDefault="00000000" w:rsidRPr="00000000" w14:paraId="000004F0">
            <w:pPr>
              <w:rPr>
                <w:color w:val="351c75"/>
              </w:rPr>
            </w:pPr>
            <w:r w:rsidDel="00000000" w:rsidR="00000000" w:rsidRPr="00000000">
              <w:rPr>
                <w:color w:val="351c75"/>
                <w:rtl w:val="0"/>
              </w:rPr>
              <w:t xml:space="preserve">1</w:t>
            </w:r>
          </w:p>
        </w:tc>
        <w:tc>
          <w:tcPr/>
          <w:p w:rsidR="00000000" w:rsidDel="00000000" w:rsidP="00000000" w:rsidRDefault="00000000" w:rsidRPr="00000000" w14:paraId="000004F1">
            <w:pPr>
              <w:rPr>
                <w:color w:val="351c75"/>
              </w:rPr>
            </w:pPr>
            <w:r w:rsidDel="00000000" w:rsidR="00000000" w:rsidRPr="00000000">
              <w:rPr>
                <w:color w:val="351c75"/>
                <w:rtl w:val="0"/>
              </w:rPr>
              <w:t xml:space="preserve">Rata-rata rentang masa tunggu lulusan memperoleh pekerjaan</w:t>
            </w:r>
          </w:p>
        </w:tc>
        <w:tc>
          <w:tcPr/>
          <w:p w:rsidR="00000000" w:rsidDel="00000000" w:rsidP="00000000" w:rsidRDefault="00000000" w:rsidRPr="00000000" w14:paraId="000004F2">
            <w:pPr>
              <w:rPr>
                <w:color w:val="351c75"/>
              </w:rPr>
            </w:pPr>
            <w:r w:rsidDel="00000000" w:rsidR="00000000" w:rsidRPr="00000000">
              <w:rPr>
                <w:color w:val="351c75"/>
                <w:rtl w:val="0"/>
              </w:rPr>
              <w:t xml:space="preserve">0 tahun</w:t>
            </w:r>
          </w:p>
        </w:tc>
        <w:tc>
          <w:tcPr/>
          <w:p w:rsidR="00000000" w:rsidDel="00000000" w:rsidP="00000000" w:rsidRDefault="00000000" w:rsidRPr="00000000" w14:paraId="000004F3">
            <w:pPr>
              <w:rPr>
                <w:color w:val="351c75"/>
              </w:rPr>
            </w:pPr>
            <w:r w:rsidDel="00000000" w:rsidR="00000000" w:rsidRPr="00000000">
              <w:rPr>
                <w:rtl w:val="0"/>
              </w:rPr>
            </w:r>
          </w:p>
        </w:tc>
      </w:tr>
      <w:tr>
        <w:trPr>
          <w:cantSplit w:val="0"/>
          <w:tblHeader w:val="0"/>
        </w:trPr>
        <w:tc>
          <w:tcPr/>
          <w:p w:rsidR="00000000" w:rsidDel="00000000" w:rsidP="00000000" w:rsidRDefault="00000000" w:rsidRPr="00000000" w14:paraId="000004F4">
            <w:pPr>
              <w:rPr>
                <w:color w:val="351c75"/>
              </w:rPr>
            </w:pPr>
            <w:r w:rsidDel="00000000" w:rsidR="00000000" w:rsidRPr="00000000">
              <w:rPr>
                <w:color w:val="351c75"/>
                <w:rtl w:val="0"/>
              </w:rPr>
              <w:t xml:space="preserve">2</w:t>
            </w:r>
          </w:p>
        </w:tc>
        <w:tc>
          <w:tcPr/>
          <w:p w:rsidR="00000000" w:rsidDel="00000000" w:rsidP="00000000" w:rsidRDefault="00000000" w:rsidRPr="00000000" w14:paraId="000004F5">
            <w:pPr>
              <w:rPr>
                <w:color w:val="351c75"/>
              </w:rPr>
            </w:pPr>
            <w:r w:rsidDel="00000000" w:rsidR="00000000" w:rsidRPr="00000000">
              <w:rPr>
                <w:color w:val="351c75"/>
                <w:rtl w:val="0"/>
              </w:rPr>
              <w:t xml:space="preserve">Persentase lulusan yang memperoleh pekerjaan pertama pada bidang yang relevan dengan program studi </w:t>
            </w:r>
          </w:p>
        </w:tc>
        <w:tc>
          <w:tcPr/>
          <w:p w:rsidR="00000000" w:rsidDel="00000000" w:rsidP="00000000" w:rsidRDefault="00000000" w:rsidRPr="00000000" w14:paraId="000004F6">
            <w:pPr>
              <w:rPr>
                <w:color w:val="351c75"/>
              </w:rPr>
            </w:pPr>
            <w:r w:rsidDel="00000000" w:rsidR="00000000" w:rsidRPr="00000000">
              <w:rPr>
                <w:rtl w:val="0"/>
              </w:rPr>
            </w:r>
          </w:p>
        </w:tc>
        <w:tc>
          <w:tcPr/>
          <w:p w:rsidR="00000000" w:rsidDel="00000000" w:rsidP="00000000" w:rsidRDefault="00000000" w:rsidRPr="00000000" w14:paraId="000004F7">
            <w:pPr>
              <w:rPr>
                <w:color w:val="351c75"/>
              </w:rPr>
            </w:pPr>
            <w:r w:rsidDel="00000000" w:rsidR="00000000" w:rsidRPr="00000000">
              <w:rPr>
                <w:rtl w:val="0"/>
              </w:rPr>
            </w:r>
          </w:p>
        </w:tc>
      </w:tr>
      <w:tr>
        <w:trPr>
          <w:cantSplit w:val="0"/>
          <w:tblHeader w:val="0"/>
        </w:trPr>
        <w:tc>
          <w:tcPr/>
          <w:p w:rsidR="00000000" w:rsidDel="00000000" w:rsidP="00000000" w:rsidRDefault="00000000" w:rsidRPr="00000000" w14:paraId="000004F8">
            <w:pPr>
              <w:rPr>
                <w:color w:val="351c75"/>
              </w:rPr>
            </w:pPr>
            <w:r w:rsidDel="00000000" w:rsidR="00000000" w:rsidRPr="00000000">
              <w:rPr>
                <w:color w:val="351c75"/>
                <w:rtl w:val="0"/>
              </w:rPr>
              <w:t xml:space="preserve">3</w:t>
            </w:r>
          </w:p>
        </w:tc>
        <w:tc>
          <w:tcPr/>
          <w:p w:rsidR="00000000" w:rsidDel="00000000" w:rsidP="00000000" w:rsidRDefault="00000000" w:rsidRPr="00000000" w14:paraId="000004F9">
            <w:pPr>
              <w:rPr>
                <w:color w:val="351c75"/>
              </w:rPr>
            </w:pPr>
            <w:r w:rsidDel="00000000" w:rsidR="00000000" w:rsidRPr="00000000">
              <w:rPr>
                <w:color w:val="351c75"/>
                <w:rtl w:val="0"/>
              </w:rPr>
              <w:t xml:space="preserve">Persentase kepuasan pengguna lulusan mengukur kualitas kerja lulusan tahun sebelumnya terhadap aspek: (1) Kerjasama Tim; (2) Keahlian pada Bidang Ilmu; (3) Kemampuan Berbahasa Asing; (4) Kemampuan Pengembangan diri; (5) Kepemimpinan; dan (6) Etos kerja.</w:t>
            </w:r>
          </w:p>
        </w:tc>
        <w:tc>
          <w:tcPr/>
          <w:p w:rsidR="00000000" w:rsidDel="00000000" w:rsidP="00000000" w:rsidRDefault="00000000" w:rsidRPr="00000000" w14:paraId="000004FA">
            <w:pPr>
              <w:rPr>
                <w:color w:val="351c75"/>
              </w:rPr>
            </w:pPr>
            <w:r w:rsidDel="00000000" w:rsidR="00000000" w:rsidRPr="00000000">
              <w:rPr>
                <w:rtl w:val="0"/>
              </w:rPr>
            </w:r>
          </w:p>
        </w:tc>
        <w:tc>
          <w:tcPr/>
          <w:p w:rsidR="00000000" w:rsidDel="00000000" w:rsidP="00000000" w:rsidRDefault="00000000" w:rsidRPr="00000000" w14:paraId="000004FB">
            <w:pPr>
              <w:rPr>
                <w:color w:val="351c75"/>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4FC">
            <w:pPr>
              <w:rPr>
                <w:i w:val="1"/>
                <w:iCs w:val="1"/>
                <w:color w:val="351c75"/>
              </w:rPr>
            </w:pPr>
            <w:r w:rsidDel="00000000" w:rsidR="00000000" w:rsidRPr="00000000">
              <w:rPr>
                <w:i w:val="1"/>
                <w:iCs w:val="1"/>
                <w:color w:val="351c75"/>
                <w:rtl w:val="0"/>
              </w:rPr>
              <w:t xml:space="preserve">Standar Mahasiswa</w:t>
            </w:r>
          </w:p>
        </w:tc>
      </w:tr>
      <w:tr>
        <w:trPr>
          <w:cantSplit w:val="0"/>
          <w:tblHeader w:val="0"/>
        </w:trPr>
        <w:tc>
          <w:tcPr/>
          <w:p w:rsidR="00000000" w:rsidDel="00000000" w:rsidP="00000000" w:rsidRDefault="00000000" w:rsidRPr="00000000" w14:paraId="00000500">
            <w:pPr>
              <w:rPr>
                <w:color w:val="351c75"/>
              </w:rPr>
            </w:pPr>
            <w:r w:rsidDel="00000000" w:rsidR="00000000" w:rsidRPr="00000000">
              <w:rPr>
                <w:color w:val="351c75"/>
                <w:rtl w:val="0"/>
              </w:rPr>
              <w:t xml:space="preserve">1</w:t>
            </w:r>
          </w:p>
        </w:tc>
        <w:tc>
          <w:tcPr/>
          <w:p w:rsidR="00000000" w:rsidDel="00000000" w:rsidP="00000000" w:rsidRDefault="00000000" w:rsidRPr="00000000" w14:paraId="00000501">
            <w:pPr>
              <w:rPr>
                <w:color w:val="351c75"/>
              </w:rPr>
            </w:pPr>
            <w:r w:rsidDel="00000000" w:rsidR="00000000" w:rsidRPr="00000000">
              <w:rPr>
                <w:color w:val="351c75"/>
                <w:rtl w:val="0"/>
              </w:rPr>
              <w:t xml:space="preserve">Persentase jumlah mahasiswa berprestasi baik akademik maupun non akademik</w:t>
            </w:r>
          </w:p>
        </w:tc>
        <w:tc>
          <w:tcPr/>
          <w:p w:rsidR="00000000" w:rsidDel="00000000" w:rsidP="00000000" w:rsidRDefault="00000000" w:rsidRPr="00000000" w14:paraId="00000502">
            <w:pPr>
              <w:rPr>
                <w:color w:val="351c75"/>
              </w:rPr>
            </w:pPr>
            <w:r w:rsidDel="00000000" w:rsidR="00000000" w:rsidRPr="00000000">
              <w:rPr>
                <w:rtl w:val="0"/>
              </w:rPr>
            </w:r>
          </w:p>
        </w:tc>
        <w:tc>
          <w:tcPr/>
          <w:p w:rsidR="00000000" w:rsidDel="00000000" w:rsidP="00000000" w:rsidRDefault="00000000" w:rsidRPr="00000000" w14:paraId="00000503">
            <w:pPr>
              <w:rPr>
                <w:color w:val="351c75"/>
              </w:rPr>
            </w:pPr>
            <w:r w:rsidDel="00000000" w:rsidR="00000000" w:rsidRPr="00000000">
              <w:rPr>
                <w:rtl w:val="0"/>
              </w:rPr>
            </w:r>
          </w:p>
        </w:tc>
      </w:tr>
    </w:tbl>
    <w:p w:rsidR="00000000" w:rsidDel="00000000" w:rsidP="00000000" w:rsidRDefault="00000000" w:rsidRPr="00000000" w14:paraId="00000504">
      <w:pPr>
        <w:spacing w:before="120" w:line="276" w:lineRule="auto"/>
        <w:ind w:left="1126" w:firstLine="0"/>
        <w:jc w:val="both"/>
        <w:rPr>
          <w:color w:val="351c75"/>
        </w:rPr>
      </w:pPr>
      <w:r w:rsidDel="00000000" w:rsidR="00000000" w:rsidRPr="00000000">
        <w:rPr>
          <w:rtl w:val="0"/>
        </w:rPr>
      </w:r>
    </w:p>
    <w:p w:rsidR="00000000" w:rsidDel="00000000" w:rsidP="00000000" w:rsidRDefault="00000000" w:rsidRPr="00000000" w14:paraId="00000505">
      <w:pPr>
        <w:pStyle w:val="Heading3"/>
        <w:rPr/>
      </w:pPr>
      <w:bookmarkStart w:colFirst="0" w:colLast="0" w:name="_jj0ocp56b9er" w:id="23"/>
      <w:bookmarkEnd w:id="23"/>
      <w:r w:rsidDel="00000000" w:rsidR="00000000" w:rsidRPr="00000000">
        <w:rPr>
          <w:rtl w:val="0"/>
        </w:rPr>
        <w:t xml:space="preserve">C.3</w:t>
        <w:tab/>
        <w:t xml:space="preserve">RELEVANSI PENELITIAN</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color w:val="351c75"/>
        </w:rPr>
      </w:pPr>
      <w:r w:rsidDel="00000000" w:rsidR="00000000" w:rsidRPr="00000000">
        <w:rPr>
          <w:color w:val="351c75"/>
          <w:rtl w:val="0"/>
        </w:rPr>
        <w:t xml:space="preserve">Kriteria relevansi penelitian memuat uraian yang mencakup proses penetapan, pelaksanaan, evaluasi, pengendalian, serta peningkatan standar pendidikan tinggi beserta indikator yang relevan. Standar yang dimaksud berkaitan dengan fasilitas dan infrastruktur penelitian, pendanaan untuk kegiatan penelitian, kemitraan dalam bidang riset, serta pengembangan Dosen Tetap Perguruan Tinggi (DTPR) dalam lingkup penelitian.</w:t>
      </w:r>
    </w:p>
    <w:p w:rsidR="00000000" w:rsidDel="00000000" w:rsidP="00000000" w:rsidRDefault="00000000" w:rsidRPr="00000000" w14:paraId="00000507">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[PENETAPAN] Bagian ini berisi penjelasan tentang penetapan kebijakan, standar, dan indikator yang terkait relevansi penelitian: sarana dan prasarana penelitian, pembiayaan penelitian, peta jalan penelitian, kerjasama di bidang penelitian, serta pengembangan DTPR di bidang penelitian dan teknologi tepat guna.</w:t>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color w:val="351c75"/>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color w:val="351c75"/>
        </w:rPr>
      </w:pPr>
      <w:r w:rsidDel="00000000" w:rsidR="00000000" w:rsidRPr="00000000">
        <w:rPr>
          <w:rtl w:val="0"/>
        </w:rPr>
      </w:r>
    </w:p>
    <w:p w:rsidR="00000000" w:rsidDel="00000000" w:rsidP="00000000" w:rsidRDefault="00000000" w:rsidRPr="00000000" w14:paraId="0000050A">
      <w:pPr>
        <w:keepNext w:val="0"/>
        <w:keepLines w:val="0"/>
        <w:pageBreakBefore w:val="0"/>
        <w:widowControl w:val="0"/>
        <w:numPr>
          <w:ilvl w:val="2"/>
          <w:numId w:val="47"/>
        </w:numPr>
        <w:pBdr>
          <w:top w:space="0" w:sz="0" w:val="nil"/>
          <w:left w:space="0" w:sz="0" w:val="nil"/>
          <w:bottom w:space="0" w:sz="0" w:val="nil"/>
          <w:right w:space="0" w:sz="0" w:val="nil"/>
          <w:between w:space="0" w:sz="0" w:val="nil"/>
        </w:pBdr>
        <w:shd w:fill="auto" w:val="clear"/>
        <w:spacing w:after="0" w:afterAutospacing="0" w:before="120" w:line="276" w:lineRule="auto"/>
        <w:ind w:left="770" w:right="0" w:hanging="36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terkait sarana dan prasarana penelitian, DTPR, dan pembiayaan penelitian, dan peta jalan penelitian dan pengembangan teknologi tepat guna.</w:t>
      </w:r>
    </w:p>
    <w:p w:rsidR="00000000" w:rsidDel="00000000" w:rsidP="00000000" w:rsidRDefault="00000000" w:rsidRPr="00000000" w14:paraId="0000050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highlight w:val="cyan"/>
        </w:rPr>
      </w:pPr>
      <w:r w:rsidDel="00000000" w:rsidR="00000000" w:rsidRPr="00000000">
        <w:rPr>
          <w:highlight w:val="cyan"/>
          <w:rtl w:val="0"/>
        </w:rPr>
        <w:t xml:space="preserve">Keputusan Direktur Politeknik Siber dan Sandi Negara No 19 Tahun 2021 tentang Rencana Induk Penelitian Politeknik Siber dan Sandi Negara Tahun 2021 - 2025.</w:t>
      </w:r>
      <w:r w:rsidDel="00000000" w:rsidR="00000000" w:rsidRPr="00000000">
        <w:rPr>
          <w:rtl w:val="0"/>
        </w:rPr>
      </w:r>
    </w:p>
    <w:p w:rsidR="00000000" w:rsidDel="00000000" w:rsidP="00000000" w:rsidRDefault="00000000" w:rsidRPr="00000000" w14:paraId="0000050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highlight w:val="cyan"/>
        </w:rPr>
      </w:pPr>
      <w:r w:rsidDel="00000000" w:rsidR="00000000" w:rsidRPr="00000000">
        <w:rPr>
          <w:highlight w:val="cyan"/>
          <w:rtl w:val="0"/>
        </w:rPr>
        <w:t xml:space="preserve">Peraturan Direktur Poltek SSN No 1 Tahun 2025 tentang Penyelenggaraan Kegiatan Penelitian dan Pengabdian Kepada Masyarakat;</w:t>
      </w:r>
    </w:p>
    <w:p w:rsidR="00000000" w:rsidDel="00000000" w:rsidP="00000000" w:rsidRDefault="00000000" w:rsidRPr="00000000" w14:paraId="0000050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highlight w:val="cyan"/>
        </w:rPr>
      </w:pPr>
      <w:r w:rsidDel="00000000" w:rsidR="00000000" w:rsidRPr="00000000">
        <w:rPr>
          <w:highlight w:val="cyan"/>
          <w:rtl w:val="0"/>
        </w:rPr>
        <w:t xml:space="preserve">Ketetapan anggaran penelitian oleh Bagian keuangan;</w:t>
      </w:r>
    </w:p>
    <w:p w:rsidR="00000000" w:rsidDel="00000000" w:rsidP="00000000" w:rsidRDefault="00000000" w:rsidRPr="00000000" w14:paraId="0000050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highlight w:val="cyan"/>
        </w:rPr>
      </w:pPr>
      <w:r w:rsidDel="00000000" w:rsidR="00000000" w:rsidRPr="00000000">
        <w:rPr>
          <w:highlight w:val="cyan"/>
          <w:rtl w:val="0"/>
        </w:rPr>
        <w:t xml:space="preserve">Standar Mutu Poltek SSN Tahun 2024</w:t>
      </w:r>
    </w:p>
    <w:p w:rsidR="00000000" w:rsidDel="00000000" w:rsidP="00000000" w:rsidRDefault="00000000" w:rsidRPr="00000000" w14:paraId="0000050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highlight w:val="cyan"/>
          <w:u w:val="none"/>
        </w:rPr>
      </w:pPr>
      <w:r w:rsidDel="00000000" w:rsidR="00000000" w:rsidRPr="00000000">
        <w:rPr>
          <w:highlight w:val="cyan"/>
          <w:rtl w:val="0"/>
        </w:rPr>
        <w:t xml:space="preserve">Peraturan BSSN No 12 Tahun 2019 tentang Organisasi dan Tata Kerja Politeknik Siber dan Sandi Negara</w:t>
      </w:r>
    </w:p>
    <w:p w:rsidR="00000000" w:rsidDel="00000000" w:rsidP="00000000" w:rsidRDefault="00000000" w:rsidRPr="00000000" w14:paraId="0000051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beforeAutospacing="0" w:line="276" w:lineRule="auto"/>
        <w:ind w:left="1133.858267716535" w:right="0" w:hanging="360"/>
        <w:jc w:val="both"/>
        <w:rPr>
          <w:highlight w:val="cyan"/>
          <w:u w:val="none"/>
        </w:rPr>
      </w:pPr>
      <w:r w:rsidDel="00000000" w:rsidR="00000000" w:rsidRPr="00000000">
        <w:rPr>
          <w:highlight w:val="cyan"/>
          <w:rtl w:val="0"/>
        </w:rPr>
        <w:t xml:space="preserve">Peraturan BSSN No 1 Tahun 2023 tentang Statuta Politeknik Siber dan Sandi Negara</w:t>
      </w:r>
    </w:p>
    <w:p w:rsidR="00000000" w:rsidDel="00000000" w:rsidP="00000000" w:rsidRDefault="00000000" w:rsidRPr="00000000" w14:paraId="00000511">
      <w:pPr>
        <w:spacing w:before="120" w:line="276" w:lineRule="auto"/>
        <w:ind w:left="850.3937007874017" w:firstLine="4.6062992125982305"/>
        <w:jc w:val="both"/>
        <w:rPr>
          <w:color w:val="351c75"/>
        </w:rPr>
      </w:pPr>
      <w:r w:rsidDel="00000000" w:rsidR="00000000" w:rsidRPr="00000000">
        <w:rPr>
          <w:color w:val="351c75"/>
          <w:rtl w:val="0"/>
        </w:rPr>
        <w:t xml:space="preserve">_ _ </w:t>
      </w:r>
      <w:r w:rsidDel="00000000" w:rsidR="00000000" w:rsidRPr="00000000">
        <w:rPr>
          <w:i w:val="1"/>
          <w:iCs w:val="1"/>
          <w:rtl w:val="0"/>
        </w:rPr>
        <w:t xml:space="preserve"> perlu narasi yang menjelaskan terkait penganggaran poltek yang sangat bergantung pada DIPA BSSN, sedangkan instansi pemerintah tidak boleh menganggarkan penelitian kecuali BRIN _ _</w:t>
      </w:r>
      <w:r w:rsidDel="00000000" w:rsidR="00000000" w:rsidRPr="00000000">
        <w:rPr>
          <w:rtl w:val="0"/>
        </w:rPr>
      </w:r>
    </w:p>
    <w:p w:rsidR="00000000" w:rsidDel="00000000" w:rsidP="00000000" w:rsidRDefault="00000000" w:rsidRPr="00000000" w14:paraId="00000512">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13">
      <w:pPr>
        <w:spacing w:before="120" w:line="276" w:lineRule="auto"/>
        <w:ind w:left="850.3937007874017" w:firstLine="4.6062992125982305"/>
        <w:jc w:val="both"/>
        <w:rPr>
          <w:color w:val="ff0000"/>
        </w:rPr>
      </w:pPr>
      <w:r w:rsidDel="00000000" w:rsidR="00000000" w:rsidRPr="00000000">
        <w:rPr>
          <w:color w:val="ff0000"/>
          <w:rtl w:val="0"/>
        </w:rPr>
        <w:t xml:space="preserve">Catatan: Skor 4</w:t>
      </w:r>
    </w:p>
    <w:p w:rsidR="00000000" w:rsidDel="00000000" w:rsidP="00000000" w:rsidRDefault="00000000" w:rsidRPr="00000000" w14:paraId="00000514">
      <w:pPr>
        <w:spacing w:before="120" w:line="276" w:lineRule="auto"/>
        <w:ind w:left="850.3937007874017" w:firstLine="4.6062992125982305"/>
        <w:jc w:val="both"/>
        <w:rPr>
          <w:color w:val="ff0000"/>
        </w:rPr>
      </w:pPr>
      <w:r w:rsidDel="00000000" w:rsidR="00000000" w:rsidRPr="00000000">
        <w:rPr>
          <w:color w:val="ff0000"/>
          <w:rtl w:val="0"/>
        </w:rPr>
        <w:t xml:space="preserve">Tersedianya kebijakan, standar, dan indikator terkait sarpras penelitian, DTPR, pembiayaan penelitian, dan peta jalan penelitian yang berfokus pada penyelesaian masalah di masyarakat, disertai bukti-bukti yang sahih dan sangat lengkap</w:t>
      </w:r>
    </w:p>
    <w:p w:rsidR="00000000" w:rsidDel="00000000" w:rsidP="00000000" w:rsidRDefault="00000000" w:rsidRPr="00000000" w14:paraId="00000515">
      <w:pPr>
        <w:spacing w:before="120" w:line="276" w:lineRule="auto"/>
        <w:ind w:left="850.3937007874017" w:firstLine="4.6062992125982305"/>
        <w:jc w:val="both"/>
        <w:rPr>
          <w:color w:val="351c75"/>
        </w:rPr>
      </w:pPr>
      <w:r w:rsidDel="00000000" w:rsidR="00000000" w:rsidRPr="00000000">
        <w:rPr>
          <w:rtl w:val="0"/>
        </w:rPr>
      </w:r>
    </w:p>
    <w:p w:rsidR="00000000" w:rsidDel="00000000" w:rsidP="00000000" w:rsidRDefault="00000000" w:rsidRPr="00000000" w14:paraId="00000516">
      <w:pPr>
        <w:spacing w:after="240" w:before="240" w:line="276" w:lineRule="auto"/>
        <w:ind w:left="810" w:firstLine="0"/>
        <w:jc w:val="both"/>
        <w:rPr>
          <w:color w:val="351c75"/>
        </w:rPr>
      </w:pPr>
      <w:r w:rsidDel="00000000" w:rsidR="00000000" w:rsidRPr="00000000">
        <w:rPr>
          <w:color w:val="351c75"/>
          <w:rtl w:val="0"/>
        </w:rPr>
        <w:t xml:space="preserve">Dalam rangka mendukung pelaksanaan Penelitian secara terarah dan berkelanjutan, institusi telah menetapkan berbagai kebijakan, standar, dan indikator yang mengatur sarana dan prasarana penelitian, pembiayaan penelitian dan peta jalan penelitian serta pengembangan teknologi tepat guna.</w:t>
      </w:r>
    </w:p>
    <w:p w:rsidR="00000000" w:rsidDel="00000000" w:rsidP="00000000" w:rsidRDefault="00000000" w:rsidRPr="00000000" w14:paraId="00000517">
      <w:pPr>
        <w:spacing w:before="120" w:line="276" w:lineRule="auto"/>
        <w:ind w:left="850.3937007874017" w:firstLine="4.6062992125982305"/>
        <w:jc w:val="both"/>
        <w:rPr>
          <w:color w:val="351c75"/>
        </w:rPr>
      </w:pPr>
      <w:r w:rsidDel="00000000" w:rsidR="00000000" w:rsidRPr="00000000">
        <w:rPr>
          <w:color w:val="351c75"/>
          <w:rtl w:val="0"/>
        </w:rPr>
        <w:t xml:space="preserve">Namun demikian, terdapat kondisi objektif yang perlu dicermati, yaitu mekanisme penganggaran penelitian di Poltek SSN yang sangat bergantung pada DIPA BSSN. Sebagai instansi pemerintah, Poltek SSN terikat pada regulasi bahwa instansi pemerintah tidak boleh menganggarkan penelitian kecuali BRIN. Hal ini menjadi tantangan tersendiri dalam mendukung pelaksanaan penelitian, karena keterbatasan ruang fiskal menuntut kreativitas dan optimalisasi sumber daya yang ada.</w:t>
      </w:r>
    </w:p>
    <w:p w:rsidR="00000000" w:rsidDel="00000000" w:rsidP="00000000" w:rsidRDefault="00000000" w:rsidRPr="00000000" w14:paraId="00000518">
      <w:pPr>
        <w:spacing w:before="120" w:line="276" w:lineRule="auto"/>
        <w:ind w:left="850.3937007874017" w:firstLine="4.6062992125982305"/>
        <w:jc w:val="both"/>
        <w:rPr>
          <w:color w:val="351c75"/>
        </w:rPr>
      </w:pPr>
      <w:r w:rsidDel="00000000" w:rsidR="00000000" w:rsidRPr="00000000">
        <w:rPr>
          <w:rtl w:val="0"/>
        </w:rPr>
      </w:r>
    </w:p>
    <w:p w:rsidR="00000000" w:rsidDel="00000000" w:rsidP="00000000" w:rsidRDefault="00000000" w:rsidRPr="00000000" w14:paraId="00000519">
      <w:pPr>
        <w:spacing w:before="120" w:line="276" w:lineRule="auto"/>
        <w:ind w:left="850.3937007874017" w:firstLine="4.6062992125982305"/>
        <w:jc w:val="both"/>
        <w:rPr>
          <w:color w:val="351c75"/>
        </w:rPr>
      </w:pPr>
      <w:r w:rsidDel="00000000" w:rsidR="00000000" w:rsidRPr="00000000">
        <w:rPr>
          <w:color w:val="351c75"/>
          <w:rtl w:val="0"/>
        </w:rPr>
        <w:t xml:space="preserve">Kebijakan Penyediaan sarana dan prasarana penelitian diatur dalam 1,2 dengan mekanisme pembiayaan pada 3,4, </w:t>
      </w:r>
    </w:p>
    <w:p w:rsidR="00000000" w:rsidDel="00000000" w:rsidP="00000000" w:rsidRDefault="00000000" w:rsidRPr="00000000" w14:paraId="0000051A">
      <w:pPr>
        <w:spacing w:before="120" w:line="276" w:lineRule="auto"/>
        <w:ind w:left="850.3937007874017" w:firstLine="4.6062992125982305"/>
        <w:jc w:val="both"/>
        <w:rPr>
          <w:color w:val="351c75"/>
        </w:rPr>
      </w:pPr>
      <w:r w:rsidDel="00000000" w:rsidR="00000000" w:rsidRPr="00000000">
        <w:rPr>
          <w:rtl w:val="0"/>
        </w:rPr>
      </w:r>
    </w:p>
    <w:p w:rsidR="00000000" w:rsidDel="00000000" w:rsidP="00000000" w:rsidRDefault="00000000" w:rsidRPr="00000000" w14:paraId="0000051B">
      <w:pPr>
        <w:spacing w:before="120" w:line="276" w:lineRule="auto"/>
        <w:ind w:left="850.3937007874017" w:firstLine="4.6062992125982305"/>
        <w:jc w:val="both"/>
        <w:rPr>
          <w:color w:val="351c75"/>
        </w:rPr>
      </w:pPr>
      <w:r w:rsidDel="00000000" w:rsidR="00000000" w:rsidRPr="00000000">
        <w:rPr>
          <w:color w:val="351c75"/>
          <w:rtl w:val="0"/>
        </w:rPr>
        <w:t xml:space="preserve">Berikut standar mutu dan indikator kinerja yang terkait dengan pengelolaan penelitian, pengembangan DTPR dan kerjasama penelitian:</w:t>
      </w:r>
    </w:p>
    <w:p w:rsidR="00000000" w:rsidDel="00000000" w:rsidP="00000000" w:rsidRDefault="00000000" w:rsidRPr="00000000" w14:paraId="0000051C">
      <w:pPr>
        <w:spacing w:before="120" w:line="276" w:lineRule="auto"/>
        <w:jc w:val="both"/>
        <w:rPr>
          <w:color w:val="351c75"/>
        </w:rPr>
      </w:pPr>
      <w:r w:rsidDel="00000000" w:rsidR="00000000" w:rsidRPr="00000000">
        <w:rPr>
          <w:rtl w:val="0"/>
        </w:rPr>
      </w:r>
    </w:p>
    <w:tbl>
      <w:tblPr>
        <w:tblStyle w:val="Table26"/>
        <w:tblW w:w="894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90"/>
        <w:gridCol w:w="1530"/>
        <w:tblGridChange w:id="0">
          <w:tblGrid>
            <w:gridCol w:w="555"/>
            <w:gridCol w:w="3165"/>
            <w:gridCol w:w="369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D">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rPr>
                <w:color w:val="351c75"/>
              </w:rPr>
            </w:pPr>
            <w:r w:rsidDel="00000000" w:rsidR="00000000" w:rsidRPr="00000000">
              <w:rPr>
                <w:color w:val="351c75"/>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rPr>
                <w:i w:val="1"/>
                <w:iCs w:val="1"/>
                <w:color w:val="351c75"/>
              </w:rPr>
            </w:pPr>
            <w:r w:rsidDel="00000000" w:rsidR="00000000" w:rsidRPr="00000000">
              <w:rPr>
                <w:i w:val="1"/>
                <w:iCs w:val="1"/>
                <w:color w:val="351c75"/>
                <w:rtl w:val="0"/>
              </w:rPr>
              <w:t xml:space="preserve">Standar Masukan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rPr>
                <w:color w:val="351c75"/>
              </w:rPr>
            </w:pPr>
            <w:r w:rsidDel="00000000" w:rsidR="00000000" w:rsidRPr="00000000">
              <w:rPr>
                <w:color w:val="351c75"/>
                <w:rtl w:val="0"/>
              </w:rPr>
              <w:t xml:space="preserve">Direktur memastikan ketersediaan sarana prasarana penelitian dosen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ind w:left="0" w:firstLine="0"/>
              <w:rPr>
                <w:color w:val="351c75"/>
              </w:rPr>
            </w:pPr>
            <w:r w:rsidDel="00000000" w:rsidR="00000000" w:rsidRPr="00000000">
              <w:rPr>
                <w:color w:val="351c75"/>
                <w:rtl w:val="0"/>
              </w:rPr>
              <w:t xml:space="preserve">Persentase pemenuhan kebutuhan prasarana penelitian (ruang penelitian dan laboratorium penelitian) sesuai kelompok keilmuan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rPr>
                <w:color w:val="351c75"/>
              </w:rPr>
            </w:pPr>
            <w:r w:rsidDel="00000000" w:rsidR="00000000" w:rsidRPr="00000000">
              <w:rPr>
                <w:color w:val="351c75"/>
                <w:rtl w:val="0"/>
              </w:rPr>
              <w:t xml:space="preserve">100%</w:t>
            </w:r>
          </w:p>
          <w:p w:rsidR="00000000" w:rsidDel="00000000" w:rsidP="00000000" w:rsidRDefault="00000000" w:rsidRPr="00000000" w14:paraId="00000529">
            <w:pPr>
              <w:rPr>
                <w:color w:val="351c75"/>
              </w:rPr>
            </w:pPr>
            <w:r w:rsidDel="00000000" w:rsidR="00000000" w:rsidRPr="00000000">
              <w:rPr>
                <w:rtl w:val="0"/>
              </w:rPr>
            </w:r>
          </w:p>
          <w:p w:rsidR="00000000" w:rsidDel="00000000" w:rsidP="00000000" w:rsidRDefault="00000000" w:rsidRPr="00000000" w14:paraId="0000052A">
            <w:pPr>
              <w:rPr>
                <w:color w:val="351c75"/>
              </w:rPr>
            </w:pPr>
            <w:r w:rsidDel="00000000" w:rsidR="00000000" w:rsidRPr="00000000">
              <w:rPr>
                <w:rtl w:val="0"/>
              </w:rPr>
            </w:r>
          </w:p>
          <w:p w:rsidR="00000000" w:rsidDel="00000000" w:rsidP="00000000" w:rsidRDefault="00000000" w:rsidRPr="00000000" w14:paraId="0000052B">
            <w:pPr>
              <w:rPr>
                <w:color w:val="351c75"/>
              </w:rPr>
            </w:pPr>
            <w:r w:rsidDel="00000000" w:rsidR="00000000" w:rsidRPr="00000000">
              <w:rPr>
                <w:rtl w:val="0"/>
              </w:rPr>
            </w:r>
          </w:p>
          <w:p w:rsidR="00000000" w:rsidDel="00000000" w:rsidP="00000000" w:rsidRDefault="00000000" w:rsidRPr="00000000" w14:paraId="0000052C">
            <w:pPr>
              <w:ind w:left="0" w:firstLine="0"/>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ind w:left="0" w:firstLine="0"/>
              <w:rPr>
                <w:color w:val="351c75"/>
              </w:rPr>
            </w:pPr>
            <w:r w:rsidDel="00000000" w:rsidR="00000000" w:rsidRPr="00000000">
              <w:rPr>
                <w:color w:val="351c75"/>
                <w:rtl w:val="0"/>
              </w:rPr>
              <w:t xml:space="preserve">Persentase pemenuhan kebutuhan sarana penelitian (perangkat dan instrumen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rPr>
                <w:color w:val="351c75"/>
              </w:rPr>
            </w:pPr>
            <w:r w:rsidDel="00000000" w:rsidR="00000000" w:rsidRPr="00000000">
              <w:rPr>
                <w:color w:val="351c75"/>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rPr>
                <w:color w:val="351c75"/>
              </w:rPr>
            </w:pPr>
            <w:r w:rsidDel="00000000" w:rsidR="00000000" w:rsidRPr="00000000">
              <w:rPr>
                <w:color w:val="351c75"/>
                <w:rtl w:val="0"/>
              </w:rPr>
              <w:t xml:space="preserve">Direktur menjamin alokasi dana yang memadai, transparan, dan dapat dipertanggungjawabkan untuk mendukung kegiatan penelitian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rPr>
                <w:color w:val="351c75"/>
              </w:rPr>
            </w:pPr>
            <w:r w:rsidDel="00000000" w:rsidR="00000000" w:rsidRPr="00000000">
              <w:rPr>
                <w:color w:val="351c75"/>
                <w:rtl w:val="0"/>
              </w:rPr>
              <w:t xml:space="preserve">Persentase anggaran penelitian tiap tahun terhadap anggaran tridharma perguruan tinggi</w:t>
            </w:r>
          </w:p>
          <w:p w:rsidR="00000000" w:rsidDel="00000000" w:rsidP="00000000" w:rsidRDefault="00000000" w:rsidRPr="00000000" w14:paraId="0000053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rPr>
                <w:color w:val="351c75"/>
              </w:rPr>
            </w:pPr>
            <w:r w:rsidDel="00000000" w:rsidR="00000000" w:rsidRPr="00000000">
              <w:rPr>
                <w:color w:val="351c7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6">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rPr>
                <w:color w:val="351c75"/>
              </w:rPr>
            </w:pPr>
            <w:r w:rsidDel="00000000" w:rsidR="00000000" w:rsidRPr="00000000">
              <w:rPr>
                <w:color w:val="351c75"/>
                <w:rtl w:val="0"/>
              </w:rPr>
              <w:t xml:space="preserve">Direktur menetapkan peta jalan penelitian yang diketahui oleh seluruh civitas akademik</w:t>
            </w:r>
          </w:p>
          <w:p w:rsidR="00000000" w:rsidDel="00000000" w:rsidP="00000000" w:rsidRDefault="00000000" w:rsidRPr="00000000" w14:paraId="0000053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rPr>
                <w:color w:val="351c75"/>
              </w:rPr>
            </w:pPr>
            <w:r w:rsidDel="00000000" w:rsidR="00000000" w:rsidRPr="00000000">
              <w:rPr>
                <w:color w:val="351c75"/>
                <w:rtl w:val="0"/>
              </w:rPr>
              <w:t xml:space="preserve">Jumlah kegiatan sosialisasi RIP dan ketersediaan anggaran penelitian Dosen tiap tahun</w:t>
            </w:r>
          </w:p>
          <w:p w:rsidR="00000000" w:rsidDel="00000000" w:rsidP="00000000" w:rsidRDefault="00000000" w:rsidRPr="00000000" w14:paraId="0000053A">
            <w:pPr>
              <w:rPr>
                <w:color w:val="351c75"/>
              </w:rPr>
            </w:pPr>
            <w:r w:rsidDel="00000000" w:rsidR="00000000" w:rsidRPr="00000000">
              <w:rPr>
                <w:rtl w:val="0"/>
              </w:rPr>
            </w:r>
          </w:p>
          <w:p w:rsidR="00000000" w:rsidDel="00000000" w:rsidP="00000000" w:rsidRDefault="00000000" w:rsidRPr="00000000" w14:paraId="0000053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rPr>
                <w:color w:val="351c75"/>
              </w:rPr>
            </w:pPr>
            <w:r w:rsidDel="00000000" w:rsidR="00000000" w:rsidRPr="00000000">
              <w:rPr>
                <w:color w:val="351c75"/>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rPr>
                <w:i w:val="1"/>
                <w:iCs w:val="1"/>
                <w:color w:val="351c75"/>
              </w:rPr>
            </w:pPr>
            <w:r w:rsidDel="00000000" w:rsidR="00000000" w:rsidRPr="00000000">
              <w:rPr>
                <w:i w:val="1"/>
                <w:iCs w:val="1"/>
                <w:color w:val="351c75"/>
                <w:rtl w:val="0"/>
              </w:rPr>
              <w:t xml:space="preserve">Standar Proses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rPr>
                <w:color w:val="351c75"/>
              </w:rPr>
            </w:pPr>
            <w:r w:rsidDel="00000000" w:rsidR="00000000" w:rsidRPr="00000000">
              <w:rPr>
                <w:color w:val="351c75"/>
                <w:rtl w:val="0"/>
              </w:rPr>
              <w:t xml:space="preserve">Kepala Pusat PPM memastikan setiap dosen melaksanakan penelitian sesuai dengan Rencana Induk Penelitian (RIP) dan surat penugasan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color w:val="351c75"/>
              </w:rPr>
            </w:pPr>
            <w:r w:rsidDel="00000000" w:rsidR="00000000" w:rsidRPr="00000000">
              <w:rPr>
                <w:color w:val="351c75"/>
                <w:rtl w:val="0"/>
              </w:rPr>
              <w:t xml:space="preserve">Jumlah penelitian  yang dilaksanakan dosen setiap tahun sesuai dengan 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rPr>
                <w:color w:val="351c75"/>
              </w:rPr>
            </w:pPr>
            <w:r w:rsidDel="00000000" w:rsidR="00000000" w:rsidRPr="00000000">
              <w:rPr>
                <w:color w:val="351c7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rPr>
                <w:color w:val="351c75"/>
              </w:rPr>
            </w:pPr>
            <w:r w:rsidDel="00000000" w:rsidR="00000000" w:rsidRPr="00000000">
              <w:rPr>
                <w:color w:val="351c75"/>
                <w:rtl w:val="0"/>
              </w:rPr>
              <w:t xml:space="preserve">Persentase kegiatan penelitian dosen  dengan DTPR sebagai ketua tim peneliti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rPr>
                <w:color w:val="351c75"/>
              </w:rPr>
            </w:pPr>
            <w:r w:rsidDel="00000000" w:rsidR="00000000" w:rsidRPr="00000000">
              <w:rPr>
                <w:color w:val="351c75"/>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rPr>
                <w:i w:val="1"/>
                <w:iCs w:val="1"/>
                <w:color w:val="351c75"/>
              </w:rPr>
            </w:pPr>
            <w:r w:rsidDel="00000000" w:rsidR="00000000" w:rsidRPr="00000000">
              <w:rPr>
                <w:i w:val="1"/>
                <w:iCs w:val="1"/>
                <w:color w:val="351c75"/>
                <w:rtl w:val="0"/>
              </w:rPr>
              <w:t xml:space="preserve">Standar Luaran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D">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rPr>
                <w:color w:val="351c75"/>
              </w:rPr>
            </w:pPr>
            <w:r w:rsidDel="00000000" w:rsidR="00000000" w:rsidRPr="00000000">
              <w:rPr>
                <w:color w:val="351c75"/>
                <w:rtl w:val="0"/>
              </w:rPr>
              <w:t xml:space="preserve">Kepala Pusat PPM memastikan terdapat penelitian Dosen yang menghasilkan teknologi tepat 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rPr>
                <w:color w:val="351c75"/>
              </w:rPr>
            </w:pPr>
            <w:r w:rsidDel="00000000" w:rsidR="00000000" w:rsidRPr="00000000">
              <w:rPr>
                <w:color w:val="351c75"/>
                <w:rtl w:val="0"/>
              </w:rPr>
              <w:t xml:space="preserve">Persentase penelitian Dosen berupa pengembangan teknologi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rPr>
                <w:color w:val="351c75"/>
              </w:rPr>
            </w:pPr>
            <w:r w:rsidDel="00000000" w:rsidR="00000000" w:rsidRPr="00000000">
              <w:rPr>
                <w:color w:val="351c75"/>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rPr>
                <w:color w:val="351c75"/>
              </w:rPr>
            </w:pPr>
            <w:r w:rsidDel="00000000" w:rsidR="00000000" w:rsidRPr="00000000">
              <w:rPr>
                <w:color w:val="351c75"/>
                <w:rtl w:val="0"/>
              </w:rPr>
              <w:t xml:space="preserve">Persentase penelitian tepat guna berdasarkan jumlah dokumen adopsi hasil penelitian ke DUDIKA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rPr>
                <w:color w:val="351c75"/>
              </w:rPr>
            </w:pPr>
            <w:r w:rsidDel="00000000" w:rsidR="00000000" w:rsidRPr="00000000">
              <w:rPr>
                <w:color w:val="351c75"/>
                <w:rtl w:val="0"/>
              </w:rPr>
              <w:t xml:space="preserve">20%</w:t>
            </w:r>
          </w:p>
        </w:tc>
      </w:tr>
    </w:tbl>
    <w:p w:rsidR="00000000" w:rsidDel="00000000" w:rsidP="00000000" w:rsidRDefault="00000000" w:rsidRPr="00000000" w14:paraId="00000555">
      <w:pPr>
        <w:spacing w:before="120" w:line="276" w:lineRule="auto"/>
        <w:jc w:val="both"/>
        <w:rPr>
          <w:color w:val="351c75"/>
        </w:rPr>
      </w:pPr>
      <w:r w:rsidDel="00000000" w:rsidR="00000000" w:rsidRPr="00000000">
        <w:rPr>
          <w:rtl w:val="0"/>
        </w:rPr>
      </w:r>
    </w:p>
    <w:p w:rsidR="00000000" w:rsidDel="00000000" w:rsidP="00000000" w:rsidRDefault="00000000" w:rsidRPr="00000000" w14:paraId="00000556">
      <w:pPr>
        <w:keepNext w:val="0"/>
        <w:keepLines w:val="0"/>
        <w:pageBreakBefore w:val="0"/>
        <w:widowControl w:val="0"/>
        <w:numPr>
          <w:ilvl w:val="2"/>
          <w:numId w:val="47"/>
        </w:numPr>
        <w:pBdr>
          <w:top w:space="0" w:sz="0" w:val="nil"/>
          <w:left w:space="0" w:sz="0" w:val="nil"/>
          <w:bottom w:space="0" w:sz="0" w:val="nil"/>
          <w:right w:space="0" w:sz="0" w:val="nil"/>
          <w:between w:space="0" w:sz="0" w:val="nil"/>
        </w:pBdr>
        <w:shd w:fill="auto" w:val="clear"/>
        <w:spacing w:after="0" w:afterAutospacing="0" w:before="120" w:line="276" w:lineRule="auto"/>
        <w:ind w:left="770" w:right="0" w:hanging="36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t</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erkait implementasi peta jalan penelitian, pelibatan mahasiswa berdasarkan visi misi P</w:t>
      </w:r>
      <w:r w:rsidDel="00000000" w:rsidR="00000000" w:rsidRPr="00000000">
        <w:rPr>
          <w:color w:val="351c75"/>
          <w:rtl w:val="0"/>
        </w:rPr>
        <w:t xml:space="preserve">oliteknik Siber dan Sandi Negara sebagai berikut:</w:t>
      </w:r>
    </w:p>
    <w:p w:rsidR="00000000" w:rsidDel="00000000" w:rsidP="00000000" w:rsidRDefault="00000000" w:rsidRPr="00000000" w14:paraId="00000557">
      <w:pPr>
        <w:numPr>
          <w:ilvl w:val="0"/>
          <w:numId w:val="12"/>
        </w:numPr>
        <w:spacing w:after="0" w:afterAutospacing="0" w:before="0" w:beforeAutospacing="0" w:line="276" w:lineRule="auto"/>
        <w:ind w:left="1133.858267716535" w:hanging="360"/>
        <w:jc w:val="both"/>
        <w:rPr>
          <w:color w:val="351c75"/>
          <w:shd w:fill="fff2cc" w:val="clear"/>
        </w:rPr>
      </w:pPr>
      <w:r w:rsidDel="00000000" w:rsidR="00000000" w:rsidRPr="00000000">
        <w:rPr>
          <w:color w:val="351c75"/>
          <w:shd w:fill="fff2cc" w:val="clear"/>
          <w:rtl w:val="0"/>
        </w:rPr>
        <w:t xml:space="preserve">Keputusan Direktur Politeknik Siber dan Sandi Negara Nomor 02.1 Tahun 2020 tentang Visi, Misi, Tujuan, dan Strategi Politeknik Siber dan Sandi Negara;</w:t>
      </w:r>
    </w:p>
    <w:p w:rsidR="00000000" w:rsidDel="00000000" w:rsidP="00000000" w:rsidRDefault="00000000" w:rsidRPr="00000000" w14:paraId="00000558">
      <w:pPr>
        <w:numPr>
          <w:ilvl w:val="0"/>
          <w:numId w:val="12"/>
        </w:numPr>
        <w:spacing w:after="0" w:afterAutospacing="0" w:before="0" w:beforeAutospacing="0" w:line="276" w:lineRule="auto"/>
        <w:ind w:left="1133.858267716535" w:hanging="360"/>
        <w:jc w:val="both"/>
        <w:rPr>
          <w:color w:val="351c75"/>
          <w:u w:val="none"/>
          <w:shd w:fill="fff2cc" w:val="clear"/>
        </w:rPr>
      </w:pPr>
      <w:r w:rsidDel="00000000" w:rsidR="00000000" w:rsidRPr="00000000">
        <w:rPr>
          <w:color w:val="351c75"/>
          <w:shd w:fill="fff2cc" w:val="clear"/>
          <w:rtl w:val="0"/>
        </w:rPr>
        <w:t xml:space="preserve">Statuta</w:t>
      </w:r>
    </w:p>
    <w:p w:rsidR="00000000" w:rsidDel="00000000" w:rsidP="00000000" w:rsidRDefault="00000000" w:rsidRPr="00000000" w14:paraId="00000559">
      <w:pPr>
        <w:numPr>
          <w:ilvl w:val="0"/>
          <w:numId w:val="12"/>
        </w:numPr>
        <w:spacing w:after="0" w:afterAutospacing="0" w:before="0" w:beforeAutospacing="0" w:line="276" w:lineRule="auto"/>
        <w:ind w:left="1133.858267716535" w:hanging="360"/>
        <w:jc w:val="both"/>
        <w:rPr>
          <w:color w:val="351c75"/>
          <w:u w:val="none"/>
          <w:shd w:fill="fff2cc" w:val="clear"/>
        </w:rPr>
      </w:pPr>
      <w:r w:rsidDel="00000000" w:rsidR="00000000" w:rsidRPr="00000000">
        <w:rPr>
          <w:color w:val="351c75"/>
          <w:shd w:fill="fff2cc" w:val="clear"/>
          <w:rtl w:val="0"/>
        </w:rPr>
        <w:t xml:space="preserve">Renstra PSSN</w:t>
      </w:r>
    </w:p>
    <w:p w:rsidR="00000000" w:rsidDel="00000000" w:rsidP="00000000" w:rsidRDefault="00000000" w:rsidRPr="00000000" w14:paraId="0000055A">
      <w:pPr>
        <w:numPr>
          <w:ilvl w:val="0"/>
          <w:numId w:val="12"/>
        </w:numPr>
        <w:spacing w:after="0" w:afterAutospacing="0" w:before="0" w:beforeAutospacing="0" w:line="276" w:lineRule="auto"/>
        <w:ind w:left="1133.858267716535" w:hanging="360"/>
        <w:jc w:val="both"/>
        <w:rPr>
          <w:color w:val="351c75"/>
          <w:shd w:fill="fff2cc" w:val="clear"/>
        </w:rPr>
      </w:pPr>
      <w:r w:rsidDel="00000000" w:rsidR="00000000" w:rsidRPr="00000000">
        <w:rPr>
          <w:color w:val="351c75"/>
          <w:shd w:fill="fff2cc" w:val="clear"/>
          <w:rtl w:val="0"/>
        </w:rPr>
        <w:t xml:space="preserve">Kepdir RIP</w:t>
      </w:r>
    </w:p>
    <w:p w:rsidR="00000000" w:rsidDel="00000000" w:rsidP="00000000" w:rsidRDefault="00000000" w:rsidRPr="00000000" w14:paraId="0000055B">
      <w:pPr>
        <w:numPr>
          <w:ilvl w:val="0"/>
          <w:numId w:val="12"/>
        </w:numPr>
        <w:spacing w:after="0" w:afterAutospacing="0" w:before="0" w:beforeAutospacing="0" w:line="276" w:lineRule="auto"/>
        <w:ind w:left="1133.858267716535" w:hanging="360"/>
        <w:jc w:val="both"/>
        <w:rPr>
          <w:color w:val="351c75"/>
          <w:shd w:fill="fff2cc" w:val="clear"/>
        </w:rPr>
      </w:pPr>
      <w:r w:rsidDel="00000000" w:rsidR="00000000" w:rsidRPr="00000000">
        <w:rPr>
          <w:color w:val="351c75"/>
          <w:shd w:fill="fff2cc" w:val="clear"/>
          <w:rtl w:val="0"/>
        </w:rPr>
        <w:t xml:space="preserve">Perdir PPM</w:t>
      </w:r>
    </w:p>
    <w:p w:rsidR="00000000" w:rsidDel="00000000" w:rsidP="00000000" w:rsidRDefault="00000000" w:rsidRPr="00000000" w14:paraId="0000055C">
      <w:pPr>
        <w:numPr>
          <w:ilvl w:val="0"/>
          <w:numId w:val="12"/>
        </w:numPr>
        <w:spacing w:before="0" w:beforeAutospacing="0" w:line="276" w:lineRule="auto"/>
        <w:ind w:left="1133.858267716535" w:hanging="360"/>
        <w:jc w:val="both"/>
        <w:rPr>
          <w:color w:val="351c75"/>
          <w:u w:val="none"/>
          <w:shd w:fill="fff2cc" w:val="clear"/>
        </w:rPr>
      </w:pPr>
      <w:r w:rsidDel="00000000" w:rsidR="00000000" w:rsidRPr="00000000">
        <w:rPr>
          <w:rtl w:val="0"/>
        </w:rPr>
      </w:r>
    </w:p>
    <w:p w:rsidR="00000000" w:rsidDel="00000000" w:rsidP="00000000" w:rsidRDefault="00000000" w:rsidRPr="00000000" w14:paraId="0000055D">
      <w:pPr>
        <w:spacing w:before="120" w:line="276" w:lineRule="auto"/>
        <w:ind w:left="850.3937007874017" w:firstLine="4.6062992125982305"/>
        <w:jc w:val="both"/>
        <w:rPr>
          <w:color w:val="ff0000"/>
        </w:rPr>
      </w:pPr>
      <w:r w:rsidDel="00000000" w:rsidR="00000000" w:rsidRPr="00000000">
        <w:rPr>
          <w:color w:val="ff0000"/>
          <w:rtl w:val="0"/>
        </w:rPr>
        <w:t xml:space="preserve">Catatan: Skor 4</w:t>
      </w:r>
    </w:p>
    <w:p w:rsidR="00000000" w:rsidDel="00000000" w:rsidP="00000000" w:rsidRDefault="00000000" w:rsidRPr="00000000" w14:paraId="0000055E">
      <w:pPr>
        <w:spacing w:before="120" w:line="276" w:lineRule="auto"/>
        <w:ind w:left="850.3937007874017" w:firstLine="4.6062992125982305"/>
        <w:jc w:val="both"/>
        <w:rPr>
          <w:color w:val="ff0000"/>
        </w:rPr>
      </w:pPr>
      <w:r w:rsidDel="00000000" w:rsidR="00000000" w:rsidRPr="00000000">
        <w:rPr>
          <w:color w:val="ff0000"/>
          <w:rtl w:val="0"/>
        </w:rPr>
        <w:t xml:space="preserve">Tersedianya kebijakan, standar, dan indikator terkait implementasi peta jalan penelitian, pelibatan mahasiswa berdasarkan visi misi PT dan kebutuhan masyarakat dan DUDIKA, disertai bukti-bukti yang sahih dan sangat lengkap</w:t>
      </w:r>
    </w:p>
    <w:p w:rsidR="00000000" w:rsidDel="00000000" w:rsidP="00000000" w:rsidRDefault="00000000" w:rsidRPr="00000000" w14:paraId="0000055F">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60">
      <w:pPr>
        <w:spacing w:before="120" w:line="276" w:lineRule="auto"/>
        <w:ind w:left="850.3937007874017" w:firstLine="4.6062992125982305"/>
        <w:jc w:val="both"/>
        <w:rPr>
          <w:color w:val="ff0000"/>
        </w:rPr>
      </w:pPr>
      <w:r w:rsidDel="00000000" w:rsidR="00000000" w:rsidRPr="00000000">
        <w:rPr>
          <w:color w:val="ff0000"/>
          <w:rtl w:val="0"/>
        </w:rPr>
        <w:t xml:space="preserve">Merujuk pada visi dan misi Politeknik Siber dan Sandi Negara, disusun peta jalan penelitian jangka pendek, menengah dan jangka panjang. </w:t>
      </w:r>
    </w:p>
    <w:p w:rsidR="00000000" w:rsidDel="00000000" w:rsidP="00000000" w:rsidRDefault="00000000" w:rsidRPr="00000000" w14:paraId="00000561">
      <w:pPr>
        <w:spacing w:before="120" w:line="276" w:lineRule="auto"/>
        <w:ind w:left="850.3937007874017" w:firstLine="4.6062992125982305"/>
        <w:jc w:val="both"/>
        <w:rPr>
          <w:color w:val="ff0000"/>
        </w:rPr>
      </w:pPr>
      <w:r w:rsidDel="00000000" w:rsidR="00000000" w:rsidRPr="00000000">
        <w:rPr>
          <w:color w:val="ff0000"/>
          <w:rtl w:val="0"/>
        </w:rPr>
        <w:t xml:space="preserve">Mekanisme penelitian diatur dalam perdir PPM yang dimulai dengan pengajuan proposal penelitian dan pengajuan publikasi hasil penelitian. </w:t>
      </w:r>
    </w:p>
    <w:p w:rsidR="00000000" w:rsidDel="00000000" w:rsidP="00000000" w:rsidRDefault="00000000" w:rsidRPr="00000000" w14:paraId="00000562">
      <w:pPr>
        <w:spacing w:before="120" w:line="276" w:lineRule="auto"/>
        <w:ind w:left="850.3937007874017" w:firstLine="4.6062992125982305"/>
        <w:jc w:val="both"/>
        <w:rPr>
          <w:color w:val="ff0000"/>
        </w:rPr>
      </w:pPr>
      <w:r w:rsidDel="00000000" w:rsidR="00000000" w:rsidRPr="00000000">
        <w:rPr>
          <w:color w:val="ff0000"/>
          <w:rtl w:val="0"/>
        </w:rPr>
        <w:t xml:space="preserve">Ketua tim penelitian </w:t>
      </w:r>
    </w:p>
    <w:p w:rsidR="00000000" w:rsidDel="00000000" w:rsidP="00000000" w:rsidRDefault="00000000" w:rsidRPr="00000000" w14:paraId="00000563">
      <w:pPr>
        <w:spacing w:before="120" w:line="276" w:lineRule="auto"/>
        <w:ind w:left="850.3937007874017" w:firstLine="4.6062992125982305"/>
        <w:jc w:val="both"/>
        <w:rPr/>
      </w:pPr>
      <w:r w:rsidDel="00000000" w:rsidR="00000000" w:rsidRPr="00000000">
        <w:rPr>
          <w:rtl w:val="0"/>
        </w:rPr>
      </w:r>
    </w:p>
    <w:p w:rsidR="00000000" w:rsidDel="00000000" w:rsidP="00000000" w:rsidRDefault="00000000" w:rsidRPr="00000000" w14:paraId="00000564">
      <w:pPr>
        <w:spacing w:before="120" w:line="276" w:lineRule="auto"/>
        <w:ind w:left="0" w:firstLine="0"/>
        <w:jc w:val="both"/>
        <w:rPr>
          <w:color w:val="351c75"/>
        </w:rPr>
      </w:pPr>
      <w:r w:rsidDel="00000000" w:rsidR="00000000" w:rsidRPr="00000000">
        <w:rPr>
          <w:rtl w:val="0"/>
        </w:rPr>
      </w:r>
    </w:p>
    <w:p w:rsidR="00000000" w:rsidDel="00000000" w:rsidP="00000000" w:rsidRDefault="00000000" w:rsidRPr="00000000" w14:paraId="00000565">
      <w:pPr>
        <w:spacing w:before="120" w:line="276" w:lineRule="auto"/>
        <w:ind w:left="708.6614173228347" w:firstLine="0"/>
        <w:jc w:val="both"/>
        <w:rPr>
          <w:color w:val="351c75"/>
        </w:rPr>
      </w:pPr>
      <w:r w:rsidDel="00000000" w:rsidR="00000000" w:rsidRPr="00000000">
        <w:rPr>
          <w:color w:val="351c75"/>
          <w:rtl w:val="0"/>
        </w:rPr>
        <w:t xml:space="preserve">Berikut standar mutu dan indikator kinerja yang terkait dengan implementasi peta jalan penelitian, pelibatan mahasiswa berdasarkan visi misi Politeknik Siber dan Sandi Negara:</w:t>
      </w:r>
    </w:p>
    <w:p w:rsidR="00000000" w:rsidDel="00000000" w:rsidP="00000000" w:rsidRDefault="00000000" w:rsidRPr="00000000" w14:paraId="00000566">
      <w:pPr>
        <w:spacing w:before="120" w:line="276" w:lineRule="auto"/>
        <w:ind w:left="708.6614173228347" w:firstLine="0"/>
        <w:jc w:val="both"/>
        <w:rPr>
          <w:color w:val="351c75"/>
        </w:rPr>
      </w:pPr>
      <w:r w:rsidDel="00000000" w:rsidR="00000000" w:rsidRPr="00000000">
        <w:rPr>
          <w:rtl w:val="0"/>
        </w:rPr>
      </w:r>
    </w:p>
    <w:p w:rsidR="00000000" w:rsidDel="00000000" w:rsidP="00000000" w:rsidRDefault="00000000" w:rsidRPr="00000000" w14:paraId="00000567">
      <w:pPr>
        <w:spacing w:before="120" w:line="276" w:lineRule="auto"/>
        <w:jc w:val="both"/>
        <w:rPr>
          <w:color w:val="351c75"/>
        </w:rPr>
      </w:pPr>
      <w:r w:rsidDel="00000000" w:rsidR="00000000" w:rsidRPr="00000000">
        <w:rPr>
          <w:rtl w:val="0"/>
        </w:rPr>
      </w:r>
    </w:p>
    <w:tbl>
      <w:tblPr>
        <w:tblStyle w:val="Table27"/>
        <w:tblW w:w="894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90"/>
        <w:gridCol w:w="1530"/>
        <w:tblGridChange w:id="0">
          <w:tblGrid>
            <w:gridCol w:w="555"/>
            <w:gridCol w:w="3165"/>
            <w:gridCol w:w="369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8">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rPr>
                <w:color w:val="351c75"/>
              </w:rPr>
            </w:pPr>
            <w:r w:rsidDel="00000000" w:rsidR="00000000" w:rsidRPr="00000000">
              <w:rPr>
                <w:color w:val="351c75"/>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rPr>
                <w:i w:val="1"/>
                <w:iCs w:val="1"/>
                <w:color w:val="351c75"/>
              </w:rPr>
            </w:pPr>
            <w:r w:rsidDel="00000000" w:rsidR="00000000" w:rsidRPr="00000000">
              <w:rPr>
                <w:i w:val="1"/>
                <w:iCs w:val="1"/>
                <w:color w:val="351c75"/>
                <w:rtl w:val="0"/>
              </w:rPr>
              <w:t xml:space="preserve">Standar Proses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rPr>
                <w:color w:val="351c75"/>
              </w:rPr>
            </w:pPr>
            <w:r w:rsidDel="00000000" w:rsidR="00000000" w:rsidRPr="00000000">
              <w:rPr>
                <w:color w:val="351c75"/>
                <w:rtl w:val="0"/>
              </w:rPr>
              <w:t xml:space="preserve">Kepala Pusat PPM memastikan penelitian dosen telah sesuai dengan 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rPr>
                <w:color w:val="351c75"/>
              </w:rPr>
            </w:pPr>
            <w:r w:rsidDel="00000000" w:rsidR="00000000" w:rsidRPr="00000000">
              <w:rPr>
                <w:color w:val="351c75"/>
                <w:rtl w:val="0"/>
              </w:rPr>
              <w:t xml:space="preserve">Persentase kesesuaian topik penelitian dosen dengan Rencana Induk Penelitian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rPr>
                <w:color w:val="351c75"/>
              </w:rPr>
            </w:pPr>
            <w:r w:rsidDel="00000000" w:rsidR="00000000" w:rsidRPr="00000000">
              <w:rPr>
                <w:color w:val="351c75"/>
                <w:rtl w:val="0"/>
              </w:rPr>
              <w:t xml:space="preserve">100%</w:t>
            </w:r>
          </w:p>
          <w:p w:rsidR="00000000" w:rsidDel="00000000" w:rsidP="00000000" w:rsidRDefault="00000000" w:rsidRPr="00000000" w14:paraId="00000574">
            <w:pPr>
              <w:rPr>
                <w:color w:val="351c75"/>
              </w:rPr>
            </w:pPr>
            <w:r w:rsidDel="00000000" w:rsidR="00000000" w:rsidRPr="00000000">
              <w:rPr>
                <w:rtl w:val="0"/>
              </w:rPr>
            </w:r>
          </w:p>
          <w:p w:rsidR="00000000" w:rsidDel="00000000" w:rsidP="00000000" w:rsidRDefault="00000000" w:rsidRPr="00000000" w14:paraId="00000575">
            <w:pPr>
              <w:rPr>
                <w:color w:val="351c75"/>
              </w:rPr>
            </w:pPr>
            <w:r w:rsidDel="00000000" w:rsidR="00000000" w:rsidRPr="00000000">
              <w:rPr>
                <w:rtl w:val="0"/>
              </w:rPr>
            </w:r>
          </w:p>
          <w:p w:rsidR="00000000" w:rsidDel="00000000" w:rsidP="00000000" w:rsidRDefault="00000000" w:rsidRPr="00000000" w14:paraId="00000576">
            <w:pPr>
              <w:rPr>
                <w:color w:val="351c75"/>
              </w:rPr>
            </w:pPr>
            <w:r w:rsidDel="00000000" w:rsidR="00000000" w:rsidRPr="00000000">
              <w:rPr>
                <w:rtl w:val="0"/>
              </w:rPr>
            </w:r>
          </w:p>
          <w:p w:rsidR="00000000" w:rsidDel="00000000" w:rsidP="00000000" w:rsidRDefault="00000000" w:rsidRPr="00000000" w14:paraId="00000577">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rPr>
                <w:color w:val="351c75"/>
              </w:rPr>
            </w:pPr>
            <w:r w:rsidDel="00000000" w:rsidR="00000000" w:rsidRPr="00000000">
              <w:rPr>
                <w:color w:val="351c75"/>
                <w:rtl w:val="0"/>
              </w:rPr>
              <w:t xml:space="preserve">Kepala Pusat PPM memastikan keterlibatan mahasiswa pada penelitian dosen yang sesuai dengan Visi Misi PoltekSSN dan kebutuhan DUDIKA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rPr>
                <w:color w:val="351c75"/>
              </w:rPr>
            </w:pPr>
            <w:r w:rsidDel="00000000" w:rsidR="00000000" w:rsidRPr="00000000">
              <w:rPr>
                <w:color w:val="351c75"/>
                <w:rtl w:val="0"/>
              </w:rPr>
              <w:t xml:space="preserve">Persentase keterlibatan mahasiswa dalam kegiatan penelitian Dosen yang sesuai dengan Visi Misi PoltekSSN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rPr>
                <w:color w:val="351c75"/>
              </w:rPr>
            </w:pPr>
            <w:r w:rsidDel="00000000" w:rsidR="00000000" w:rsidRPr="00000000">
              <w:rPr>
                <w:color w:val="351c75"/>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rPr>
                <w:color w:val="351c75"/>
              </w:rPr>
            </w:pPr>
            <w:r w:rsidDel="00000000" w:rsidR="00000000" w:rsidRPr="00000000">
              <w:rPr>
                <w:color w:val="351c75"/>
                <w:rtl w:val="0"/>
              </w:rPr>
              <w:t xml:space="preserve">Persentase keterlibatan mahasiswa dalam kegiatan penelitian Dosen yang menggunakan lokus untuk memenuhi kebutuhan DUDIKA </w:t>
            </w:r>
          </w:p>
          <w:p w:rsidR="00000000" w:rsidDel="00000000" w:rsidP="00000000" w:rsidRDefault="00000000" w:rsidRPr="00000000" w14:paraId="0000057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rPr>
                <w:color w:val="351c75"/>
              </w:rPr>
            </w:pPr>
            <w:r w:rsidDel="00000000" w:rsidR="00000000" w:rsidRPr="00000000">
              <w:rPr>
                <w:color w:val="351c75"/>
                <w:rtl w:val="0"/>
              </w:rPr>
              <w:t xml:space="preserve">50%</w:t>
            </w:r>
          </w:p>
        </w:tc>
      </w:tr>
    </w:tbl>
    <w:p w:rsidR="00000000" w:rsidDel="00000000" w:rsidP="00000000" w:rsidRDefault="00000000" w:rsidRPr="00000000" w14:paraId="00000581">
      <w:pPr>
        <w:spacing w:before="120" w:line="276" w:lineRule="auto"/>
        <w:jc w:val="both"/>
        <w:rPr/>
      </w:pPr>
      <w:r w:rsidDel="00000000" w:rsidR="00000000" w:rsidRPr="00000000">
        <w:rPr>
          <w:rtl w:val="0"/>
        </w:rPr>
      </w:r>
    </w:p>
    <w:p w:rsidR="00000000" w:rsidDel="00000000" w:rsidP="00000000" w:rsidRDefault="00000000" w:rsidRPr="00000000" w14:paraId="00000582">
      <w:pPr>
        <w:keepNext w:val="0"/>
        <w:keepLines w:val="0"/>
        <w:pageBreakBefore w:val="0"/>
        <w:widowControl w:val="0"/>
        <w:numPr>
          <w:ilvl w:val="2"/>
          <w:numId w:val="47"/>
        </w:numPr>
        <w:pBdr>
          <w:top w:space="0" w:sz="0" w:val="nil"/>
          <w:left w:space="0" w:sz="0" w:val="nil"/>
          <w:bottom w:space="0" w:sz="0" w:val="nil"/>
          <w:right w:space="0" w:sz="0" w:val="nil"/>
          <w:between w:space="0" w:sz="0" w:val="nil"/>
        </w:pBdr>
        <w:shd w:fill="auto" w:val="clear"/>
        <w:spacing w:after="0" w:afterAutospacing="0" w:before="120" w:line="276" w:lineRule="auto"/>
        <w:ind w:left="770" w:right="0" w:hanging="36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terkait perolehan hibah penelitian, kerjasama penelitian, Produk / publikasi perolehan HKI, serta keberlanjutan penelitian</w:t>
      </w:r>
      <w:r w:rsidDel="00000000" w:rsidR="00000000" w:rsidRPr="00000000">
        <w:rPr>
          <w:color w:val="351c75"/>
          <w:rtl w:val="0"/>
        </w:rPr>
        <w:t xml:space="preserve"> adalah sebagai berikut:</w:t>
      </w:r>
    </w:p>
    <w:p w:rsidR="00000000" w:rsidDel="00000000" w:rsidP="00000000" w:rsidRDefault="00000000" w:rsidRPr="00000000" w14:paraId="0000058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425.19685039370046"/>
        <w:jc w:val="both"/>
        <w:rPr>
          <w:color w:val="351c75"/>
          <w:shd w:fill="fff2cc" w:val="clear"/>
        </w:rPr>
      </w:pPr>
      <w:r w:rsidDel="00000000" w:rsidR="00000000" w:rsidRPr="00000000">
        <w:rPr>
          <w:color w:val="351c75"/>
          <w:shd w:fill="fff2cc" w:val="clear"/>
          <w:rtl w:val="0"/>
        </w:rPr>
        <w:t xml:space="preserve">Statuta Poltek</w:t>
      </w:r>
    </w:p>
    <w:p w:rsidR="00000000" w:rsidDel="00000000" w:rsidP="00000000" w:rsidRDefault="00000000" w:rsidRPr="00000000" w14:paraId="0000058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425.19685039370046"/>
        <w:jc w:val="both"/>
        <w:rPr>
          <w:color w:val="351c75"/>
          <w:u w:val="none"/>
          <w:shd w:fill="fff2cc" w:val="clear"/>
        </w:rPr>
      </w:pPr>
      <w:r w:rsidDel="00000000" w:rsidR="00000000" w:rsidRPr="00000000">
        <w:rPr>
          <w:color w:val="351c75"/>
          <w:shd w:fill="fff2cc" w:val="clear"/>
          <w:rtl w:val="0"/>
        </w:rPr>
        <w:t xml:space="preserve">Pedoman Kerjasama terkait tridharma perguruan tinggi</w:t>
      </w:r>
    </w:p>
    <w:p w:rsidR="00000000" w:rsidDel="00000000" w:rsidP="00000000" w:rsidRDefault="00000000" w:rsidRPr="00000000" w14:paraId="0000058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425.19685039370046"/>
        <w:jc w:val="both"/>
        <w:rPr>
          <w:color w:val="351c75"/>
          <w:shd w:fill="fff2cc" w:val="clear"/>
        </w:rPr>
      </w:pPr>
      <w:r w:rsidDel="00000000" w:rsidR="00000000" w:rsidRPr="00000000">
        <w:rPr>
          <w:color w:val="351c75"/>
          <w:shd w:fill="fff2cc" w:val="clear"/>
          <w:rtl w:val="0"/>
        </w:rPr>
        <w:t xml:space="preserve">SOP Pengajuan HaKI</w:t>
      </w:r>
    </w:p>
    <w:p w:rsidR="00000000" w:rsidDel="00000000" w:rsidP="00000000" w:rsidRDefault="00000000" w:rsidRPr="00000000" w14:paraId="0000058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425.19685039370046"/>
        <w:jc w:val="both"/>
        <w:rPr>
          <w:color w:val="351c75"/>
          <w:shd w:fill="fff2cc" w:val="clear"/>
        </w:rPr>
      </w:pPr>
      <w:r w:rsidDel="00000000" w:rsidR="00000000" w:rsidRPr="00000000">
        <w:rPr>
          <w:color w:val="351c75"/>
          <w:shd w:fill="fff2cc" w:val="clear"/>
          <w:rtl w:val="0"/>
        </w:rPr>
        <w:t xml:space="preserve">PKS Penelitian (pelaksanaan) </w:t>
      </w:r>
    </w:p>
    <w:p w:rsidR="00000000" w:rsidDel="00000000" w:rsidP="00000000" w:rsidRDefault="00000000" w:rsidRPr="00000000" w14:paraId="000005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425.19685039370046"/>
        <w:jc w:val="both"/>
        <w:rPr>
          <w:color w:val="351c75"/>
          <w:shd w:fill="fff2cc" w:val="clear"/>
        </w:rPr>
      </w:pPr>
      <w:r w:rsidDel="00000000" w:rsidR="00000000" w:rsidRPr="00000000">
        <w:rPr>
          <w:color w:val="351c75"/>
          <w:shd w:fill="fff2cc" w:val="clear"/>
          <w:rtl w:val="0"/>
        </w:rPr>
        <w:t xml:space="preserve">SOP Publikasi</w:t>
      </w:r>
    </w:p>
    <w:p w:rsidR="00000000" w:rsidDel="00000000" w:rsidP="00000000" w:rsidRDefault="00000000" w:rsidRPr="00000000" w14:paraId="000005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76" w:lineRule="auto"/>
        <w:ind w:left="1133.858267716535" w:right="0" w:hanging="425.19685039370046"/>
        <w:jc w:val="both"/>
        <w:rPr>
          <w:color w:val="351c75"/>
          <w:shd w:fill="fff2cc" w:val="clear"/>
        </w:rPr>
      </w:pPr>
      <w:r w:rsidDel="00000000" w:rsidR="00000000" w:rsidRPr="00000000">
        <w:rPr>
          <w:color w:val="351c75"/>
          <w:shd w:fill="fff2cc" w:val="clear"/>
          <w:rtl w:val="0"/>
        </w:rPr>
        <w:t xml:space="preserve">Perdir PPM</w:t>
      </w:r>
    </w:p>
    <w:p w:rsidR="00000000" w:rsidDel="00000000" w:rsidP="00000000" w:rsidRDefault="00000000" w:rsidRPr="00000000" w14:paraId="00000589">
      <w:pPr>
        <w:spacing w:before="120" w:line="276" w:lineRule="auto"/>
        <w:ind w:left="850.3937007874017" w:firstLine="4.6062992125982305"/>
        <w:jc w:val="both"/>
        <w:rPr>
          <w:i w:val="1"/>
          <w:iCs w:val="1"/>
        </w:rPr>
      </w:pPr>
      <w:r w:rsidDel="00000000" w:rsidR="00000000" w:rsidRPr="00000000">
        <w:rPr>
          <w:color w:val="351c75"/>
          <w:rtl w:val="0"/>
        </w:rPr>
        <w:t xml:space="preserve">_ _ </w:t>
      </w:r>
      <w:r w:rsidDel="00000000" w:rsidR="00000000" w:rsidRPr="00000000">
        <w:rPr>
          <w:i w:val="1"/>
          <w:iCs w:val="1"/>
          <w:rtl w:val="0"/>
        </w:rPr>
        <w:t xml:space="preserve"> perlu narasi yang menjelaskan terkait poltek tidak bisa menerima hibah dalam bentuk uang sesuai aturan 1 dan 2 _ _</w:t>
      </w:r>
    </w:p>
    <w:p w:rsidR="00000000" w:rsidDel="00000000" w:rsidP="00000000" w:rsidRDefault="00000000" w:rsidRPr="00000000" w14:paraId="0000058A">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8B">
      <w:pPr>
        <w:spacing w:before="120" w:line="276" w:lineRule="auto"/>
        <w:ind w:left="850.3937007874017" w:firstLine="4.6062992125982305"/>
        <w:jc w:val="both"/>
        <w:rPr>
          <w:color w:val="ff0000"/>
        </w:rPr>
      </w:pPr>
      <w:r w:rsidDel="00000000" w:rsidR="00000000" w:rsidRPr="00000000">
        <w:rPr>
          <w:color w:val="ff0000"/>
          <w:rtl w:val="0"/>
        </w:rPr>
        <w:t xml:space="preserve">Catatan: Skor 4</w:t>
      </w:r>
    </w:p>
    <w:p w:rsidR="00000000" w:rsidDel="00000000" w:rsidP="00000000" w:rsidRDefault="00000000" w:rsidRPr="00000000" w14:paraId="0000058C">
      <w:pPr>
        <w:spacing w:before="120" w:line="276" w:lineRule="auto"/>
        <w:ind w:left="850.3937007874017" w:firstLine="4.6062992125982305"/>
        <w:jc w:val="both"/>
        <w:rPr>
          <w:color w:val="ff0000"/>
        </w:rPr>
      </w:pPr>
      <w:r w:rsidDel="00000000" w:rsidR="00000000" w:rsidRPr="00000000">
        <w:rPr>
          <w:color w:val="ff0000"/>
          <w:rtl w:val="0"/>
        </w:rPr>
        <w:t xml:space="preserve">Tersedianya kebijakan, standar, dan indikator terkait perolehan hibah penelitian, kerja sama penelitian, produk/publikasi baik lingkup lokal, nasional, dan internasional, peroleh HKI serta keberlanjutan penelitian, disertai bukti-bukti yang sahih dan sangat lengkap</w:t>
      </w:r>
    </w:p>
    <w:p w:rsidR="00000000" w:rsidDel="00000000" w:rsidP="00000000" w:rsidRDefault="00000000" w:rsidRPr="00000000" w14:paraId="0000058D">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8E">
      <w:pPr>
        <w:spacing w:before="120" w:line="276" w:lineRule="auto"/>
        <w:ind w:left="708.6614173228347" w:firstLine="0"/>
        <w:jc w:val="both"/>
        <w:rPr>
          <w:color w:val="351c75"/>
        </w:rPr>
      </w:pPr>
      <w:r w:rsidDel="00000000" w:rsidR="00000000" w:rsidRPr="00000000">
        <w:rPr>
          <w:color w:val="351c75"/>
          <w:rtl w:val="0"/>
        </w:rPr>
        <w:t xml:space="preserve"> Berikut standar mutu dan indikator kinerja yang terkait dengan perolehan hibah penelitian, kerjasama penelitian, Produk / publikasi perolehan HKI, serta keberlanjutan penelitian:</w:t>
      </w:r>
    </w:p>
    <w:p w:rsidR="00000000" w:rsidDel="00000000" w:rsidP="00000000" w:rsidRDefault="00000000" w:rsidRPr="00000000" w14:paraId="0000058F">
      <w:pPr>
        <w:spacing w:before="120" w:line="276" w:lineRule="auto"/>
        <w:jc w:val="both"/>
        <w:rPr>
          <w:color w:val="351c75"/>
        </w:rPr>
      </w:pPr>
      <w:r w:rsidDel="00000000" w:rsidR="00000000" w:rsidRPr="00000000">
        <w:rPr>
          <w:rtl w:val="0"/>
        </w:rPr>
      </w:r>
    </w:p>
    <w:tbl>
      <w:tblPr>
        <w:tblStyle w:val="Table28"/>
        <w:tblpPr w:leftFromText="180" w:rightFromText="180" w:topFromText="180" w:bottomFromText="180" w:vertAnchor="text" w:horzAnchor="text" w:tblpX="461.0000000000002" w:tblpY="0"/>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0"/>
        </w:trPr>
        <w:tc>
          <w:tcPr/>
          <w:p w:rsidR="00000000" w:rsidDel="00000000" w:rsidP="00000000" w:rsidRDefault="00000000" w:rsidRPr="00000000" w14:paraId="00000590">
            <w:pPr>
              <w:rPr>
                <w:color w:val="351c75"/>
              </w:rPr>
            </w:pPr>
            <w:r w:rsidDel="00000000" w:rsidR="00000000" w:rsidRPr="00000000">
              <w:rPr>
                <w:color w:val="351c75"/>
                <w:rtl w:val="0"/>
              </w:rPr>
              <w:t xml:space="preserve">No</w:t>
            </w:r>
          </w:p>
        </w:tc>
        <w:tc>
          <w:tcPr/>
          <w:p w:rsidR="00000000" w:rsidDel="00000000" w:rsidP="00000000" w:rsidRDefault="00000000" w:rsidRPr="00000000" w14:paraId="00000591">
            <w:pPr>
              <w:rPr>
                <w:color w:val="351c75"/>
              </w:rPr>
            </w:pPr>
            <w:r w:rsidDel="00000000" w:rsidR="00000000" w:rsidRPr="00000000">
              <w:rPr>
                <w:color w:val="351c75"/>
                <w:rtl w:val="0"/>
              </w:rPr>
              <w:t xml:space="preserve">Standar</w:t>
            </w:r>
          </w:p>
        </w:tc>
        <w:tc>
          <w:tcPr/>
          <w:p w:rsidR="00000000" w:rsidDel="00000000" w:rsidP="00000000" w:rsidRDefault="00000000" w:rsidRPr="00000000" w14:paraId="00000592">
            <w:pPr>
              <w:rPr>
                <w:color w:val="351c75"/>
              </w:rPr>
            </w:pPr>
            <w:r w:rsidDel="00000000" w:rsidR="00000000" w:rsidRPr="00000000">
              <w:rPr>
                <w:color w:val="351c75"/>
                <w:rtl w:val="0"/>
              </w:rPr>
              <w:t xml:space="preserve">Indikator</w:t>
            </w:r>
          </w:p>
        </w:tc>
        <w:tc>
          <w:tcPr/>
          <w:p w:rsidR="00000000" w:rsidDel="00000000" w:rsidP="00000000" w:rsidRDefault="00000000" w:rsidRPr="00000000" w14:paraId="00000593">
            <w:pPr>
              <w:rPr>
                <w:color w:val="351c75"/>
              </w:rPr>
            </w:pPr>
            <w:r w:rsidDel="00000000" w:rsidR="00000000" w:rsidRPr="00000000">
              <w:rPr>
                <w:color w:val="351c75"/>
                <w:rtl w:val="0"/>
              </w:rPr>
              <w:t xml:space="preserve">Target</w:t>
            </w:r>
          </w:p>
        </w:tc>
      </w:tr>
      <w:tr>
        <w:trPr>
          <w:cantSplit w:val="0"/>
          <w:tblHeader w:val="0"/>
        </w:trPr>
        <w:tc>
          <w:tcPr/>
          <w:p w:rsidR="00000000" w:rsidDel="00000000" w:rsidP="00000000" w:rsidRDefault="00000000" w:rsidRPr="00000000" w14:paraId="00000594">
            <w:pPr>
              <w:rPr>
                <w:color w:val="351c75"/>
              </w:rPr>
            </w:pPr>
            <w:r w:rsidDel="00000000" w:rsidR="00000000" w:rsidRPr="00000000">
              <w:rPr>
                <w:rtl w:val="0"/>
              </w:rPr>
            </w:r>
          </w:p>
        </w:tc>
        <w:tc>
          <w:tcPr/>
          <w:p w:rsidR="00000000" w:rsidDel="00000000" w:rsidP="00000000" w:rsidRDefault="00000000" w:rsidRPr="00000000" w14:paraId="00000595">
            <w:pPr>
              <w:rPr>
                <w:i w:val="1"/>
                <w:iCs w:val="1"/>
                <w:color w:val="351c75"/>
              </w:rPr>
            </w:pPr>
            <w:r w:rsidDel="00000000" w:rsidR="00000000" w:rsidRPr="00000000">
              <w:rPr>
                <w:i w:val="1"/>
                <w:iCs w:val="1"/>
                <w:color w:val="351c75"/>
                <w:rtl w:val="0"/>
              </w:rPr>
              <w:t xml:space="preserve">Standar Masukan Penelitian</w:t>
            </w:r>
          </w:p>
        </w:tc>
        <w:tc>
          <w:tcPr/>
          <w:p w:rsidR="00000000" w:rsidDel="00000000" w:rsidP="00000000" w:rsidRDefault="00000000" w:rsidRPr="00000000" w14:paraId="00000596">
            <w:pPr>
              <w:rPr>
                <w:color w:val="351c75"/>
              </w:rPr>
            </w:pPr>
            <w:r w:rsidDel="00000000" w:rsidR="00000000" w:rsidRPr="00000000">
              <w:rPr>
                <w:rtl w:val="0"/>
              </w:rPr>
            </w:r>
          </w:p>
        </w:tc>
        <w:tc>
          <w:tcPr/>
          <w:p w:rsidR="00000000" w:rsidDel="00000000" w:rsidP="00000000" w:rsidRDefault="00000000" w:rsidRPr="00000000" w14:paraId="00000597">
            <w:pPr>
              <w:rPr>
                <w:color w:val="351c75"/>
              </w:rPr>
            </w:pPr>
            <w:r w:rsidDel="00000000" w:rsidR="00000000" w:rsidRPr="00000000">
              <w:rPr>
                <w:rtl w:val="0"/>
              </w:rPr>
            </w:r>
          </w:p>
        </w:tc>
      </w:tr>
      <w:tr>
        <w:trPr>
          <w:cantSplit w:val="0"/>
          <w:tblHeader w:val="0"/>
        </w:trPr>
        <w:tc>
          <w:tcPr/>
          <w:p w:rsidR="00000000" w:rsidDel="00000000" w:rsidP="00000000" w:rsidRDefault="00000000" w:rsidRPr="00000000" w14:paraId="00000598">
            <w:pPr>
              <w:rPr>
                <w:color w:val="351c75"/>
              </w:rPr>
            </w:pPr>
            <w:r w:rsidDel="00000000" w:rsidR="00000000" w:rsidRPr="00000000">
              <w:rPr>
                <w:color w:val="351c75"/>
                <w:rtl w:val="0"/>
              </w:rPr>
              <w:t xml:space="preserve">1</w:t>
            </w:r>
          </w:p>
        </w:tc>
        <w:tc>
          <w:tcPr/>
          <w:p w:rsidR="00000000" w:rsidDel="00000000" w:rsidP="00000000" w:rsidRDefault="00000000" w:rsidRPr="00000000" w14:paraId="00000599">
            <w:pPr>
              <w:rPr>
                <w:color w:val="351c75"/>
              </w:rPr>
            </w:pPr>
            <w:r w:rsidDel="00000000" w:rsidR="00000000" w:rsidRPr="00000000">
              <w:rPr>
                <w:color w:val="351c75"/>
                <w:rtl w:val="0"/>
              </w:rPr>
              <w:t xml:space="preserve">Direktur menetapkan keterlibatan DTPR dalam kegiatan Penelitian Dosen dengan sumber pendanaan dari hibah</w:t>
            </w:r>
          </w:p>
        </w:tc>
        <w:tc>
          <w:tcPr/>
          <w:p w:rsidR="00000000" w:rsidDel="00000000" w:rsidP="00000000" w:rsidRDefault="00000000" w:rsidRPr="00000000" w14:paraId="0000059A">
            <w:pPr>
              <w:rPr>
                <w:color w:val="351c75"/>
              </w:rPr>
            </w:pPr>
            <w:r w:rsidDel="00000000" w:rsidR="00000000" w:rsidRPr="00000000">
              <w:rPr>
                <w:color w:val="351c75"/>
                <w:rtl w:val="0"/>
              </w:rPr>
              <w:t xml:space="preserve">Persentase kegiatan penelitian dosen yang didanai dari hibah</w:t>
            </w:r>
          </w:p>
        </w:tc>
        <w:tc>
          <w:tcPr/>
          <w:p w:rsidR="00000000" w:rsidDel="00000000" w:rsidP="00000000" w:rsidRDefault="00000000" w:rsidRPr="00000000" w14:paraId="0000059B">
            <w:pPr>
              <w:rPr>
                <w:color w:val="351c75"/>
              </w:rPr>
            </w:pPr>
            <w:r w:rsidDel="00000000" w:rsidR="00000000" w:rsidRPr="00000000">
              <w:rPr>
                <w:color w:val="351c75"/>
                <w:rtl w:val="0"/>
              </w:rPr>
              <w:t xml:space="preserve">25%</w:t>
            </w:r>
          </w:p>
        </w:tc>
      </w:tr>
      <w:tr>
        <w:trPr>
          <w:cantSplit w:val="0"/>
          <w:tblHeader w:val="0"/>
        </w:trPr>
        <w:tc>
          <w:tcPr/>
          <w:p w:rsidR="00000000" w:rsidDel="00000000" w:rsidP="00000000" w:rsidRDefault="00000000" w:rsidRPr="00000000" w14:paraId="0000059C">
            <w:pPr>
              <w:rPr>
                <w:color w:val="351c75"/>
              </w:rPr>
            </w:pPr>
            <w:r w:rsidDel="00000000" w:rsidR="00000000" w:rsidRPr="00000000">
              <w:rPr>
                <w:rtl w:val="0"/>
              </w:rPr>
            </w:r>
          </w:p>
        </w:tc>
        <w:tc>
          <w:tcPr/>
          <w:p w:rsidR="00000000" w:rsidDel="00000000" w:rsidP="00000000" w:rsidRDefault="00000000" w:rsidRPr="00000000" w14:paraId="0000059D">
            <w:pPr>
              <w:rPr>
                <w:i w:val="1"/>
                <w:iCs w:val="1"/>
                <w:color w:val="351c75"/>
              </w:rPr>
            </w:pPr>
            <w:r w:rsidDel="00000000" w:rsidR="00000000" w:rsidRPr="00000000">
              <w:rPr>
                <w:i w:val="1"/>
                <w:iCs w:val="1"/>
                <w:color w:val="351c75"/>
                <w:rtl w:val="0"/>
              </w:rPr>
              <w:t xml:space="preserve">Standar Proses Penelitian</w:t>
            </w:r>
          </w:p>
        </w:tc>
        <w:tc>
          <w:tcPr/>
          <w:p w:rsidR="00000000" w:rsidDel="00000000" w:rsidP="00000000" w:rsidRDefault="00000000" w:rsidRPr="00000000" w14:paraId="0000059E">
            <w:pPr>
              <w:rPr>
                <w:color w:val="351c75"/>
              </w:rPr>
            </w:pPr>
            <w:r w:rsidDel="00000000" w:rsidR="00000000" w:rsidRPr="00000000">
              <w:rPr>
                <w:rtl w:val="0"/>
              </w:rPr>
            </w:r>
          </w:p>
        </w:tc>
        <w:tc>
          <w:tcPr/>
          <w:p w:rsidR="00000000" w:rsidDel="00000000" w:rsidP="00000000" w:rsidRDefault="00000000" w:rsidRPr="00000000" w14:paraId="0000059F">
            <w:pPr>
              <w:rPr>
                <w:color w:val="351c75"/>
              </w:rPr>
            </w:pPr>
            <w:r w:rsidDel="00000000" w:rsidR="00000000" w:rsidRPr="00000000">
              <w:rPr>
                <w:rtl w:val="0"/>
              </w:rPr>
            </w:r>
          </w:p>
        </w:tc>
      </w:tr>
      <w:tr>
        <w:trPr>
          <w:cantSplit w:val="0"/>
          <w:tblHeader w:val="0"/>
        </w:trPr>
        <w:tc>
          <w:tcPr/>
          <w:p w:rsidR="00000000" w:rsidDel="00000000" w:rsidP="00000000" w:rsidRDefault="00000000" w:rsidRPr="00000000" w14:paraId="000005A0">
            <w:pPr>
              <w:rPr>
                <w:color w:val="351c75"/>
              </w:rPr>
            </w:pPr>
            <w:r w:rsidDel="00000000" w:rsidR="00000000" w:rsidRPr="00000000">
              <w:rPr>
                <w:color w:val="351c75"/>
                <w:rtl w:val="0"/>
              </w:rPr>
              <w:t xml:space="preserve">2</w:t>
            </w:r>
          </w:p>
        </w:tc>
        <w:tc>
          <w:tcPr/>
          <w:p w:rsidR="00000000" w:rsidDel="00000000" w:rsidP="00000000" w:rsidRDefault="00000000" w:rsidRPr="00000000" w14:paraId="000005A1">
            <w:pPr>
              <w:rPr>
                <w:color w:val="351c75"/>
              </w:rPr>
            </w:pPr>
            <w:r w:rsidDel="00000000" w:rsidR="00000000" w:rsidRPr="00000000">
              <w:rPr>
                <w:color w:val="351c75"/>
                <w:rtl w:val="0"/>
              </w:rPr>
              <w:t xml:space="preserve">Kepala Pusat PPM memastikan keterlibatan mitra kerjasama baik dari sektor pemerintah, swasta, maupun komunitas, untuk meningkatkan efektivitas dan dampaknya</w:t>
            </w:r>
          </w:p>
        </w:tc>
        <w:tc>
          <w:tcPr/>
          <w:p w:rsidR="00000000" w:rsidDel="00000000" w:rsidP="00000000" w:rsidRDefault="00000000" w:rsidRPr="00000000" w14:paraId="000005A2">
            <w:pPr>
              <w:rPr>
                <w:color w:val="351c75"/>
              </w:rPr>
            </w:pPr>
            <w:r w:rsidDel="00000000" w:rsidR="00000000" w:rsidRPr="00000000">
              <w:rPr>
                <w:color w:val="351c75"/>
                <w:rtl w:val="0"/>
              </w:rPr>
              <w:t xml:space="preserve">Jumlah Perjanjian Kerjasama (PKS) pada lingkup penelitian Dosen </w:t>
            </w:r>
          </w:p>
        </w:tc>
        <w:tc>
          <w:tcPr/>
          <w:p w:rsidR="00000000" w:rsidDel="00000000" w:rsidP="00000000" w:rsidRDefault="00000000" w:rsidRPr="00000000" w14:paraId="000005A3">
            <w:pPr>
              <w:rPr>
                <w:color w:val="351c75"/>
              </w:rPr>
            </w:pPr>
            <w:r w:rsidDel="00000000" w:rsidR="00000000" w:rsidRPr="00000000">
              <w:rPr>
                <w:color w:val="351c75"/>
                <w:rtl w:val="0"/>
              </w:rPr>
              <w:t xml:space="preserve">2</w:t>
            </w:r>
          </w:p>
        </w:tc>
      </w:tr>
      <w:tr>
        <w:trPr>
          <w:cantSplit w:val="0"/>
          <w:tblHeader w:val="0"/>
        </w:trPr>
        <w:tc>
          <w:tcPr/>
          <w:p w:rsidR="00000000" w:rsidDel="00000000" w:rsidP="00000000" w:rsidRDefault="00000000" w:rsidRPr="00000000" w14:paraId="000005A4">
            <w:pPr>
              <w:rPr>
                <w:color w:val="351c75"/>
              </w:rPr>
            </w:pPr>
            <w:r w:rsidDel="00000000" w:rsidR="00000000" w:rsidRPr="00000000">
              <w:rPr>
                <w:rtl w:val="0"/>
              </w:rPr>
            </w:r>
          </w:p>
        </w:tc>
        <w:tc>
          <w:tcPr/>
          <w:p w:rsidR="00000000" w:rsidDel="00000000" w:rsidP="00000000" w:rsidRDefault="00000000" w:rsidRPr="00000000" w14:paraId="000005A5">
            <w:pPr>
              <w:rPr>
                <w:color w:val="351c75"/>
              </w:rPr>
            </w:pPr>
            <w:r w:rsidDel="00000000" w:rsidR="00000000" w:rsidRPr="00000000">
              <w:rPr>
                <w:rtl w:val="0"/>
              </w:rPr>
            </w:r>
          </w:p>
        </w:tc>
        <w:tc>
          <w:tcPr/>
          <w:p w:rsidR="00000000" w:rsidDel="00000000" w:rsidP="00000000" w:rsidRDefault="00000000" w:rsidRPr="00000000" w14:paraId="000005A6">
            <w:pPr>
              <w:rPr>
                <w:color w:val="351c75"/>
              </w:rPr>
            </w:pPr>
            <w:r w:rsidDel="00000000" w:rsidR="00000000" w:rsidRPr="00000000">
              <w:rPr>
                <w:color w:val="351c75"/>
                <w:rtl w:val="0"/>
              </w:rPr>
              <w:t xml:space="preserve">Persentase realisasi kerjasama dalam lingkup penelitian Dosen tiap tahun</w:t>
            </w:r>
          </w:p>
        </w:tc>
        <w:tc>
          <w:tcPr/>
          <w:p w:rsidR="00000000" w:rsidDel="00000000" w:rsidP="00000000" w:rsidRDefault="00000000" w:rsidRPr="00000000" w14:paraId="000005A7">
            <w:pPr>
              <w:rPr>
                <w:color w:val="351c75"/>
              </w:rPr>
            </w:pPr>
            <w:r w:rsidDel="00000000" w:rsidR="00000000" w:rsidRPr="00000000">
              <w:rPr>
                <w:color w:val="351c75"/>
                <w:rtl w:val="0"/>
              </w:rPr>
              <w:t xml:space="preserve">50%</w:t>
            </w:r>
          </w:p>
        </w:tc>
      </w:tr>
      <w:tr>
        <w:trPr>
          <w:cantSplit w:val="0"/>
          <w:tblHeader w:val="0"/>
        </w:trPr>
        <w:tc>
          <w:tcPr/>
          <w:p w:rsidR="00000000" w:rsidDel="00000000" w:rsidP="00000000" w:rsidRDefault="00000000" w:rsidRPr="00000000" w14:paraId="000005A8">
            <w:pPr>
              <w:rPr>
                <w:color w:val="351c75"/>
              </w:rPr>
            </w:pPr>
            <w:r w:rsidDel="00000000" w:rsidR="00000000" w:rsidRPr="00000000">
              <w:rPr>
                <w:color w:val="351c75"/>
                <w:rtl w:val="0"/>
              </w:rPr>
              <w:t xml:space="preserve">3</w:t>
            </w:r>
          </w:p>
        </w:tc>
        <w:tc>
          <w:tcPr/>
          <w:p w:rsidR="00000000" w:rsidDel="00000000" w:rsidP="00000000" w:rsidRDefault="00000000" w:rsidRPr="00000000" w14:paraId="000005A9">
            <w:pPr>
              <w:rPr>
                <w:color w:val="351c75"/>
              </w:rPr>
            </w:pPr>
            <w:r w:rsidDel="00000000" w:rsidR="00000000" w:rsidRPr="00000000">
              <w:rPr>
                <w:color w:val="351c75"/>
                <w:rtl w:val="0"/>
              </w:rPr>
              <w:t xml:space="preserve">Kepala Pusat PPM memfasilitasi proses pengajuan dan kepemilikan hak atas kekayaan intelektual atas hasil penelitian dosen sesuai dengan peraturan yang berlaku</w:t>
            </w:r>
          </w:p>
        </w:tc>
        <w:tc>
          <w:tcPr/>
          <w:p w:rsidR="00000000" w:rsidDel="00000000" w:rsidP="00000000" w:rsidRDefault="00000000" w:rsidRPr="00000000" w14:paraId="000005AA">
            <w:pPr>
              <w:rPr>
                <w:color w:val="351c75"/>
              </w:rPr>
            </w:pPr>
            <w:r w:rsidDel="00000000" w:rsidR="00000000" w:rsidRPr="00000000">
              <w:rPr>
                <w:color w:val="351c75"/>
                <w:rtl w:val="0"/>
              </w:rPr>
              <w:t xml:space="preserve">Jumlah sertifikat HAKI hasil penelitian dosen yang diperoleh setiap tahun</w:t>
            </w:r>
          </w:p>
          <w:p w:rsidR="00000000" w:rsidDel="00000000" w:rsidP="00000000" w:rsidRDefault="00000000" w:rsidRPr="00000000" w14:paraId="000005AB">
            <w:pPr>
              <w:rPr>
                <w:color w:val="351c75"/>
              </w:rPr>
            </w:pPr>
            <w:r w:rsidDel="00000000" w:rsidR="00000000" w:rsidRPr="00000000">
              <w:rPr>
                <w:rtl w:val="0"/>
              </w:rPr>
            </w:r>
          </w:p>
        </w:tc>
        <w:tc>
          <w:tcPr/>
          <w:p w:rsidR="00000000" w:rsidDel="00000000" w:rsidP="00000000" w:rsidRDefault="00000000" w:rsidRPr="00000000" w14:paraId="000005AC">
            <w:pPr>
              <w:rPr>
                <w:color w:val="351c75"/>
              </w:rPr>
            </w:pPr>
            <w:r w:rsidDel="00000000" w:rsidR="00000000" w:rsidRPr="00000000">
              <w:rPr>
                <w:color w:val="351c75"/>
                <w:rtl w:val="0"/>
              </w:rPr>
              <w:t xml:space="preserve">5</w:t>
            </w:r>
          </w:p>
        </w:tc>
      </w:tr>
      <w:tr>
        <w:trPr>
          <w:cantSplit w:val="0"/>
          <w:tblHeader w:val="0"/>
        </w:trPr>
        <w:tc>
          <w:tcPr/>
          <w:p w:rsidR="00000000" w:rsidDel="00000000" w:rsidP="00000000" w:rsidRDefault="00000000" w:rsidRPr="00000000" w14:paraId="000005AD">
            <w:pPr>
              <w:rPr>
                <w:color w:val="351c75"/>
              </w:rPr>
            </w:pPr>
            <w:r w:rsidDel="00000000" w:rsidR="00000000" w:rsidRPr="00000000">
              <w:rPr>
                <w:color w:val="351c75"/>
                <w:rtl w:val="0"/>
              </w:rPr>
              <w:t xml:space="preserve">4</w:t>
            </w:r>
          </w:p>
        </w:tc>
        <w:tc>
          <w:tcPr/>
          <w:p w:rsidR="00000000" w:rsidDel="00000000" w:rsidP="00000000" w:rsidRDefault="00000000" w:rsidRPr="00000000" w14:paraId="000005AE">
            <w:pPr>
              <w:rPr>
                <w:color w:val="351c75"/>
              </w:rPr>
            </w:pPr>
            <w:r w:rsidDel="00000000" w:rsidR="00000000" w:rsidRPr="00000000">
              <w:rPr>
                <w:color w:val="351c75"/>
                <w:rtl w:val="0"/>
              </w:rPr>
              <w:t xml:space="preserve">Kepala Pusat PPM memastikan keberlanjutan hasil penelitian dengan topik yang sesuai dengan RIP</w:t>
            </w:r>
          </w:p>
        </w:tc>
        <w:tc>
          <w:tcPr/>
          <w:p w:rsidR="00000000" w:rsidDel="00000000" w:rsidP="00000000" w:rsidRDefault="00000000" w:rsidRPr="00000000" w14:paraId="000005AF">
            <w:pPr>
              <w:rPr>
                <w:color w:val="351c75"/>
              </w:rPr>
            </w:pPr>
            <w:r w:rsidDel="00000000" w:rsidR="00000000" w:rsidRPr="00000000">
              <w:rPr>
                <w:color w:val="351c75"/>
                <w:rtl w:val="0"/>
              </w:rPr>
              <w:t xml:space="preserve">Persentase jumlah keberlanjutan penelitian dosen berdasarkan topik</w:t>
            </w:r>
          </w:p>
          <w:p w:rsidR="00000000" w:rsidDel="00000000" w:rsidP="00000000" w:rsidRDefault="00000000" w:rsidRPr="00000000" w14:paraId="000005B0">
            <w:pPr>
              <w:rPr>
                <w:color w:val="351c75"/>
              </w:rPr>
            </w:pPr>
            <w:r w:rsidDel="00000000" w:rsidR="00000000" w:rsidRPr="00000000">
              <w:rPr>
                <w:rtl w:val="0"/>
              </w:rPr>
            </w:r>
          </w:p>
          <w:p w:rsidR="00000000" w:rsidDel="00000000" w:rsidP="00000000" w:rsidRDefault="00000000" w:rsidRPr="00000000" w14:paraId="000005B1">
            <w:pPr>
              <w:rPr>
                <w:color w:val="351c75"/>
              </w:rPr>
            </w:pPr>
            <w:r w:rsidDel="00000000" w:rsidR="00000000" w:rsidRPr="00000000">
              <w:rPr>
                <w:rtl w:val="0"/>
              </w:rPr>
            </w:r>
          </w:p>
        </w:tc>
        <w:tc>
          <w:tcPr/>
          <w:p w:rsidR="00000000" w:rsidDel="00000000" w:rsidP="00000000" w:rsidRDefault="00000000" w:rsidRPr="00000000" w14:paraId="000005B2">
            <w:pPr>
              <w:rPr>
                <w:color w:val="351c75"/>
              </w:rPr>
            </w:pPr>
            <w:r w:rsidDel="00000000" w:rsidR="00000000" w:rsidRPr="00000000">
              <w:rPr>
                <w:color w:val="351c75"/>
                <w:rtl w:val="0"/>
              </w:rPr>
              <w:t xml:space="preserve">20%</w:t>
            </w:r>
          </w:p>
        </w:tc>
      </w:tr>
      <w:tr>
        <w:trPr>
          <w:cantSplit w:val="0"/>
          <w:tblHeader w:val="0"/>
        </w:trPr>
        <w:tc>
          <w:tcPr/>
          <w:p w:rsidR="00000000" w:rsidDel="00000000" w:rsidP="00000000" w:rsidRDefault="00000000" w:rsidRPr="00000000" w14:paraId="000005B3">
            <w:pPr>
              <w:rPr>
                <w:color w:val="351c75"/>
              </w:rPr>
            </w:pPr>
            <w:r w:rsidDel="00000000" w:rsidR="00000000" w:rsidRPr="00000000">
              <w:rPr>
                <w:rtl w:val="0"/>
              </w:rPr>
            </w:r>
          </w:p>
        </w:tc>
        <w:tc>
          <w:tcPr/>
          <w:p w:rsidR="00000000" w:rsidDel="00000000" w:rsidP="00000000" w:rsidRDefault="00000000" w:rsidRPr="00000000" w14:paraId="000005B4">
            <w:pPr>
              <w:rPr>
                <w:i w:val="1"/>
                <w:iCs w:val="1"/>
                <w:color w:val="351c75"/>
              </w:rPr>
            </w:pPr>
            <w:r w:rsidDel="00000000" w:rsidR="00000000" w:rsidRPr="00000000">
              <w:rPr>
                <w:i w:val="1"/>
                <w:iCs w:val="1"/>
                <w:color w:val="351c75"/>
                <w:rtl w:val="0"/>
              </w:rPr>
              <w:t xml:space="preserve">Standar Luaran Penelitian</w:t>
            </w:r>
          </w:p>
        </w:tc>
        <w:tc>
          <w:tcPr/>
          <w:p w:rsidR="00000000" w:rsidDel="00000000" w:rsidP="00000000" w:rsidRDefault="00000000" w:rsidRPr="00000000" w14:paraId="000005B5">
            <w:pPr>
              <w:rPr>
                <w:color w:val="351c75"/>
              </w:rPr>
            </w:pPr>
            <w:r w:rsidDel="00000000" w:rsidR="00000000" w:rsidRPr="00000000">
              <w:rPr>
                <w:rtl w:val="0"/>
              </w:rPr>
            </w:r>
          </w:p>
        </w:tc>
        <w:tc>
          <w:tcPr/>
          <w:p w:rsidR="00000000" w:rsidDel="00000000" w:rsidP="00000000" w:rsidRDefault="00000000" w:rsidRPr="00000000" w14:paraId="000005B6">
            <w:pPr>
              <w:rPr>
                <w:color w:val="351c75"/>
              </w:rPr>
            </w:pPr>
            <w:r w:rsidDel="00000000" w:rsidR="00000000" w:rsidRPr="00000000">
              <w:rPr>
                <w:rtl w:val="0"/>
              </w:rPr>
            </w:r>
          </w:p>
        </w:tc>
      </w:tr>
      <w:tr>
        <w:trPr>
          <w:cantSplit w:val="0"/>
          <w:tblHeader w:val="0"/>
        </w:trPr>
        <w:tc>
          <w:tcPr/>
          <w:p w:rsidR="00000000" w:rsidDel="00000000" w:rsidP="00000000" w:rsidRDefault="00000000" w:rsidRPr="00000000" w14:paraId="000005B7">
            <w:pPr>
              <w:rPr>
                <w:color w:val="351c75"/>
              </w:rPr>
            </w:pPr>
            <w:r w:rsidDel="00000000" w:rsidR="00000000" w:rsidRPr="00000000">
              <w:rPr>
                <w:color w:val="351c75"/>
                <w:rtl w:val="0"/>
              </w:rPr>
              <w:t xml:space="preserve">5</w:t>
            </w:r>
          </w:p>
        </w:tc>
        <w:tc>
          <w:tcPr/>
          <w:p w:rsidR="00000000" w:rsidDel="00000000" w:rsidP="00000000" w:rsidRDefault="00000000" w:rsidRPr="00000000" w14:paraId="000005B8">
            <w:pPr>
              <w:rPr>
                <w:color w:val="351c75"/>
              </w:rPr>
            </w:pPr>
            <w:r w:rsidDel="00000000" w:rsidR="00000000" w:rsidRPr="00000000">
              <w:rPr>
                <w:color w:val="351c75"/>
                <w:rtl w:val="0"/>
              </w:rPr>
              <w:t xml:space="preserve">Direktur memastikan dosen  melaksanakan publikasi hasil penelitian pada jurnal atau prosiding baik lingkup nasional maupun internasional </w:t>
            </w:r>
          </w:p>
          <w:p w:rsidR="00000000" w:rsidDel="00000000" w:rsidP="00000000" w:rsidRDefault="00000000" w:rsidRPr="00000000" w14:paraId="000005B9">
            <w:pPr>
              <w:rPr>
                <w:color w:val="351c75"/>
              </w:rPr>
            </w:pPr>
            <w:r w:rsidDel="00000000" w:rsidR="00000000" w:rsidRPr="00000000">
              <w:rPr>
                <w:rtl w:val="0"/>
              </w:rPr>
            </w:r>
          </w:p>
          <w:p w:rsidR="00000000" w:rsidDel="00000000" w:rsidP="00000000" w:rsidRDefault="00000000" w:rsidRPr="00000000" w14:paraId="000005BA">
            <w:pPr>
              <w:rPr>
                <w:color w:val="351c75"/>
              </w:rPr>
            </w:pPr>
            <w:r w:rsidDel="00000000" w:rsidR="00000000" w:rsidRPr="00000000">
              <w:rPr>
                <w:rtl w:val="0"/>
              </w:rPr>
            </w:r>
          </w:p>
        </w:tc>
        <w:tc>
          <w:tcPr/>
          <w:p w:rsidR="00000000" w:rsidDel="00000000" w:rsidP="00000000" w:rsidRDefault="00000000" w:rsidRPr="00000000" w14:paraId="000005BB">
            <w:pPr>
              <w:ind w:left="0" w:firstLine="0"/>
              <w:rPr>
                <w:color w:val="351c75"/>
              </w:rPr>
            </w:pPr>
            <w:r w:rsidDel="00000000" w:rsidR="00000000" w:rsidRPr="00000000">
              <w:rPr>
                <w:color w:val="351c75"/>
                <w:rtl w:val="0"/>
              </w:rPr>
              <w:t xml:space="preserve">Persentase jumlah DTPR yang melakukan publikasi pada lingkup internasional per tahun </w:t>
            </w:r>
          </w:p>
        </w:tc>
        <w:tc>
          <w:tcPr/>
          <w:p w:rsidR="00000000" w:rsidDel="00000000" w:rsidP="00000000" w:rsidRDefault="00000000" w:rsidRPr="00000000" w14:paraId="000005BC">
            <w:pPr>
              <w:ind w:left="0" w:firstLine="0"/>
              <w:rPr>
                <w:color w:val="351c75"/>
              </w:rPr>
            </w:pPr>
            <w:r w:rsidDel="00000000" w:rsidR="00000000" w:rsidRPr="00000000">
              <w:rPr>
                <w:color w:val="351c75"/>
                <w:rtl w:val="0"/>
              </w:rPr>
              <w:t xml:space="preserve">70%</w:t>
            </w:r>
          </w:p>
        </w:tc>
      </w:tr>
      <w:tr>
        <w:trPr>
          <w:cantSplit w:val="0"/>
          <w:tblHeader w:val="0"/>
        </w:trPr>
        <w:tc>
          <w:tcPr/>
          <w:p w:rsidR="00000000" w:rsidDel="00000000" w:rsidP="00000000" w:rsidRDefault="00000000" w:rsidRPr="00000000" w14:paraId="000005BD">
            <w:pPr>
              <w:rPr>
                <w:color w:val="351c75"/>
              </w:rPr>
            </w:pPr>
            <w:r w:rsidDel="00000000" w:rsidR="00000000" w:rsidRPr="00000000">
              <w:rPr>
                <w:rtl w:val="0"/>
              </w:rPr>
            </w:r>
          </w:p>
        </w:tc>
        <w:tc>
          <w:tcPr/>
          <w:p w:rsidR="00000000" w:rsidDel="00000000" w:rsidP="00000000" w:rsidRDefault="00000000" w:rsidRPr="00000000" w14:paraId="000005BE">
            <w:pPr>
              <w:rPr>
                <w:color w:val="351c75"/>
              </w:rPr>
            </w:pPr>
            <w:r w:rsidDel="00000000" w:rsidR="00000000" w:rsidRPr="00000000">
              <w:rPr>
                <w:rtl w:val="0"/>
              </w:rPr>
            </w:r>
          </w:p>
        </w:tc>
        <w:tc>
          <w:tcPr/>
          <w:p w:rsidR="00000000" w:rsidDel="00000000" w:rsidP="00000000" w:rsidRDefault="00000000" w:rsidRPr="00000000" w14:paraId="000005BF">
            <w:pPr>
              <w:ind w:left="0" w:firstLine="0"/>
              <w:rPr>
                <w:color w:val="351c75"/>
              </w:rPr>
            </w:pPr>
            <w:r w:rsidDel="00000000" w:rsidR="00000000" w:rsidRPr="00000000">
              <w:rPr>
                <w:color w:val="351c75"/>
                <w:rtl w:val="0"/>
              </w:rPr>
              <w:t xml:space="preserve">Persentase jumlah DTPR yang melakukan publikasi pada lingkup nasional per tahun </w:t>
            </w:r>
          </w:p>
        </w:tc>
        <w:tc>
          <w:tcPr/>
          <w:p w:rsidR="00000000" w:rsidDel="00000000" w:rsidP="00000000" w:rsidRDefault="00000000" w:rsidRPr="00000000" w14:paraId="000005C0">
            <w:pPr>
              <w:rPr>
                <w:color w:val="351c75"/>
              </w:rPr>
            </w:pPr>
            <w:r w:rsidDel="00000000" w:rsidR="00000000" w:rsidRPr="00000000">
              <w:rPr>
                <w:color w:val="351c75"/>
                <w:rtl w:val="0"/>
              </w:rPr>
              <w:t xml:space="preserve">30%</w:t>
            </w:r>
          </w:p>
        </w:tc>
      </w:tr>
    </w:tbl>
    <w:p w:rsidR="00000000" w:rsidDel="00000000" w:rsidP="00000000" w:rsidRDefault="00000000" w:rsidRPr="00000000" w14:paraId="000005C1">
      <w:pPr>
        <w:spacing w:before="120" w:line="276" w:lineRule="auto"/>
        <w:jc w:val="both"/>
        <w:rPr>
          <w:color w:val="351c75"/>
        </w:rPr>
      </w:pPr>
      <w:r w:rsidDel="00000000" w:rsidR="00000000" w:rsidRPr="00000000">
        <w:rPr>
          <w:rtl w:val="0"/>
        </w:rPr>
      </w:r>
    </w:p>
    <w:p w:rsidR="00000000" w:rsidDel="00000000" w:rsidP="00000000" w:rsidRDefault="00000000" w:rsidRPr="00000000" w14:paraId="000005C2">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Bagian ini berisi penjelasan pelaksanaan tentang kegiatan relevansi penelitian yang terkait dengan sarana dan prasarana penelitian, pembiayaan penelitian, konsistensi terhadap peta jalan penelitian, kerjasama di bidang penelitian, serta pengembangan DTPR di bidang penelitian yang sesuai kebutuhan masyarakat dan DUDIKA lokal, nasional dan internasional. Jelaskan juga isi tabel terkait kriteria ini yang dituliskan dalam dokumen LKPS.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3200400</wp:posOffset>
                </wp:positionH>
                <wp:positionV relativeFrom="paragraph">
                  <wp:posOffset>635000</wp:posOffset>
                </wp:positionV>
                <wp:extent cx="77470" cy="12700"/>
                <wp:effectExtent b="0" l="0" r="0" t="0"/>
                <wp:wrapNone/>
                <wp:docPr id="1" name=""/>
                <a:graphic>
                  <a:graphicData uri="http://schemas.microsoft.com/office/word/2010/wordprocessingShape">
                    <wps:wsp>
                      <wps:cNvSpPr/>
                      <wps:cNvPr id="2" name="Shape 2"/>
                      <wps:spPr>
                        <a:xfrm>
                          <a:off x="5307265" y="3776190"/>
                          <a:ext cx="77470" cy="76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3200400</wp:posOffset>
                </wp:positionH>
                <wp:positionV relativeFrom="paragraph">
                  <wp:posOffset>635000</wp:posOffset>
                </wp:positionV>
                <wp:extent cx="77470" cy="12700"/>
                <wp:effectExtent b="0" l="0" r="0" t="0"/>
                <wp:wrapNone/>
                <wp:docPr id="1"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77470" cy="12700"/>
                        </a:xfrm>
                        <a:prstGeom prst="rect"/>
                        <a:ln/>
                      </pic:spPr>
                    </pic:pic>
                  </a:graphicData>
                </a:graphic>
              </wp:anchor>
            </w:drawing>
          </mc:Fallback>
        </mc:AlternateContent>
      </w:r>
    </w:p>
    <w:p w:rsidR="00000000" w:rsidDel="00000000" w:rsidP="00000000" w:rsidRDefault="00000000" w:rsidRPr="00000000" w14:paraId="000005C3">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mengenai konsistensi pelaksanaan topik dan pentahapan riset &amp; pengembangan berdasarkan peta jalan riset yang sesuai kebutuhan masyarakat/DUDIKA, nasional dan internasional.</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highlight w:val="cyan"/>
        </w:rPr>
      </w:pPr>
      <w:r w:rsidDel="00000000" w:rsidR="00000000" w:rsidRPr="00000000">
        <w:rPr>
          <w:rtl w:val="0"/>
        </w:rPr>
        <w:tab/>
        <w:t xml:space="preserve">7. </w:t>
      </w:r>
      <w:r w:rsidDel="00000000" w:rsidR="00000000" w:rsidRPr="00000000">
        <w:rPr>
          <w:highlight w:val="cyan"/>
          <w:rtl w:val="0"/>
        </w:rPr>
        <w:t xml:space="preserve">Daftar inventaris aset penelitian yang ditetapkan oleh kapus PPM/Kaprodi.</w:t>
      </w:r>
    </w:p>
    <w:p w:rsidR="00000000" w:rsidDel="00000000" w:rsidP="00000000" w:rsidRDefault="00000000" w:rsidRPr="00000000" w14:paraId="000005C5">
      <w:pPr>
        <w:numPr>
          <w:ilvl w:val="0"/>
          <w:numId w:val="25"/>
        </w:numPr>
        <w:spacing w:after="0" w:afterAutospacing="0" w:before="120" w:line="276" w:lineRule="auto"/>
        <w:ind w:left="1133.858267716535" w:hanging="360"/>
        <w:jc w:val="both"/>
        <w:rPr>
          <w:highlight w:val="cyan"/>
        </w:rPr>
      </w:pPr>
      <w:r w:rsidDel="00000000" w:rsidR="00000000" w:rsidRPr="00000000">
        <w:rPr>
          <w:highlight w:val="cyan"/>
          <w:rtl w:val="0"/>
        </w:rPr>
        <w:t xml:space="preserve">Daftar PKS terkait penelitian, </w:t>
      </w:r>
    </w:p>
    <w:p w:rsidR="00000000" w:rsidDel="00000000" w:rsidP="00000000" w:rsidRDefault="00000000" w:rsidRPr="00000000" w14:paraId="000005C6">
      <w:pPr>
        <w:numPr>
          <w:ilvl w:val="0"/>
          <w:numId w:val="25"/>
        </w:numPr>
        <w:spacing w:after="0" w:afterAutospacing="0" w:before="0" w:beforeAutospacing="0" w:line="276" w:lineRule="auto"/>
        <w:ind w:left="1133.858267716535" w:hanging="360"/>
        <w:jc w:val="both"/>
        <w:rPr>
          <w:highlight w:val="cyan"/>
        </w:rPr>
      </w:pPr>
      <w:r w:rsidDel="00000000" w:rsidR="00000000" w:rsidRPr="00000000">
        <w:rPr>
          <w:highlight w:val="cyan"/>
          <w:rtl w:val="0"/>
        </w:rPr>
        <w:t xml:space="preserve">SP Deseminasi hasil penelitian,</w:t>
      </w:r>
    </w:p>
    <w:p w:rsidR="00000000" w:rsidDel="00000000" w:rsidP="00000000" w:rsidRDefault="00000000" w:rsidRPr="00000000" w14:paraId="000005C7">
      <w:pPr>
        <w:numPr>
          <w:ilvl w:val="0"/>
          <w:numId w:val="25"/>
        </w:numPr>
        <w:spacing w:after="0" w:afterAutospacing="0" w:before="0" w:beforeAutospacing="0" w:line="276" w:lineRule="auto"/>
        <w:ind w:left="2160" w:hanging="360"/>
        <w:jc w:val="both"/>
        <w:rPr>
          <w:highlight w:val="cyan"/>
        </w:rPr>
      </w:pPr>
      <w:r w:rsidDel="00000000" w:rsidR="00000000" w:rsidRPr="00000000">
        <w:rPr>
          <w:highlight w:val="cyan"/>
          <w:rtl w:val="0"/>
        </w:rPr>
        <w:t xml:space="preserve">SP/Undangan webinar pengembangan kompetensi di bidang penelitian (bukan kebijakan)</w:t>
      </w:r>
    </w:p>
    <w:p w:rsidR="00000000" w:rsidDel="00000000" w:rsidP="00000000" w:rsidRDefault="00000000" w:rsidRPr="00000000" w14:paraId="000005C8">
      <w:pPr>
        <w:numPr>
          <w:ilvl w:val="0"/>
          <w:numId w:val="25"/>
        </w:numPr>
        <w:spacing w:before="0" w:beforeAutospacing="0" w:line="276" w:lineRule="auto"/>
        <w:ind w:left="1133.858267716535" w:hanging="360"/>
        <w:jc w:val="both"/>
        <w:rPr>
          <w:highlight w:val="cyan"/>
          <w:u w:val="none"/>
        </w:rPr>
      </w:pPr>
      <w:r w:rsidDel="00000000" w:rsidR="00000000" w:rsidRPr="00000000">
        <w:rPr>
          <w:rtl w:val="0"/>
        </w:rPr>
      </w:r>
    </w:p>
    <w:p w:rsidR="00000000" w:rsidDel="00000000" w:rsidP="00000000" w:rsidRDefault="00000000" w:rsidRPr="00000000" w14:paraId="000005C9">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Sarana dan Prasarana penelitian:</w:t>
      </w:r>
    </w:p>
    <w:p w:rsidR="00000000" w:rsidDel="00000000" w:rsidP="00000000" w:rsidRDefault="00000000" w:rsidRPr="00000000" w14:paraId="000005CA">
      <w:pPr>
        <w:spacing w:before="120" w:line="276" w:lineRule="auto"/>
        <w:ind w:left="850.3937007874017" w:firstLine="4.6062992125982305"/>
        <w:jc w:val="both"/>
        <w:rPr>
          <w:color w:val="ff0000"/>
        </w:rPr>
      </w:pPr>
      <w:r w:rsidDel="00000000" w:rsidR="00000000" w:rsidRPr="00000000">
        <w:rPr>
          <w:color w:val="ff0000"/>
          <w:rtl w:val="0"/>
        </w:rPr>
        <w:t xml:space="preserve">Tabel 3.A.1 Sarana dan Prasarana</w:t>
      </w:r>
    </w:p>
    <w:p w:rsidR="00000000" w:rsidDel="00000000" w:rsidP="00000000" w:rsidRDefault="00000000" w:rsidRPr="00000000" w14:paraId="000005CB">
      <w:pPr>
        <w:spacing w:before="120" w:line="276" w:lineRule="auto"/>
        <w:ind w:left="850.3937007874017" w:firstLine="4.6062992125982305"/>
        <w:jc w:val="both"/>
        <w:rPr>
          <w:color w:val="ff0000"/>
        </w:rPr>
      </w:pPr>
      <w:r w:rsidDel="00000000" w:rsidR="00000000" w:rsidRPr="00000000">
        <w:rPr>
          <w:color w:val="ff0000"/>
          <w:rtl w:val="0"/>
        </w:rPr>
        <w:t xml:space="preserve">Menjelaskan lab riset, grup/kelompok riset, pusat riset, pusat unggulan riset</w:t>
      </w:r>
    </w:p>
    <w:p w:rsidR="00000000" w:rsidDel="00000000" w:rsidP="00000000" w:rsidRDefault="00000000" w:rsidRPr="00000000" w14:paraId="000005CC">
      <w:pPr>
        <w:spacing w:before="120" w:line="276" w:lineRule="auto"/>
        <w:ind w:left="850.3937007874017" w:firstLine="4.6062992125982305"/>
        <w:jc w:val="both"/>
        <w:rPr>
          <w:color w:val="ff0000"/>
        </w:rPr>
      </w:pPr>
      <w:r w:rsidDel="00000000" w:rsidR="00000000" w:rsidRPr="00000000">
        <w:rPr>
          <w:color w:val="ff0000"/>
          <w:rtl w:val="0"/>
        </w:rPr>
        <w:t xml:space="preserve">Tabel atau foto jika memungkinkan</w:t>
      </w:r>
    </w:p>
    <w:p w:rsidR="00000000" w:rsidDel="00000000" w:rsidP="00000000" w:rsidRDefault="00000000" w:rsidRPr="00000000" w14:paraId="000005CD">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5CE">
      <w:pPr>
        <w:numPr>
          <w:ilvl w:val="0"/>
          <w:numId w:val="70"/>
        </w:numPr>
        <w:spacing w:before="120" w:line="276" w:lineRule="auto"/>
        <w:ind w:left="1440" w:hanging="360"/>
        <w:jc w:val="both"/>
        <w:rPr>
          <w:color w:val="ff0000"/>
        </w:rPr>
      </w:pPr>
      <w:r w:rsidDel="00000000" w:rsidR="00000000" w:rsidRPr="00000000">
        <w:rPr>
          <w:color w:val="ff0000"/>
          <w:rtl w:val="0"/>
        </w:rPr>
        <w:t xml:space="preserve">Pernyataan: Direktur menjamin ketersediaan, kemudahan akses, dan pemeliharaan sarana serta prasarana yang memadai untuk mendukung pelaksanaan penelitian sesuai kebutuhan program setiap tahun.</w:t>
      </w:r>
    </w:p>
    <w:p w:rsidR="00000000" w:rsidDel="00000000" w:rsidP="00000000" w:rsidRDefault="00000000" w:rsidRPr="00000000" w14:paraId="000005CF">
      <w:pPr>
        <w:spacing w:before="120" w:line="276" w:lineRule="auto"/>
        <w:ind w:left="1440" w:firstLine="0"/>
        <w:jc w:val="both"/>
        <w:rPr>
          <w:color w:val="ff0000"/>
        </w:rPr>
      </w:pPr>
      <w:r w:rsidDel="00000000" w:rsidR="00000000" w:rsidRPr="00000000">
        <w:rPr>
          <w:color w:val="ff0000"/>
          <w:rtl w:val="0"/>
        </w:rPr>
        <w:t xml:space="preserve">Indikator: Minimal </w:t>
      </w:r>
      <w:commentRangeStart w:id="3"/>
      <w:r w:rsidDel="00000000" w:rsidR="00000000" w:rsidRPr="00000000">
        <w:rPr>
          <w:color w:val="ff0000"/>
          <w:rtl w:val="0"/>
        </w:rPr>
        <w:t xml:space="preserve">95%</w:t>
      </w:r>
      <w:commentRangeEnd w:id="3"/>
      <w:r w:rsidDel="00000000" w:rsidR="00000000" w:rsidRPr="00000000">
        <w:commentReference w:id="3"/>
      </w:r>
      <w:r w:rsidDel="00000000" w:rsidR="00000000" w:rsidRPr="00000000">
        <w:rPr>
          <w:color w:val="ff0000"/>
          <w:rtl w:val="0"/>
        </w:rPr>
        <w:t xml:space="preserve"> dosen dan mahasiswa pelaksana penelitian menyatakan sarana dan prasarana yang disediakan memadai dan mudah diakses berdasarkan hasil survei kepuasan setiap tahun.</w:t>
      </w:r>
    </w:p>
    <w:p w:rsidR="00000000" w:rsidDel="00000000" w:rsidP="00000000" w:rsidRDefault="00000000" w:rsidRPr="00000000" w14:paraId="000005D0">
      <w:pPr>
        <w:spacing w:before="120" w:line="276" w:lineRule="auto"/>
        <w:ind w:left="0" w:firstLine="0"/>
        <w:jc w:val="both"/>
        <w:rPr>
          <w:color w:val="ff0000"/>
        </w:rPr>
      </w:pPr>
      <w:r w:rsidDel="00000000" w:rsidR="00000000" w:rsidRPr="00000000">
        <w:rPr>
          <w:rtl w:val="0"/>
        </w:rPr>
      </w:r>
    </w:p>
    <w:p w:rsidR="00000000" w:rsidDel="00000000" w:rsidP="00000000" w:rsidRDefault="00000000" w:rsidRPr="00000000" w14:paraId="000005D1">
      <w:pPr>
        <w:spacing w:before="120" w:line="276" w:lineRule="auto"/>
        <w:ind w:left="850.3937007874017" w:firstLine="4.6062992125982305"/>
        <w:jc w:val="both"/>
        <w:rPr>
          <w:color w:val="ff0000"/>
        </w:rPr>
      </w:pPr>
      <w:r w:rsidDel="00000000" w:rsidR="00000000" w:rsidRPr="00000000">
        <w:rPr>
          <w:color w:val="ff0000"/>
          <w:rtl w:val="0"/>
        </w:rPr>
        <w:t xml:space="preserve">Sarana dan prasarana Penelitian menggunakan Laboratorium Security 1 (Laser 1),  Laboratorium Security 2 (Laser 2),  Lab Data Center dan Lab Smart City (terpisah di sentul). Sarana dan prasarana penelitian menggunakan jaringan yang terpisah dengan jaringan kantor Poltek SSN.</w:t>
      </w:r>
    </w:p>
    <w:p w:rsidR="00000000" w:rsidDel="00000000" w:rsidP="00000000" w:rsidRDefault="00000000" w:rsidRPr="00000000" w14:paraId="000005D2">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D3">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DTPR:</w:t>
      </w:r>
    </w:p>
    <w:p w:rsidR="00000000" w:rsidDel="00000000" w:rsidP="00000000" w:rsidRDefault="00000000" w:rsidRPr="00000000" w14:paraId="000005D4">
      <w:pPr>
        <w:spacing w:before="120" w:line="276" w:lineRule="auto"/>
        <w:ind w:left="850.3937007874017" w:firstLine="4.6062992125982305"/>
        <w:jc w:val="both"/>
        <w:rPr>
          <w:color w:val="ff0000"/>
        </w:rPr>
      </w:pPr>
      <w:r w:rsidDel="00000000" w:rsidR="00000000" w:rsidRPr="00000000">
        <w:rPr>
          <w:color w:val="ff0000"/>
          <w:rtl w:val="0"/>
        </w:rPr>
        <w:t xml:space="preserve">Tabel 3.A.2 dan 3.A.3</w:t>
      </w:r>
    </w:p>
    <w:p w:rsidR="00000000" w:rsidDel="00000000" w:rsidP="00000000" w:rsidRDefault="00000000" w:rsidRPr="00000000" w14:paraId="000005D5">
      <w:pPr>
        <w:spacing w:before="120" w:line="276" w:lineRule="auto"/>
        <w:ind w:left="850.3937007874017" w:firstLine="4.6062992125982305"/>
        <w:jc w:val="both"/>
        <w:rPr>
          <w:color w:val="ff0000"/>
        </w:rPr>
      </w:pPr>
      <w:r w:rsidDel="00000000" w:rsidR="00000000" w:rsidRPr="00000000">
        <w:rPr>
          <w:color w:val="ff0000"/>
          <w:rtl w:val="0"/>
        </w:rPr>
        <w:t xml:space="preserve">Tabel/Grafik DTPR dan ringkasan penelitiannya</w:t>
      </w:r>
    </w:p>
    <w:p w:rsidR="00000000" w:rsidDel="00000000" w:rsidP="00000000" w:rsidRDefault="00000000" w:rsidRPr="00000000" w14:paraId="000005D6">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5D7">
      <w:pPr>
        <w:numPr>
          <w:ilvl w:val="0"/>
          <w:numId w:val="80"/>
        </w:numPr>
        <w:spacing w:before="120" w:line="276" w:lineRule="auto"/>
        <w:ind w:left="1440" w:hanging="360"/>
        <w:jc w:val="both"/>
        <w:rPr>
          <w:color w:val="ff0000"/>
        </w:rPr>
      </w:pPr>
      <w:r w:rsidDel="00000000" w:rsidR="00000000" w:rsidRPr="00000000">
        <w:rPr>
          <w:color w:val="ff0000"/>
          <w:rtl w:val="0"/>
        </w:rPr>
        <w:t xml:space="preserve">Pernyataan:  Direktur memiliki kebijakan dan mekanisme penugasan dosen dalam kegiatan penelitian sesuai dengan beban kerja akademik.</w:t>
      </w:r>
    </w:p>
    <w:p w:rsidR="00000000" w:rsidDel="00000000" w:rsidP="00000000" w:rsidRDefault="00000000" w:rsidRPr="00000000" w14:paraId="000005D8">
      <w:pPr>
        <w:spacing w:before="120" w:line="276" w:lineRule="auto"/>
        <w:ind w:left="1440" w:firstLine="0"/>
        <w:jc w:val="both"/>
        <w:rPr>
          <w:color w:val="ff0000"/>
        </w:rPr>
      </w:pPr>
      <w:r w:rsidDel="00000000" w:rsidR="00000000" w:rsidRPr="00000000">
        <w:rPr>
          <w:color w:val="ff0000"/>
          <w:rtl w:val="0"/>
        </w:rPr>
        <w:t xml:space="preserve">Indikator: Minimal 70% dosen tetap ditugaskan dan aktif terlibat dalam kegiatan penelitian sesuai beban kerja akademik setiap tahun, didukung dengan dokumen penugasan resmi dan laporan partisipasi.</w:t>
      </w:r>
    </w:p>
    <w:p w:rsidR="00000000" w:rsidDel="00000000" w:rsidP="00000000" w:rsidRDefault="00000000" w:rsidRPr="00000000" w14:paraId="000005D9">
      <w:pPr>
        <w:numPr>
          <w:ilvl w:val="0"/>
          <w:numId w:val="80"/>
        </w:numPr>
        <w:spacing w:before="120" w:line="276" w:lineRule="auto"/>
        <w:ind w:left="1440" w:hanging="360"/>
        <w:jc w:val="both"/>
        <w:rPr>
          <w:color w:val="ff0000"/>
        </w:rPr>
      </w:pPr>
      <w:r w:rsidDel="00000000" w:rsidR="00000000" w:rsidRPr="00000000">
        <w:rPr>
          <w:color w:val="ff0000"/>
          <w:rtl w:val="0"/>
        </w:rPr>
        <w:t xml:space="preserve">Pernyataan: Direktur menyelenggarakan program pelatihan dan peningkatan kompetensi bagi dosen yang terlibat dalam penelitian.</w:t>
      </w:r>
    </w:p>
    <w:p w:rsidR="00000000" w:rsidDel="00000000" w:rsidP="00000000" w:rsidRDefault="00000000" w:rsidRPr="00000000" w14:paraId="000005DA">
      <w:pPr>
        <w:spacing w:before="120" w:line="276" w:lineRule="auto"/>
        <w:ind w:left="1440" w:firstLine="0"/>
        <w:jc w:val="both"/>
        <w:rPr>
          <w:color w:val="ff0000"/>
        </w:rPr>
      </w:pPr>
      <w:r w:rsidDel="00000000" w:rsidR="00000000" w:rsidRPr="00000000">
        <w:rPr>
          <w:color w:val="ff0000"/>
          <w:rtl w:val="0"/>
        </w:rPr>
        <w:t xml:space="preserve">Indikator: Jumlah dan kualitas pelatihan yang diselenggarakan untuk peningkatan kompetensi dosen dalam penelitian, dengan target minimal 2 pelatihan per tahun dan 80% peserta menyatakan peningkatan kompetensi.</w:t>
      </w:r>
    </w:p>
    <w:p w:rsidR="00000000" w:rsidDel="00000000" w:rsidP="00000000" w:rsidRDefault="00000000" w:rsidRPr="00000000" w14:paraId="000005DB">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DC">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DD">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Pembiayaan penelitian:</w:t>
      </w:r>
    </w:p>
    <w:p w:rsidR="00000000" w:rsidDel="00000000" w:rsidP="00000000" w:rsidRDefault="00000000" w:rsidRPr="00000000" w14:paraId="000005DE">
      <w:pPr>
        <w:spacing w:before="120" w:line="276" w:lineRule="auto"/>
        <w:ind w:left="850.3937007874017" w:firstLine="4.6062992125982305"/>
        <w:jc w:val="both"/>
        <w:rPr>
          <w:color w:val="ff0000"/>
        </w:rPr>
      </w:pPr>
      <w:r w:rsidDel="00000000" w:rsidR="00000000" w:rsidRPr="00000000">
        <w:rPr>
          <w:color w:val="ff0000"/>
          <w:rtl w:val="0"/>
        </w:rPr>
        <w:t xml:space="preserve">Tabel 3.A.2</w:t>
      </w:r>
    </w:p>
    <w:p w:rsidR="00000000" w:rsidDel="00000000" w:rsidP="00000000" w:rsidRDefault="00000000" w:rsidRPr="00000000" w14:paraId="000005DF">
      <w:pPr>
        <w:spacing w:before="120" w:line="276" w:lineRule="auto"/>
        <w:ind w:left="850.3937007874017" w:firstLine="4.6062992125982305"/>
        <w:jc w:val="both"/>
        <w:rPr>
          <w:color w:val="ff0000"/>
        </w:rPr>
      </w:pPr>
      <w:r w:rsidDel="00000000" w:rsidR="00000000" w:rsidRPr="00000000">
        <w:rPr>
          <w:color w:val="ff0000"/>
          <w:rtl w:val="0"/>
        </w:rPr>
        <w:t xml:space="preserve">Menjelaskan terdapat lembaga penelitian di PT </w:t>
      </w:r>
    </w:p>
    <w:p w:rsidR="00000000" w:rsidDel="00000000" w:rsidP="00000000" w:rsidRDefault="00000000" w:rsidRPr="00000000" w14:paraId="000005E0">
      <w:pPr>
        <w:spacing w:after="240" w:line="276" w:lineRule="auto"/>
        <w:jc w:val="both"/>
        <w:rPr/>
      </w:pPr>
      <w:r w:rsidDel="00000000" w:rsidR="00000000" w:rsidRPr="00000000">
        <w:rPr>
          <w:rtl w:val="0"/>
        </w:rPr>
      </w:r>
    </w:p>
    <w:p w:rsidR="00000000" w:rsidDel="00000000" w:rsidP="00000000" w:rsidRDefault="00000000" w:rsidRPr="00000000" w14:paraId="000005E1">
      <w:pPr>
        <w:spacing w:after="240" w:line="276" w:lineRule="auto"/>
        <w:jc w:val="both"/>
        <w:rPr>
          <w:highlight w:val="yellow"/>
        </w:rPr>
      </w:pPr>
      <w:r w:rsidDel="00000000" w:rsidR="00000000" w:rsidRPr="00000000">
        <w:rPr>
          <w:rtl w:val="0"/>
        </w:rPr>
        <w:t xml:space="preserve">Penelitian di Politeknik Siber dan Sandi Negara (Poltek SSN) dilaksanakan melalui program kerja yang dikelola oleh unit kerja </w:t>
      </w:r>
      <w:r w:rsidDel="00000000" w:rsidR="00000000" w:rsidRPr="00000000">
        <w:rPr>
          <w:rtl w:val="0"/>
        </w:rPr>
        <w:t xml:space="preserve">Pusat Penelitian dan Pengabdian kepada Masyarakat (Pusat PPM)</w:t>
      </w:r>
      <w:r w:rsidDel="00000000" w:rsidR="00000000" w:rsidRPr="00000000">
        <w:rPr>
          <w:rtl w:val="0"/>
        </w:rPr>
        <w:t xml:space="preserve">. Pusat PPM bertugas melakukan pembinaan dan memberikan dukungan terhadap empat kelompok keilmuan, termasuk di dalamnya bidang keilmuan keamanan siber. Bentuk pembinaan dan dukungan tersebut mencakup </w:t>
      </w:r>
      <w:r w:rsidDel="00000000" w:rsidR="00000000" w:rsidRPr="00000000">
        <w:rPr>
          <w:highlight w:val="yellow"/>
          <w:rtl w:val="0"/>
        </w:rPr>
        <w:t xml:space="preserve">penganggaran</w:t>
      </w:r>
      <w:r w:rsidDel="00000000" w:rsidR="00000000" w:rsidRPr="00000000">
        <w:rPr>
          <w:rtl w:val="0"/>
        </w:rPr>
        <w:t xml:space="preserve"> untuk peningkatan kompetensi melalui </w:t>
      </w:r>
      <w:r w:rsidDel="00000000" w:rsidR="00000000" w:rsidRPr="00000000">
        <w:rPr>
          <w:highlight w:val="yellow"/>
          <w:rtl w:val="0"/>
        </w:rPr>
        <w:t xml:space="preserve">program pelatihan bersama narasumber atau pakar</w:t>
      </w:r>
      <w:r w:rsidDel="00000000" w:rsidR="00000000" w:rsidRPr="00000000">
        <w:rPr>
          <w:rtl w:val="0"/>
        </w:rPr>
        <w:t xml:space="preserve">, fasilitasi </w:t>
      </w:r>
      <w:r w:rsidDel="00000000" w:rsidR="00000000" w:rsidRPr="00000000">
        <w:rPr>
          <w:highlight w:val="yellow"/>
          <w:rtl w:val="0"/>
        </w:rPr>
        <w:t xml:space="preserve">perjalanan dinas dalam rangka koordinasi dan kerja sama penelitian</w:t>
      </w:r>
      <w:r w:rsidDel="00000000" w:rsidR="00000000" w:rsidRPr="00000000">
        <w:rPr>
          <w:rtl w:val="0"/>
        </w:rPr>
        <w:t xml:space="preserve">, </w:t>
      </w:r>
      <w:r w:rsidDel="00000000" w:rsidR="00000000" w:rsidRPr="00000000">
        <w:rPr>
          <w:highlight w:val="yellow"/>
          <w:rtl w:val="0"/>
        </w:rPr>
        <w:t xml:space="preserve">pembiayaan penelitian unggulan</w:t>
      </w:r>
      <w:r w:rsidDel="00000000" w:rsidR="00000000" w:rsidRPr="00000000">
        <w:rPr>
          <w:rtl w:val="0"/>
        </w:rPr>
        <w:t xml:space="preserve">, </w:t>
      </w:r>
      <w:r w:rsidDel="00000000" w:rsidR="00000000" w:rsidRPr="00000000">
        <w:rPr>
          <w:highlight w:val="yellow"/>
          <w:rtl w:val="0"/>
        </w:rPr>
        <w:t xml:space="preserve">penyediaan kebutuhan laboratorium kelompok keilmuan</w:t>
      </w:r>
      <w:r w:rsidDel="00000000" w:rsidR="00000000" w:rsidRPr="00000000">
        <w:rPr>
          <w:rtl w:val="0"/>
        </w:rPr>
        <w:t xml:space="preserve">, serta berbagai dukungan lain yang bersifat nonrutin. Selain mendukung penelitian unggulan pada tingkat kelompok keilmuan, Pusat PPM juga memberikan dukungan pembiayaan bagi penelitian mandiri oleh dosen. Dukungan tersebut antara lain berupa </w:t>
      </w:r>
      <w:r w:rsidDel="00000000" w:rsidR="00000000" w:rsidRPr="00000000">
        <w:rPr>
          <w:highlight w:val="yellow"/>
          <w:rtl w:val="0"/>
        </w:rPr>
        <w:t xml:space="preserve">pembiayaan publikasi hasil penelitian</w:t>
      </w:r>
      <w:r w:rsidDel="00000000" w:rsidR="00000000" w:rsidRPr="00000000">
        <w:rPr>
          <w:rtl w:val="0"/>
        </w:rPr>
        <w:t xml:space="preserve"> serta fasilitasi </w:t>
      </w:r>
      <w:r w:rsidDel="00000000" w:rsidR="00000000" w:rsidRPr="00000000">
        <w:rPr>
          <w:highlight w:val="yellow"/>
          <w:rtl w:val="0"/>
        </w:rPr>
        <w:t xml:space="preserve">perjalanan dinas</w:t>
      </w:r>
      <w:r w:rsidDel="00000000" w:rsidR="00000000" w:rsidRPr="00000000">
        <w:rPr>
          <w:rtl w:val="0"/>
        </w:rPr>
        <w:t xml:space="preserve"> untuk presentasi langsung (onsite) pada konferensi ilmiah. Anggaran penelitian </w:t>
      </w:r>
      <w:r w:rsidDel="00000000" w:rsidR="00000000" w:rsidRPr="00000000">
        <w:rPr>
          <w:highlight w:val="yellow"/>
          <w:rtl w:val="0"/>
        </w:rPr>
        <w:t xml:space="preserve">disosialisasikan</w:t>
      </w:r>
      <w:r w:rsidDel="00000000" w:rsidR="00000000" w:rsidRPr="00000000">
        <w:rPr>
          <w:rtl w:val="0"/>
        </w:rPr>
        <w:t xml:space="preserve"> setiap tahun oleh Pusat PPM kepada seluruh dosen Poltek SSN berdasarkan </w:t>
      </w:r>
      <w:r w:rsidDel="00000000" w:rsidR="00000000" w:rsidRPr="00000000">
        <w:rPr>
          <w:highlight w:val="yellow"/>
          <w:rtl w:val="0"/>
        </w:rPr>
        <w:t xml:space="preserve">Standar Operasional Prosedur (SOP) Sosialisasi Program dan Anggaran Penelitian.</w:t>
      </w:r>
    </w:p>
    <w:p w:rsidR="00000000" w:rsidDel="00000000" w:rsidP="00000000" w:rsidRDefault="00000000" w:rsidRPr="00000000" w14:paraId="000005E2">
      <w:pPr>
        <w:spacing w:after="240" w:line="276" w:lineRule="auto"/>
        <w:jc w:val="both"/>
        <w:rPr/>
      </w:pPr>
      <w:r w:rsidDel="00000000" w:rsidR="00000000" w:rsidRPr="00000000">
        <w:rPr>
          <w:rtl w:val="0"/>
        </w:rPr>
        <w:t xml:space="preserve">Berdasarkan </w:t>
      </w:r>
      <w:r w:rsidDel="00000000" w:rsidR="00000000" w:rsidRPr="00000000">
        <w:rPr>
          <w:highlight w:val="yellow"/>
          <w:rtl w:val="0"/>
        </w:rPr>
        <w:t xml:space="preserve">Keputusan Direktur Politeknik Siber dan Sandi Negara Nomor 3.2 Tahun 2022</w:t>
      </w:r>
      <w:r w:rsidDel="00000000" w:rsidR="00000000" w:rsidRPr="00000000">
        <w:rPr>
          <w:rtl w:val="0"/>
        </w:rPr>
        <w:t xml:space="preserve"> tentang Pedoman Penelitian dan Pengabdian kepada Masyarakat dan </w:t>
      </w:r>
      <w:r w:rsidDel="00000000" w:rsidR="00000000" w:rsidRPr="00000000">
        <w:rPr>
          <w:highlight w:val="yellow"/>
          <w:rtl w:val="0"/>
        </w:rPr>
        <w:t xml:space="preserve">Peraturan Direktur Politeknik Siber dan Sandi Negara Nomor 1 Tahun 2025</w:t>
      </w:r>
      <w:r w:rsidDel="00000000" w:rsidR="00000000" w:rsidRPr="00000000">
        <w:rPr>
          <w:rtl w:val="0"/>
        </w:rPr>
        <w:t xml:space="preserve"> tentang Penyelenggaraan Kegiatan Penelitian dan Pengabdian kepada Masyarakat di Lingkungan Politeknik Siber dan Sandi Negara, sumber pendanaan penelitian Poltek SSN dapat berupa hibah, DIPA BSSN, dan dana pribadi. Hibah merupakan pendanaan yang diberikan dari pihak eksternal Poltek SSN.</w:t>
      </w:r>
    </w:p>
    <w:p w:rsidR="00000000" w:rsidDel="00000000" w:rsidP="00000000" w:rsidRDefault="00000000" w:rsidRPr="00000000" w14:paraId="000005E3">
      <w:pPr>
        <w:spacing w:before="120" w:line="276" w:lineRule="auto"/>
        <w:ind w:left="850.3937007874017" w:firstLine="4.6062992125982305"/>
        <w:jc w:val="both"/>
        <w:rPr>
          <w:highlight w:val="yellow"/>
        </w:rPr>
      </w:pPr>
      <w:r w:rsidDel="00000000" w:rsidR="00000000" w:rsidRPr="00000000">
        <w:rPr>
          <w:rtl w:val="0"/>
        </w:rPr>
      </w:r>
    </w:p>
    <w:p w:rsidR="00000000" w:rsidDel="00000000" w:rsidP="00000000" w:rsidRDefault="00000000" w:rsidRPr="00000000" w14:paraId="000005E4">
      <w:pPr>
        <w:spacing w:before="120" w:line="276" w:lineRule="auto"/>
        <w:ind w:left="850.3937007874017" w:firstLine="4.6062992125982305"/>
        <w:jc w:val="both"/>
        <w:rPr>
          <w:color w:val="ff0000"/>
        </w:rPr>
      </w:pPr>
      <w:r w:rsidDel="00000000" w:rsidR="00000000" w:rsidRPr="00000000">
        <w:rPr>
          <w:color w:val="ff0000"/>
          <w:rtl w:val="0"/>
        </w:rPr>
        <w:t xml:space="preserve">Data pembiayaan penelitian</w:t>
      </w:r>
    </w:p>
    <w:p w:rsidR="00000000" w:rsidDel="00000000" w:rsidP="00000000" w:rsidRDefault="00000000" w:rsidRPr="00000000" w14:paraId="000005E5">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5E6">
      <w:pPr>
        <w:numPr>
          <w:ilvl w:val="0"/>
          <w:numId w:val="27"/>
        </w:numPr>
        <w:spacing w:before="120" w:line="276" w:lineRule="auto"/>
        <w:ind w:left="1440" w:hanging="360"/>
        <w:jc w:val="both"/>
        <w:rPr>
          <w:color w:val="ff0000"/>
        </w:rPr>
      </w:pPr>
      <w:r w:rsidDel="00000000" w:rsidR="00000000" w:rsidRPr="00000000">
        <w:rPr>
          <w:color w:val="ff0000"/>
          <w:rtl w:val="0"/>
        </w:rPr>
        <w:t xml:space="preserve">Pernyataan: Direktur menjamin alokasi dana yang memadai, transparan, dan dapat dipertanggungjawabkan untuk mendukung kegiatan penelitian setiap tahun sesuai kebutuhan dan prioritas program.</w:t>
      </w:r>
    </w:p>
    <w:p w:rsidR="00000000" w:rsidDel="00000000" w:rsidP="00000000" w:rsidRDefault="00000000" w:rsidRPr="00000000" w14:paraId="000005E7">
      <w:pPr>
        <w:spacing w:before="120" w:line="276" w:lineRule="auto"/>
        <w:ind w:left="1440" w:firstLine="0"/>
        <w:jc w:val="both"/>
        <w:rPr>
          <w:color w:val="ff0000"/>
        </w:rPr>
      </w:pPr>
      <w:r w:rsidDel="00000000" w:rsidR="00000000" w:rsidRPr="00000000">
        <w:rPr>
          <w:color w:val="ff0000"/>
          <w:rtl w:val="0"/>
        </w:rPr>
        <w:t xml:space="preserve">Indikator: Rata-rata alokasi dana penelitian minimal </w:t>
      </w:r>
      <w:commentRangeStart w:id="4"/>
      <w:r w:rsidDel="00000000" w:rsidR="00000000" w:rsidRPr="00000000">
        <w:rPr>
          <w:color w:val="ff0000"/>
          <w:rtl w:val="0"/>
        </w:rPr>
        <w:t xml:space="preserve">Rp10.000.000</w:t>
      </w:r>
      <w:commentRangeEnd w:id="4"/>
      <w:r w:rsidDel="00000000" w:rsidR="00000000" w:rsidRPr="00000000">
        <w:commentReference w:id="4"/>
      </w:r>
      <w:r w:rsidDel="00000000" w:rsidR="00000000" w:rsidRPr="00000000">
        <w:rPr>
          <w:color w:val="ff0000"/>
          <w:rtl w:val="0"/>
        </w:rPr>
        <w:t xml:space="preserve"> per dosen per tahun, dengan laporan realisasi penggunaan dana yang terdokumentasi dan dapat diakses secara transparan setiap akhir tahun anggaran.</w:t>
      </w:r>
    </w:p>
    <w:p w:rsidR="00000000" w:rsidDel="00000000" w:rsidP="00000000" w:rsidRDefault="00000000" w:rsidRPr="00000000" w14:paraId="000005E8">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5E9">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Peta Jalan Penelitian:</w:t>
      </w:r>
    </w:p>
    <w:p w:rsidR="00000000" w:rsidDel="00000000" w:rsidP="00000000" w:rsidRDefault="00000000" w:rsidRPr="00000000" w14:paraId="000005EA">
      <w:pPr>
        <w:spacing w:before="120" w:line="276" w:lineRule="auto"/>
        <w:ind w:left="850.3937007874017" w:firstLine="4.6062992125982305"/>
        <w:jc w:val="both"/>
        <w:rPr>
          <w:color w:val="ff0000"/>
        </w:rPr>
      </w:pPr>
      <w:r w:rsidDel="00000000" w:rsidR="00000000" w:rsidRPr="00000000">
        <w:rPr>
          <w:color w:val="ff0000"/>
          <w:rtl w:val="0"/>
        </w:rPr>
        <w:t xml:space="preserve">Tabel 3.A.2</w:t>
      </w:r>
    </w:p>
    <w:p w:rsidR="00000000" w:rsidDel="00000000" w:rsidP="00000000" w:rsidRDefault="00000000" w:rsidRPr="00000000" w14:paraId="000005EB">
      <w:pPr>
        <w:spacing w:before="120" w:line="276" w:lineRule="auto"/>
        <w:ind w:left="850.3937007874017" w:firstLine="4.6062992125982305"/>
        <w:jc w:val="both"/>
        <w:rPr>
          <w:color w:val="ff0000"/>
        </w:rPr>
      </w:pPr>
      <w:r w:rsidDel="00000000" w:rsidR="00000000" w:rsidRPr="00000000">
        <w:rPr>
          <w:color w:val="ff0000"/>
          <w:rtl w:val="0"/>
        </w:rPr>
        <w:t xml:space="preserve">Melampirkan peta jalan penelitian</w:t>
      </w:r>
    </w:p>
    <w:p w:rsidR="00000000" w:rsidDel="00000000" w:rsidP="00000000" w:rsidRDefault="00000000" w:rsidRPr="00000000" w14:paraId="000005EC">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5ED">
      <w:pPr>
        <w:numPr>
          <w:ilvl w:val="0"/>
          <w:numId w:val="57"/>
        </w:numPr>
        <w:spacing w:before="120" w:line="276" w:lineRule="auto"/>
        <w:ind w:left="1440" w:hanging="360"/>
        <w:jc w:val="both"/>
        <w:rPr>
          <w:color w:val="ff0000"/>
        </w:rPr>
      </w:pPr>
      <w:r w:rsidDel="00000000" w:rsidR="00000000" w:rsidRPr="00000000">
        <w:rPr>
          <w:color w:val="ff0000"/>
          <w:rtl w:val="0"/>
        </w:rPr>
        <w:t xml:space="preserve">Pernyataan: Direktur menetapkan  program Penelitian harus mencerminkan keunggulan Poltek SSN dalam bidang ilmunya dan sejalan dengan visi serta misi Poltek SSN</w:t>
      </w:r>
    </w:p>
    <w:p w:rsidR="00000000" w:rsidDel="00000000" w:rsidP="00000000" w:rsidRDefault="00000000" w:rsidRPr="00000000" w14:paraId="000005EE">
      <w:pPr>
        <w:spacing w:before="120" w:line="276" w:lineRule="auto"/>
        <w:ind w:left="1440" w:firstLine="0"/>
        <w:jc w:val="both"/>
        <w:rPr>
          <w:color w:val="ff0000"/>
        </w:rPr>
      </w:pPr>
      <w:r w:rsidDel="00000000" w:rsidR="00000000" w:rsidRPr="00000000">
        <w:rPr>
          <w:color w:val="ff0000"/>
          <w:rtl w:val="0"/>
        </w:rPr>
        <w:t xml:space="preserve">Indikator: 100% program Penelitian mencerminkan keunggulan Poltek SSN dalam bidang keilmuannya dan selaras dengan visi serta misi Poltek SSN</w:t>
      </w:r>
    </w:p>
    <w:p w:rsidR="00000000" w:rsidDel="00000000" w:rsidP="00000000" w:rsidRDefault="00000000" w:rsidRPr="00000000" w14:paraId="000005EF">
      <w:pPr>
        <w:spacing w:before="120" w:line="276" w:lineRule="auto"/>
        <w:ind w:left="0" w:firstLine="0"/>
        <w:jc w:val="both"/>
        <w:rPr>
          <w:color w:val="ff0000"/>
        </w:rPr>
      </w:pPr>
      <w:r w:rsidDel="00000000" w:rsidR="00000000" w:rsidRPr="00000000">
        <w:rPr>
          <w:rtl w:val="0"/>
        </w:rPr>
      </w:r>
    </w:p>
    <w:p w:rsidR="00000000" w:rsidDel="00000000" w:rsidP="00000000" w:rsidRDefault="00000000" w:rsidRPr="00000000" w14:paraId="000005F0">
      <w:pPr>
        <w:spacing w:before="120" w:line="276" w:lineRule="auto"/>
        <w:ind w:left="850.3937007874017" w:firstLine="4.6062992125982305"/>
        <w:jc w:val="both"/>
        <w:rPr/>
      </w:pPr>
      <w:r w:rsidDel="00000000" w:rsidR="00000000" w:rsidRPr="00000000">
        <w:rPr>
          <w:rtl w:val="0"/>
        </w:rPr>
        <w:t xml:space="preserve">Poltek SSN berkomitmen melaksanakan penelitian yang inovatif dan solutif bagi permasalahan masyarakat melalui penyusunan </w:t>
      </w:r>
      <w:r w:rsidDel="00000000" w:rsidR="00000000" w:rsidRPr="00000000">
        <w:rPr>
          <w:highlight w:val="yellow"/>
          <w:rtl w:val="0"/>
        </w:rPr>
        <w:t xml:space="preserve">Rencana Induk Penelitian (RIP) 2021–2025</w:t>
      </w:r>
      <w:r w:rsidDel="00000000" w:rsidR="00000000" w:rsidRPr="00000000">
        <w:rPr>
          <w:rtl w:val="0"/>
        </w:rPr>
        <w:t xml:space="preserve"> yang menjadi pedoman strategis lima tahunan dalam perencanaan, implementasi, pengendalian, dan pengawasan penelitian, selaras dengan </w:t>
      </w:r>
      <w:r w:rsidDel="00000000" w:rsidR="00000000" w:rsidRPr="00000000">
        <w:rPr>
          <w:highlight w:val="yellow"/>
          <w:rtl w:val="0"/>
        </w:rPr>
        <w:t xml:space="preserve">rencana</w:t>
      </w:r>
      <w:r w:rsidDel="00000000" w:rsidR="00000000" w:rsidRPr="00000000">
        <w:rPr>
          <w:rtl w:val="0"/>
        </w:rPr>
        <w:t xml:space="preserve"> </w:t>
      </w:r>
      <w:r w:rsidDel="00000000" w:rsidR="00000000" w:rsidRPr="00000000">
        <w:rPr>
          <w:highlight w:val="yellow"/>
          <w:rtl w:val="0"/>
        </w:rPr>
        <w:t xml:space="preserve">strategis BSSN 2020–2024, organisasi dan tata kerja Poltek SSN, visi dan misi serta rencana strategis Poltek SSN</w:t>
      </w:r>
      <w:r w:rsidDel="00000000" w:rsidR="00000000" w:rsidRPr="00000000">
        <w:rPr>
          <w:rtl w:val="0"/>
        </w:rPr>
        <w:t xml:space="preserve"> dalam penguatan penelitian dan pengembangan untuk mewujudkan kemandirian serta kedaulatan teknologi keamanan siber dan sandi. RIP Poltek SSN disusun dengan memperhatikan arah kebijakan penelitian nasional serta kebutuhan pemangku kepentingan, sehingga mampu mengarahkan kegiatan riset adaptif, membangun sinergi, dan mengoptimalkan potensi institusi untuk menghasilkan produk penelitian unggulan yang berdaya saing, sesuai peta jalan penelitian Poltek SSN 2021–2025. Penelitian yang dilakukan di Poltek SSN menyesuaikan ruang lingkup pada penelitian unggulan dan peta jalan penelitian Poltek SSN tahun 2021-2025.</w:t>
      </w:r>
    </w:p>
    <w:p w:rsidR="00000000" w:rsidDel="00000000" w:rsidP="00000000" w:rsidRDefault="00000000" w:rsidRPr="00000000" w14:paraId="000005F1">
      <w:pPr>
        <w:spacing w:before="120" w:line="276" w:lineRule="auto"/>
        <w:ind w:left="850.3937007874017" w:firstLine="4.6062992125982305"/>
        <w:jc w:val="both"/>
        <w:rPr/>
      </w:pPr>
      <w:r w:rsidDel="00000000" w:rsidR="00000000" w:rsidRPr="00000000">
        <w:rPr>
          <w:rtl w:val="0"/>
        </w:rPr>
        <w:t xml:space="preserve">Penelitian unggulan adalah lingkup penelitian yang menjadi ranah prioritas penelitian di Poltek SSN yang dijalankan oleh para dosen di dalam kelompok keilmuan sesuai bidangnya. Poltek SSN memiliki empat kelompok keilmuan dengan bidang keilmuan keamanan siber. Ilmu persandian, rekayasa perangkat lunak kriptografi, dan rekayasa perangkat keras kriptografi. Peta jalan penelitian Poltek SSN dapat dilihat pada Gambar </w:t>
      </w:r>
      <w:r w:rsidDel="00000000" w:rsidR="00000000" w:rsidRPr="00000000">
        <w:rPr>
          <w:color w:val="ff0000"/>
          <w:rtl w:val="0"/>
        </w:rPr>
        <w:t xml:space="preserve">xx</w:t>
      </w:r>
      <w:r w:rsidDel="00000000" w:rsidR="00000000" w:rsidRPr="00000000">
        <w:rPr>
          <w:rtl w:val="0"/>
        </w:rPr>
        <w:t xml:space="preserve">. </w:t>
      </w:r>
    </w:p>
    <w:p w:rsidR="00000000" w:rsidDel="00000000" w:rsidP="00000000" w:rsidRDefault="00000000" w:rsidRPr="00000000" w14:paraId="000005F2">
      <w:pPr>
        <w:spacing w:before="120" w:line="276" w:lineRule="auto"/>
        <w:ind w:left="850.3937007874017" w:firstLine="4.6062992125982305"/>
        <w:jc w:val="both"/>
        <w:rPr>
          <w:color w:val="ff0000"/>
        </w:rPr>
      </w:pPr>
      <w:r w:rsidDel="00000000" w:rsidR="00000000" w:rsidRPr="00000000">
        <w:rPr>
          <w:color w:val="ff0000"/>
        </w:rPr>
        <w:drawing>
          <wp:inline distB="114300" distT="114300" distL="114300" distR="114300">
            <wp:extent cx="4964748" cy="4596549"/>
            <wp:effectExtent b="0" l="0" r="0" t="0"/>
            <wp:docPr id="1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964748" cy="4596549"/>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spacing w:before="120" w:line="276" w:lineRule="auto"/>
        <w:ind w:left="850.3937007874017" w:firstLine="4.6062992125982305"/>
        <w:jc w:val="center"/>
        <w:rPr>
          <w:color w:val="ff0000"/>
        </w:rPr>
      </w:pPr>
      <w:r w:rsidDel="00000000" w:rsidR="00000000" w:rsidRPr="00000000">
        <w:rPr>
          <w:color w:val="ff0000"/>
          <w:rtl w:val="0"/>
        </w:rPr>
        <w:t xml:space="preserve">Gambar xx</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900" w:right="0" w:firstLine="0"/>
        <w:jc w:val="both"/>
        <w:rPr/>
      </w:pPr>
      <w:r w:rsidDel="00000000" w:rsidR="00000000" w:rsidRPr="00000000">
        <w:rPr>
          <w:rtl w:val="0"/>
        </w:rPr>
        <w:t xml:space="preserve">Ruang lingkup penelitian untuk bidang keilmuan keamanan siber, diantaranya kajian teknologi informasi, keamanan informasi, keamanan jaringan, keamanan siber, dan kriptografi jaringan. Topik penelitian Poltek SSN 2021-2025 untuk bidang keilmuan keamanan siber adalah Peningkatan Keamanan Siber, melalui:</w:t>
      </w:r>
    </w:p>
    <w:p w:rsidR="00000000" w:rsidDel="00000000" w:rsidP="00000000" w:rsidRDefault="00000000" w:rsidRPr="00000000" w14:paraId="000005F5">
      <w:pPr>
        <w:numPr>
          <w:ilvl w:val="0"/>
          <w:numId w:val="4"/>
        </w:numPr>
        <w:spacing w:before="120" w:line="276" w:lineRule="auto"/>
        <w:ind w:left="1440" w:hanging="360"/>
        <w:jc w:val="both"/>
      </w:pPr>
      <w:r w:rsidDel="00000000" w:rsidR="00000000" w:rsidRPr="00000000">
        <w:rPr>
          <w:rtl w:val="0"/>
        </w:rPr>
        <w:t xml:space="preserve">Research and Development (2021-2022)</w:t>
      </w:r>
    </w:p>
    <w:p w:rsidR="00000000" w:rsidDel="00000000" w:rsidP="00000000" w:rsidRDefault="00000000" w:rsidRPr="00000000" w14:paraId="000005F6">
      <w:pPr>
        <w:spacing w:before="120" w:line="276" w:lineRule="auto"/>
        <w:ind w:left="1440" w:firstLine="0"/>
        <w:jc w:val="both"/>
        <w:rPr/>
      </w:pPr>
      <w:r w:rsidDel="00000000" w:rsidR="00000000" w:rsidRPr="00000000">
        <w:rPr>
          <w:rtl w:val="0"/>
        </w:rPr>
        <w:t xml:space="preserve">Kajian model serangan siber dan teknik pengamanannya, kajian model keamanan aplikasi berbasis IoT, dan kajian model forensik digital.</w:t>
      </w:r>
    </w:p>
    <w:p w:rsidR="00000000" w:rsidDel="00000000" w:rsidP="00000000" w:rsidRDefault="00000000" w:rsidRPr="00000000" w14:paraId="000005F7">
      <w:pPr>
        <w:numPr>
          <w:ilvl w:val="0"/>
          <w:numId w:val="4"/>
        </w:numPr>
        <w:spacing w:before="120" w:line="276" w:lineRule="auto"/>
        <w:ind w:left="1440" w:hanging="360"/>
        <w:jc w:val="both"/>
      </w:pPr>
      <w:r w:rsidDel="00000000" w:rsidR="00000000" w:rsidRPr="00000000">
        <w:rPr>
          <w:rtl w:val="0"/>
        </w:rPr>
        <w:t xml:space="preserve">Teknologi (2023-2024)</w:t>
      </w:r>
    </w:p>
    <w:p w:rsidR="00000000" w:rsidDel="00000000" w:rsidP="00000000" w:rsidRDefault="00000000" w:rsidRPr="00000000" w14:paraId="000005F8">
      <w:pPr>
        <w:spacing w:before="120" w:line="276" w:lineRule="auto"/>
        <w:ind w:left="1440" w:firstLine="0"/>
        <w:jc w:val="both"/>
        <w:rPr/>
      </w:pPr>
      <w:r w:rsidDel="00000000" w:rsidR="00000000" w:rsidRPr="00000000">
        <w:rPr>
          <w:rtl w:val="0"/>
        </w:rPr>
        <w:t xml:space="preserve">Membangun prototipe serangan siber dan pengamanannya, prototipe secure IoT-based applications, dan prototipe aplikasi forensik digital.</w:t>
      </w:r>
    </w:p>
    <w:p w:rsidR="00000000" w:rsidDel="00000000" w:rsidP="00000000" w:rsidRDefault="00000000" w:rsidRPr="00000000" w14:paraId="000005F9">
      <w:pPr>
        <w:numPr>
          <w:ilvl w:val="0"/>
          <w:numId w:val="4"/>
        </w:numPr>
        <w:spacing w:before="120" w:line="276" w:lineRule="auto"/>
        <w:ind w:left="1440" w:hanging="360"/>
        <w:jc w:val="both"/>
      </w:pPr>
      <w:r w:rsidDel="00000000" w:rsidR="00000000" w:rsidRPr="00000000">
        <w:rPr>
          <w:rtl w:val="0"/>
        </w:rPr>
        <w:t xml:space="preserve">Produk (2024-2025)</w:t>
      </w:r>
    </w:p>
    <w:p w:rsidR="00000000" w:rsidDel="00000000" w:rsidP="00000000" w:rsidRDefault="00000000" w:rsidRPr="00000000" w14:paraId="000005FA">
      <w:pPr>
        <w:spacing w:before="120" w:line="276" w:lineRule="auto"/>
        <w:ind w:left="1440" w:firstLine="0"/>
        <w:jc w:val="both"/>
        <w:rPr/>
      </w:pPr>
      <w:r w:rsidDel="00000000" w:rsidR="00000000" w:rsidRPr="00000000">
        <w:rPr>
          <w:rtl w:val="0"/>
        </w:rPr>
        <w:t xml:space="preserve">Aplikasi serangan siber dan penanganannya, aplikasi berbasis IoT yang aman, dan aplikasi forensik digital.</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5FC">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mengenai implementasi peta jalan penelitian, pelibatan mahasiswa berdasarkan visi misi Perguruan Tinggi dan kebutuhan masyarakat/DUDIKA.</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tab/>
      </w:r>
    </w:p>
    <w:p w:rsidR="00000000" w:rsidDel="00000000" w:rsidP="00000000" w:rsidRDefault="00000000" w:rsidRPr="00000000" w14:paraId="000005FE">
      <w:pPr>
        <w:spacing w:before="120" w:line="276" w:lineRule="auto"/>
        <w:ind w:left="850.3937007874017" w:firstLine="4.6062992125982305"/>
        <w:jc w:val="both"/>
        <w:rPr>
          <w:color w:val="ff0000"/>
        </w:rPr>
      </w:pPr>
      <w:r w:rsidDel="00000000" w:rsidR="00000000" w:rsidRPr="00000000">
        <w:rPr>
          <w:color w:val="ff0000"/>
          <w:rtl w:val="0"/>
        </w:rPr>
        <w:t xml:space="preserve">Implementasi Peta Jalan Penelitian: </w:t>
      </w:r>
    </w:p>
    <w:p w:rsidR="00000000" w:rsidDel="00000000" w:rsidP="00000000" w:rsidRDefault="00000000" w:rsidRPr="00000000" w14:paraId="000005FF">
      <w:pPr>
        <w:spacing w:before="120" w:line="276" w:lineRule="auto"/>
        <w:ind w:left="850.3937007874017" w:firstLine="4.6062992125982305"/>
        <w:jc w:val="both"/>
        <w:rPr>
          <w:color w:val="434343"/>
        </w:rPr>
      </w:pPr>
      <w:r w:rsidDel="00000000" w:rsidR="00000000" w:rsidRPr="00000000">
        <w:rPr>
          <w:color w:val="ff0000"/>
          <w:rtl w:val="0"/>
        </w:rPr>
        <w:t xml:space="preserve">Tabel 3.A.2</w:t>
      </w:r>
      <w:r w:rsidDel="00000000" w:rsidR="00000000" w:rsidRPr="00000000">
        <w:rPr>
          <w:rtl w:val="0"/>
        </w:rPr>
      </w:r>
    </w:p>
    <w:p w:rsidR="00000000" w:rsidDel="00000000" w:rsidP="00000000" w:rsidRDefault="00000000" w:rsidRPr="00000000" w14:paraId="00000600">
      <w:pPr>
        <w:spacing w:before="120" w:line="276" w:lineRule="auto"/>
        <w:ind w:left="850.3937007874017" w:firstLine="4.6062992125982305"/>
        <w:jc w:val="both"/>
        <w:rPr>
          <w:color w:val="ff0000"/>
        </w:rPr>
      </w:pPr>
      <w:r w:rsidDel="00000000" w:rsidR="00000000" w:rsidRPr="00000000">
        <w:rPr>
          <w:color w:val="ff0000"/>
          <w:rtl w:val="0"/>
        </w:rPr>
        <w:t xml:space="preserve">Menjelaskan bagaimana peta jalan penelitian disosialisasikan, diketahui oleh DTPR</w:t>
      </w:r>
    </w:p>
    <w:p w:rsidR="00000000" w:rsidDel="00000000" w:rsidP="00000000" w:rsidRDefault="00000000" w:rsidRPr="00000000" w14:paraId="00000601">
      <w:pPr>
        <w:spacing w:before="120" w:line="276" w:lineRule="auto"/>
        <w:ind w:left="850.3937007874017" w:firstLine="4.6062992125982305"/>
        <w:jc w:val="both"/>
        <w:rPr>
          <w:color w:val="ff0000"/>
        </w:rPr>
      </w:pPr>
      <w:r w:rsidDel="00000000" w:rsidR="00000000" w:rsidRPr="00000000">
        <w:rPr>
          <w:color w:val="ff0000"/>
          <w:rtl w:val="0"/>
        </w:rPr>
        <w:t xml:space="preserve">Disampaikan dalam bentuk data tabel, foto, file lampiran pendukung</w:t>
      </w:r>
    </w:p>
    <w:p w:rsidR="00000000" w:rsidDel="00000000" w:rsidP="00000000" w:rsidRDefault="00000000" w:rsidRPr="00000000" w14:paraId="00000602">
      <w:pPr>
        <w:spacing w:before="120" w:line="276" w:lineRule="auto"/>
        <w:ind w:left="850.3937007874017" w:firstLine="4.6062992125982305"/>
        <w:jc w:val="both"/>
        <w:rPr/>
      </w:pPr>
      <w:r w:rsidDel="00000000" w:rsidR="00000000" w:rsidRPr="00000000">
        <w:rPr>
          <w:rtl w:val="0"/>
        </w:rPr>
        <w:t xml:space="preserve">Peta jalan penelitian Poltek SSN </w:t>
      </w:r>
      <w:r w:rsidDel="00000000" w:rsidR="00000000" w:rsidRPr="00000000">
        <w:rPr>
          <w:highlight w:val="yellow"/>
          <w:rtl w:val="0"/>
        </w:rPr>
        <w:t xml:space="preserve">disosialisasikan</w:t>
      </w:r>
      <w:r w:rsidDel="00000000" w:rsidR="00000000" w:rsidRPr="00000000">
        <w:rPr>
          <w:rtl w:val="0"/>
        </w:rPr>
        <w:t xml:space="preserve"> secara terstruktur melalui rapat kelompok keilmuan dan rapat program studi. Dengan mekanisme tersebut, seluruh DTPR memperoleh pemahaman yang jelas mengenai arah, fokus, dan target penelitian. Selain itu, program dan anggaran penelitian juga </w:t>
      </w:r>
      <w:r w:rsidDel="00000000" w:rsidR="00000000" w:rsidRPr="00000000">
        <w:rPr>
          <w:highlight w:val="yellow"/>
          <w:rtl w:val="0"/>
        </w:rPr>
        <w:t xml:space="preserve">disosialisasikan</w:t>
      </w:r>
      <w:r w:rsidDel="00000000" w:rsidR="00000000" w:rsidRPr="00000000">
        <w:rPr>
          <w:rtl w:val="0"/>
        </w:rPr>
        <w:t xml:space="preserve"> oleh Pusat PPM setiap tahun kepada seluruh dosen. Setelah program dan anggaran penelitian disosialisasikan, dosen (peneliti) dapat menyusun</w:t>
      </w:r>
      <w:r w:rsidDel="00000000" w:rsidR="00000000" w:rsidRPr="00000000">
        <w:rPr>
          <w:highlight w:val="yellow"/>
          <w:rtl w:val="0"/>
        </w:rPr>
        <w:t xml:space="preserve"> proposal penelitian</w:t>
      </w:r>
      <w:r w:rsidDel="00000000" w:rsidR="00000000" w:rsidRPr="00000000">
        <w:rPr>
          <w:rtl w:val="0"/>
        </w:rPr>
        <w:t xml:space="preserve">. Topik penelitian diutamakan yang mendukung peta jalan penelitian termasuk mendukung pengembangan ilmu, teknologi, dan aplikasi pada ranah keamanan informasi, persandian, dan keamanan siber, serta kebijakan dan pengelolaan persandian dan keamanan siber. Peneliti yang dapat mengajukan proposal mengikuti ketentuan proses penelitian berdasarkan </w:t>
      </w:r>
      <w:r w:rsidDel="00000000" w:rsidR="00000000" w:rsidRPr="00000000">
        <w:rPr>
          <w:highlight w:val="yellow"/>
          <w:rtl w:val="0"/>
        </w:rPr>
        <w:t xml:space="preserve">Keputusan Direktur Politeknik Siber dan Sandi Negara Nomor 3.2 Tahun 2022</w:t>
      </w:r>
      <w:r w:rsidDel="00000000" w:rsidR="00000000" w:rsidRPr="00000000">
        <w:rPr>
          <w:rtl w:val="0"/>
        </w:rPr>
        <w:t xml:space="preserve"> tentang Pedoman Penelitian dan Pengabdian kepada Masyarakat dan </w:t>
      </w:r>
      <w:r w:rsidDel="00000000" w:rsidR="00000000" w:rsidRPr="00000000">
        <w:rPr>
          <w:highlight w:val="yellow"/>
          <w:rtl w:val="0"/>
        </w:rPr>
        <w:t xml:space="preserve">Peraturan Direktur Politeknik Siber dan Sandi Negara Nomor 1 Tahun 2025</w:t>
      </w:r>
      <w:r w:rsidDel="00000000" w:rsidR="00000000" w:rsidRPr="00000000">
        <w:rPr>
          <w:rtl w:val="0"/>
        </w:rPr>
        <w:t xml:space="preserve"> tentang Penyelenggaraan Kegiatan Penelitian dan Pengabdian kepada Masyarakat di Lingkungan Politeknik Siber dan Sandi Negara. </w:t>
      </w:r>
    </w:p>
    <w:p w:rsidR="00000000" w:rsidDel="00000000" w:rsidP="00000000" w:rsidRDefault="00000000" w:rsidRPr="00000000" w14:paraId="00000603">
      <w:pPr>
        <w:spacing w:before="120" w:line="276" w:lineRule="auto"/>
        <w:ind w:left="850.3937007874017" w:firstLine="4.6062992125982305"/>
        <w:jc w:val="both"/>
        <w:rPr/>
      </w:pPr>
      <w:r w:rsidDel="00000000" w:rsidR="00000000" w:rsidRPr="00000000">
        <w:rPr>
          <w:rtl w:val="0"/>
        </w:rPr>
        <w:t xml:space="preserve">Salah satu ketentuan yang tertulis di dalam Pedoman Penelitian, yaitu ketentuan umum peneliti, merupakan civitas akademika di lingkungan Poltek SSN dengan ketua peneliti adalah dosen tetap yang telah memiliki NIDN (Nomor Induk Dosen Nasional). Penelitian dapat dilakukan sendiri atau tim dengan jumlah maksimal 3 orang dosen tetap dan melibatkan maksimal 3 orang civitas akademika yang lain seperti mahasiswa, dosen lain selain dosen tetap, maupun tenaga kependidikan. Selain itu, peneliti harus mematuhi kode etik dan memastikan terpenuhinya standar mutu, keselamatan kerja, kesehatan, kenyamanan, serta keamanan bagi peneliti, masyarakat, dan lingkungan dalam pelaksanaan penelitiannya. </w:t>
      </w:r>
    </w:p>
    <w:p w:rsidR="00000000" w:rsidDel="00000000" w:rsidP="00000000" w:rsidRDefault="00000000" w:rsidRPr="00000000" w14:paraId="00000604">
      <w:pPr>
        <w:spacing w:before="120" w:line="276" w:lineRule="auto"/>
        <w:ind w:left="850.3937007874017" w:firstLine="4.6062992125982305"/>
        <w:jc w:val="both"/>
        <w:rPr/>
      </w:pPr>
      <w:r w:rsidDel="00000000" w:rsidR="00000000" w:rsidRPr="00000000">
        <w:rPr>
          <w:rtl w:val="0"/>
        </w:rPr>
        <w:t xml:space="preserve">Proposal penelitian yang diajukan harus menunjukkan tingkat urgensi, kontribusi, novelty, metodologi, dan similarity dalam batas ketentuan yang disyaratkan. Jika proposal diterima oleh Direktur Poltek SSN, maka peneliti (tim peneliti) akan dibuatkan </w:t>
      </w:r>
      <w:r w:rsidDel="00000000" w:rsidR="00000000" w:rsidRPr="00000000">
        <w:rPr>
          <w:highlight w:val="yellow"/>
          <w:rtl w:val="0"/>
        </w:rPr>
        <w:t xml:space="preserve">Surat Perintah Pelaksanaan Penelitian</w:t>
      </w:r>
      <w:r w:rsidDel="00000000" w:rsidR="00000000" w:rsidRPr="00000000">
        <w:rPr>
          <w:rtl w:val="0"/>
        </w:rPr>
        <w:t xml:space="preserve">. Setelah menerima Surat Perintah Pelaksanaan Penelitian, peneliti melaksanakan penelitian dan menyusun </w:t>
      </w:r>
      <w:r w:rsidDel="00000000" w:rsidR="00000000" w:rsidRPr="00000000">
        <w:rPr>
          <w:highlight w:val="yellow"/>
          <w:rtl w:val="0"/>
        </w:rPr>
        <w:t xml:space="preserve">laporan penelitian dan laporan penggunaan anggaran</w:t>
      </w:r>
      <w:r w:rsidDel="00000000" w:rsidR="00000000" w:rsidRPr="00000000">
        <w:rPr>
          <w:rtl w:val="0"/>
        </w:rPr>
        <w:t xml:space="preserve">. Pusat PPM juga melakukan </w:t>
      </w:r>
      <w:r w:rsidDel="00000000" w:rsidR="00000000" w:rsidRPr="00000000">
        <w:rPr>
          <w:highlight w:val="yellow"/>
          <w:rtl w:val="0"/>
        </w:rPr>
        <w:t xml:space="preserve">monitoring dan evaluasi</w:t>
      </w:r>
      <w:r w:rsidDel="00000000" w:rsidR="00000000" w:rsidRPr="00000000">
        <w:rPr>
          <w:rtl w:val="0"/>
        </w:rPr>
        <w:t xml:space="preserve"> di tengah dan di akhir periode penelitian. Pusat PPM membuat </w:t>
      </w:r>
      <w:r w:rsidDel="00000000" w:rsidR="00000000" w:rsidRPr="00000000">
        <w:rPr>
          <w:highlight w:val="yellow"/>
          <w:rtl w:val="0"/>
        </w:rPr>
        <w:t xml:space="preserve">laporan monitoring dan evaluasi yang memuat kesesuaian penelitian DTPR terhadap peta jalan penelitian Poltek SSN</w:t>
      </w:r>
      <w:r w:rsidDel="00000000" w:rsidR="00000000" w:rsidRPr="00000000">
        <w:rPr>
          <w:rtl w:val="0"/>
        </w:rPr>
        <w:t xml:space="preserve">. Seluruh penelitian DTPR juga menghasilkan luaran yang menunjukkan penerapan ilmu pengetahuan dan teknologi. </w:t>
      </w:r>
    </w:p>
    <w:p w:rsidR="00000000" w:rsidDel="00000000" w:rsidP="00000000" w:rsidRDefault="00000000" w:rsidRPr="00000000" w14:paraId="00000605">
      <w:pPr>
        <w:spacing w:before="120" w:line="276" w:lineRule="auto"/>
        <w:ind w:left="850.3937007874017" w:firstLine="4.6062992125982305"/>
        <w:jc w:val="both"/>
        <w:rPr/>
      </w:pPr>
      <w:r w:rsidDel="00000000" w:rsidR="00000000" w:rsidRPr="00000000">
        <w:rPr>
          <w:rtl w:val="0"/>
        </w:rPr>
        <w:t xml:space="preserve">Setelah penelitian berakhir, peneliti dapat mengajukan </w:t>
      </w:r>
      <w:r w:rsidDel="00000000" w:rsidR="00000000" w:rsidRPr="00000000">
        <w:rPr>
          <w:highlight w:val="yellow"/>
          <w:rtl w:val="0"/>
        </w:rPr>
        <w:t xml:space="preserve">permohonan publikasi</w:t>
      </w:r>
      <w:r w:rsidDel="00000000" w:rsidR="00000000" w:rsidRPr="00000000">
        <w:rPr>
          <w:rtl w:val="0"/>
        </w:rPr>
        <w:t xml:space="preserve"> maupun </w:t>
      </w:r>
      <w:r w:rsidDel="00000000" w:rsidR="00000000" w:rsidRPr="00000000">
        <w:rPr>
          <w:highlight w:val="yellow"/>
          <w:rtl w:val="0"/>
        </w:rPr>
        <w:t xml:space="preserve">pendaftaran HKI</w:t>
      </w:r>
      <w:r w:rsidDel="00000000" w:rsidR="00000000" w:rsidRPr="00000000">
        <w:rPr>
          <w:rtl w:val="0"/>
        </w:rPr>
        <w:t xml:space="preserve"> atas produk penelitiannya dengan mengikuti </w:t>
      </w:r>
      <w:r w:rsidDel="00000000" w:rsidR="00000000" w:rsidRPr="00000000">
        <w:rPr>
          <w:highlight w:val="yellow"/>
          <w:rtl w:val="0"/>
        </w:rPr>
        <w:t xml:space="preserve">SOP</w:t>
      </w:r>
      <w:r w:rsidDel="00000000" w:rsidR="00000000" w:rsidRPr="00000000">
        <w:rPr>
          <w:rtl w:val="0"/>
        </w:rPr>
        <w:t xml:space="preserve"> yang berlaku. Jika Direktur menyetujui permohonan publikasi oleh peneliti, maka Pusat PPM akan membuat </w:t>
      </w:r>
      <w:r w:rsidDel="00000000" w:rsidR="00000000" w:rsidRPr="00000000">
        <w:rPr>
          <w:highlight w:val="yellow"/>
          <w:rtl w:val="0"/>
        </w:rPr>
        <w:t xml:space="preserve">Surat Perintah Pelaksanaan Publikasi Penelitian</w:t>
      </w:r>
      <w:r w:rsidDel="00000000" w:rsidR="00000000" w:rsidRPr="00000000">
        <w:rPr>
          <w:rtl w:val="0"/>
        </w:rPr>
        <w:t xml:space="preserve">. Jika penelitian diterima oleh Jurnal/Konferensi, maka peneliti menyusun </w:t>
      </w:r>
      <w:r w:rsidDel="00000000" w:rsidR="00000000" w:rsidRPr="00000000">
        <w:rPr>
          <w:highlight w:val="yellow"/>
          <w:rtl w:val="0"/>
        </w:rPr>
        <w:t xml:space="preserve">laporan publikasi penelitian</w:t>
      </w:r>
      <w:r w:rsidDel="00000000" w:rsidR="00000000" w:rsidRPr="00000000">
        <w:rPr>
          <w:rtl w:val="0"/>
        </w:rPr>
        <w:t xml:space="preserve">. Sementara itu, untuk pendaftaran HKI oleh peneliti, jika Direktur menyetujui, maka Pusat PPM akan mendaftarkan produk penelitian melalui website DJKI Kemenkumham dan </w:t>
      </w:r>
      <w:r w:rsidDel="00000000" w:rsidR="00000000" w:rsidRPr="00000000">
        <w:rPr>
          <w:highlight w:val="yellow"/>
          <w:rtl w:val="0"/>
        </w:rPr>
        <w:t xml:space="preserve">sertifikat HKI</w:t>
      </w:r>
      <w:r w:rsidDel="00000000" w:rsidR="00000000" w:rsidRPr="00000000">
        <w:rPr>
          <w:rtl w:val="0"/>
        </w:rPr>
        <w:t xml:space="preserve"> yang diperoleh akan disampaikan kepada peneliti.</w:t>
      </w:r>
    </w:p>
    <w:p w:rsidR="00000000" w:rsidDel="00000000" w:rsidP="00000000" w:rsidRDefault="00000000" w:rsidRPr="00000000" w14:paraId="00000606">
      <w:pPr>
        <w:spacing w:before="120" w:line="276" w:lineRule="auto"/>
        <w:ind w:left="850.3937007874017" w:firstLine="4.6062992125982305"/>
        <w:jc w:val="both"/>
        <w:rPr/>
      </w:pPr>
      <w:r w:rsidDel="00000000" w:rsidR="00000000" w:rsidRPr="00000000">
        <w:rPr>
          <w:rtl w:val="0"/>
        </w:rPr>
      </w:r>
    </w:p>
    <w:p w:rsidR="00000000" w:rsidDel="00000000" w:rsidP="00000000" w:rsidRDefault="00000000" w:rsidRPr="00000000" w14:paraId="00000607">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608">
      <w:pPr>
        <w:numPr>
          <w:ilvl w:val="0"/>
          <w:numId w:val="59"/>
        </w:numPr>
        <w:spacing w:before="120" w:line="276" w:lineRule="auto"/>
        <w:ind w:left="1440" w:hanging="360"/>
        <w:jc w:val="both"/>
        <w:rPr>
          <w:color w:val="ff0000"/>
        </w:rPr>
      </w:pPr>
      <w:r w:rsidDel="00000000" w:rsidR="00000000" w:rsidRPr="00000000">
        <w:rPr>
          <w:color w:val="ff0000"/>
          <w:rtl w:val="0"/>
        </w:rPr>
        <w:t xml:space="preserve">Pernyataan: Direktur menetapkan  kegiatan Penelitian harus diselenggarakan secara terarah, terukur, dan terprogram.</w:t>
      </w:r>
    </w:p>
    <w:p w:rsidR="00000000" w:rsidDel="00000000" w:rsidP="00000000" w:rsidRDefault="00000000" w:rsidRPr="00000000" w14:paraId="00000609">
      <w:pPr>
        <w:spacing w:before="120" w:line="276" w:lineRule="auto"/>
        <w:ind w:left="1440" w:firstLine="0"/>
        <w:jc w:val="both"/>
        <w:rPr>
          <w:color w:val="ff0000"/>
        </w:rPr>
      </w:pPr>
      <w:r w:rsidDel="00000000" w:rsidR="00000000" w:rsidRPr="00000000">
        <w:rPr>
          <w:color w:val="ff0000"/>
          <w:rtl w:val="0"/>
        </w:rPr>
        <w:t xml:space="preserve">Indikator: Pusat Penelitian dan Pengabdian Kepada Masyarakat memiliki bukti yang sahih tentang pelaksanaan proses Penelitian, mencakup 6 aspek:</w:t>
      </w:r>
    </w:p>
    <w:p w:rsidR="00000000" w:rsidDel="00000000" w:rsidP="00000000" w:rsidRDefault="00000000" w:rsidRPr="00000000" w14:paraId="0000060A">
      <w:pPr>
        <w:spacing w:before="120" w:line="276" w:lineRule="auto"/>
        <w:ind w:left="1440" w:firstLine="0"/>
        <w:jc w:val="both"/>
        <w:rPr>
          <w:color w:val="ff0000"/>
        </w:rPr>
      </w:pPr>
      <w:r w:rsidDel="00000000" w:rsidR="00000000" w:rsidRPr="00000000">
        <w:rPr>
          <w:color w:val="ff0000"/>
          <w:rtl w:val="0"/>
        </w:rPr>
        <w:t xml:space="preserve">(1) Tata cara penilaian dan review;</w:t>
      </w:r>
    </w:p>
    <w:p w:rsidR="00000000" w:rsidDel="00000000" w:rsidP="00000000" w:rsidRDefault="00000000" w:rsidRPr="00000000" w14:paraId="0000060B">
      <w:pPr>
        <w:spacing w:before="120" w:line="276" w:lineRule="auto"/>
        <w:ind w:left="1440" w:firstLine="0"/>
        <w:jc w:val="both"/>
        <w:rPr>
          <w:color w:val="ff0000"/>
        </w:rPr>
      </w:pPr>
      <w:r w:rsidDel="00000000" w:rsidR="00000000" w:rsidRPr="00000000">
        <w:rPr>
          <w:color w:val="ff0000"/>
          <w:rtl w:val="0"/>
        </w:rPr>
        <w:t xml:space="preserve">(2) Legalitas Pengangkatan Reviewer;</w:t>
      </w:r>
    </w:p>
    <w:p w:rsidR="00000000" w:rsidDel="00000000" w:rsidP="00000000" w:rsidRDefault="00000000" w:rsidRPr="00000000" w14:paraId="0000060C">
      <w:pPr>
        <w:spacing w:before="120" w:line="276" w:lineRule="auto"/>
        <w:ind w:left="1440" w:firstLine="0"/>
        <w:jc w:val="both"/>
        <w:rPr>
          <w:color w:val="ff0000"/>
        </w:rPr>
      </w:pPr>
      <w:r w:rsidDel="00000000" w:rsidR="00000000" w:rsidRPr="00000000">
        <w:rPr>
          <w:color w:val="ff0000"/>
          <w:rtl w:val="0"/>
        </w:rPr>
        <w:t xml:space="preserve">(3) Bukti Tertulis Hasil Penilaian Usulan Penelitian;</w:t>
      </w:r>
    </w:p>
    <w:p w:rsidR="00000000" w:rsidDel="00000000" w:rsidP="00000000" w:rsidRDefault="00000000" w:rsidRPr="00000000" w14:paraId="0000060D">
      <w:pPr>
        <w:spacing w:before="120" w:line="276" w:lineRule="auto"/>
        <w:ind w:left="1440" w:firstLine="0"/>
        <w:jc w:val="both"/>
        <w:rPr>
          <w:color w:val="ff0000"/>
        </w:rPr>
      </w:pPr>
      <w:r w:rsidDel="00000000" w:rsidR="00000000" w:rsidRPr="00000000">
        <w:rPr>
          <w:color w:val="ff0000"/>
          <w:rtl w:val="0"/>
        </w:rPr>
        <w:t xml:space="preserve">(4) Legalitas Penugasan Pelaksana Penelitian/Kerjasama Pelaksana Penelitian;</w:t>
      </w:r>
    </w:p>
    <w:p w:rsidR="00000000" w:rsidDel="00000000" w:rsidP="00000000" w:rsidRDefault="00000000" w:rsidRPr="00000000" w14:paraId="0000060E">
      <w:pPr>
        <w:spacing w:before="120" w:line="276" w:lineRule="auto"/>
        <w:ind w:left="1440" w:firstLine="0"/>
        <w:jc w:val="both"/>
        <w:rPr>
          <w:color w:val="ff0000"/>
        </w:rPr>
      </w:pPr>
      <w:r w:rsidDel="00000000" w:rsidR="00000000" w:rsidRPr="00000000">
        <w:rPr>
          <w:color w:val="ff0000"/>
          <w:rtl w:val="0"/>
        </w:rPr>
        <w:t xml:space="preserve">(5) Berita Acara Hasil Monitoring dan Evaluasi;</w:t>
      </w:r>
    </w:p>
    <w:p w:rsidR="00000000" w:rsidDel="00000000" w:rsidP="00000000" w:rsidRDefault="00000000" w:rsidRPr="00000000" w14:paraId="0000060F">
      <w:pPr>
        <w:spacing w:before="120" w:line="276" w:lineRule="auto"/>
        <w:ind w:left="1440" w:firstLine="0"/>
        <w:jc w:val="both"/>
        <w:rPr>
          <w:color w:val="ff0000"/>
        </w:rPr>
      </w:pPr>
      <w:r w:rsidDel="00000000" w:rsidR="00000000" w:rsidRPr="00000000">
        <w:rPr>
          <w:color w:val="ff0000"/>
          <w:rtl w:val="0"/>
        </w:rPr>
        <w:t xml:space="preserve">(6) Dokumentasi Luaran Penelitian.</w:t>
      </w:r>
    </w:p>
    <w:p w:rsidR="00000000" w:rsidDel="00000000" w:rsidP="00000000" w:rsidRDefault="00000000" w:rsidRPr="00000000" w14:paraId="00000610">
      <w:pPr>
        <w:spacing w:before="120" w:line="276" w:lineRule="auto"/>
        <w:ind w:left="1440" w:firstLine="0"/>
        <w:jc w:val="both"/>
        <w:rPr>
          <w:color w:val="ff0000"/>
        </w:rPr>
      </w:pPr>
      <w:r w:rsidDel="00000000" w:rsidR="00000000" w:rsidRPr="00000000">
        <w:rPr>
          <w:rtl w:val="0"/>
        </w:rPr>
      </w:r>
    </w:p>
    <w:p w:rsidR="00000000" w:rsidDel="00000000" w:rsidP="00000000" w:rsidRDefault="00000000" w:rsidRPr="00000000" w14:paraId="00000611">
      <w:pPr>
        <w:numPr>
          <w:ilvl w:val="0"/>
          <w:numId w:val="59"/>
        </w:numPr>
        <w:spacing w:before="120" w:line="276" w:lineRule="auto"/>
        <w:ind w:left="1440" w:hanging="360"/>
        <w:jc w:val="both"/>
        <w:rPr>
          <w:color w:val="ff0000"/>
        </w:rPr>
      </w:pPr>
      <w:r w:rsidDel="00000000" w:rsidR="00000000" w:rsidRPr="00000000">
        <w:rPr>
          <w:color w:val="ff0000"/>
          <w:rtl w:val="0"/>
        </w:rPr>
        <w:t xml:space="preserve">Pernyataan: Direktur menetapkan  program Penelitian harus mencerminkan keunggulan Poltek SSN dalam bidang ilmunya dan sejalan dengan visi serta misi Poltek SSN</w:t>
      </w:r>
    </w:p>
    <w:p w:rsidR="00000000" w:rsidDel="00000000" w:rsidP="00000000" w:rsidRDefault="00000000" w:rsidRPr="00000000" w14:paraId="00000612">
      <w:pPr>
        <w:spacing w:before="120" w:line="276" w:lineRule="auto"/>
        <w:ind w:left="1440" w:firstLine="0"/>
        <w:jc w:val="both"/>
        <w:rPr>
          <w:color w:val="ff0000"/>
        </w:rPr>
      </w:pPr>
      <w:r w:rsidDel="00000000" w:rsidR="00000000" w:rsidRPr="00000000">
        <w:rPr>
          <w:color w:val="ff0000"/>
          <w:rtl w:val="0"/>
        </w:rPr>
        <w:t xml:space="preserve">Indikator: Minimal 80% hasil penelitian harus memberikan dampak positif terhadap peningkatan kesejahteraan masyarakat, baik dalam aspek sosial, ekonomi, maupun lingkungan.</w:t>
      </w:r>
    </w:p>
    <w:p w:rsidR="00000000" w:rsidDel="00000000" w:rsidP="00000000" w:rsidRDefault="00000000" w:rsidRPr="00000000" w14:paraId="00000613">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614">
      <w:pPr>
        <w:spacing w:before="120" w:line="276" w:lineRule="auto"/>
        <w:ind w:left="850.3937007874017" w:firstLine="4.6062992125982305"/>
        <w:jc w:val="both"/>
        <w:rPr>
          <w:color w:val="ff0000"/>
        </w:rPr>
      </w:pPr>
      <w:r w:rsidDel="00000000" w:rsidR="00000000" w:rsidRPr="00000000">
        <w:rPr>
          <w:color w:val="ff0000"/>
          <w:rtl w:val="0"/>
        </w:rPr>
        <w:t xml:space="preserve">Pelibatan mahasiswa:</w:t>
      </w:r>
    </w:p>
    <w:p w:rsidR="00000000" w:rsidDel="00000000" w:rsidP="00000000" w:rsidRDefault="00000000" w:rsidRPr="00000000" w14:paraId="00000615">
      <w:pPr>
        <w:spacing w:before="120" w:line="276" w:lineRule="auto"/>
        <w:ind w:left="850.3937007874017" w:firstLine="4.6062992125982305"/>
        <w:jc w:val="both"/>
        <w:rPr>
          <w:color w:val="ff0000"/>
        </w:rPr>
      </w:pPr>
      <w:r w:rsidDel="00000000" w:rsidR="00000000" w:rsidRPr="00000000">
        <w:rPr>
          <w:color w:val="ff0000"/>
          <w:rtl w:val="0"/>
        </w:rPr>
        <w:t xml:space="preserve">Tabel 3.A.2</w:t>
      </w:r>
    </w:p>
    <w:p w:rsidR="00000000" w:rsidDel="00000000" w:rsidP="00000000" w:rsidRDefault="00000000" w:rsidRPr="00000000" w14:paraId="00000616">
      <w:pPr>
        <w:spacing w:before="120" w:line="276" w:lineRule="auto"/>
        <w:ind w:left="850.3937007874017" w:firstLine="4.6062992125982305"/>
        <w:jc w:val="both"/>
        <w:rPr>
          <w:color w:val="ff0000"/>
        </w:rPr>
      </w:pPr>
      <w:r w:rsidDel="00000000" w:rsidR="00000000" w:rsidRPr="00000000">
        <w:rPr>
          <w:color w:val="ff0000"/>
          <w:rtl w:val="0"/>
        </w:rPr>
        <w:t xml:space="preserve">Bagaimana penelitian itu harus sinkron dengan pendidikan itu sendiri, tidak hanya kaitannya dengan lembaga pendidikan tetapi juga mahaisswa</w:t>
      </w:r>
    </w:p>
    <w:p w:rsidR="00000000" w:rsidDel="00000000" w:rsidP="00000000" w:rsidRDefault="00000000" w:rsidRPr="00000000" w14:paraId="00000617">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618">
      <w:pPr>
        <w:numPr>
          <w:ilvl w:val="0"/>
          <w:numId w:val="69"/>
        </w:numPr>
        <w:spacing w:before="120" w:line="276" w:lineRule="auto"/>
        <w:ind w:left="1440" w:hanging="360"/>
        <w:jc w:val="both"/>
        <w:rPr>
          <w:color w:val="ff0000"/>
        </w:rPr>
      </w:pPr>
      <w:r w:rsidDel="00000000" w:rsidR="00000000" w:rsidRPr="00000000">
        <w:rPr>
          <w:color w:val="ff0000"/>
          <w:rtl w:val="0"/>
        </w:rPr>
        <w:t xml:space="preserve">Pernyataan: Direktur menetapkan  Penelitian dilakukan oleh: a) dosen; b) dosen bersama mahasiswa; dan/atau c) mahasiswa dengan bimbingan dosen</w:t>
      </w:r>
    </w:p>
    <w:p w:rsidR="00000000" w:rsidDel="00000000" w:rsidP="00000000" w:rsidRDefault="00000000" w:rsidRPr="00000000" w14:paraId="00000619">
      <w:pPr>
        <w:spacing w:before="120" w:line="276" w:lineRule="auto"/>
        <w:ind w:left="1440" w:firstLine="0"/>
        <w:jc w:val="both"/>
        <w:rPr>
          <w:color w:val="ff0000"/>
        </w:rPr>
      </w:pPr>
      <w:r w:rsidDel="00000000" w:rsidR="00000000" w:rsidRPr="00000000">
        <w:rPr>
          <w:color w:val="ff0000"/>
          <w:rtl w:val="0"/>
        </w:rPr>
        <w:t xml:space="preserve">Indikator: Persentase keterlibatan mahasiswa dalam Penelitian minimal 25% dari judul Penelitian yang dilaksanakan</w:t>
      </w:r>
    </w:p>
    <w:p w:rsidR="00000000" w:rsidDel="00000000" w:rsidP="00000000" w:rsidRDefault="00000000" w:rsidRPr="00000000" w14:paraId="0000061A">
      <w:pPr>
        <w:numPr>
          <w:ilvl w:val="0"/>
          <w:numId w:val="69"/>
        </w:numPr>
        <w:spacing w:before="120" w:line="276" w:lineRule="auto"/>
        <w:ind w:left="1440" w:hanging="360"/>
        <w:jc w:val="both"/>
        <w:rPr>
          <w:color w:val="ff0000"/>
        </w:rPr>
      </w:pPr>
      <w:r w:rsidDel="00000000" w:rsidR="00000000" w:rsidRPr="00000000">
        <w:rPr>
          <w:color w:val="ff0000"/>
          <w:rtl w:val="0"/>
        </w:rPr>
        <w:t xml:space="preserve">Pernyataan: Direktur menetapkan  kegiatan Penelitian yang dilakukan oleh mahasiswa sebagai salah satu dari bentuk Pembelajaran harus diarahkan untuk memenuhi capaian Pembelajaran lulusan dan ketentuan peraturan di Direktur</w:t>
      </w:r>
    </w:p>
    <w:p w:rsidR="00000000" w:rsidDel="00000000" w:rsidP="00000000" w:rsidRDefault="00000000" w:rsidRPr="00000000" w14:paraId="0000061B">
      <w:pPr>
        <w:spacing w:before="120" w:line="276" w:lineRule="auto"/>
        <w:ind w:left="1440" w:firstLine="0"/>
        <w:jc w:val="both"/>
        <w:rPr>
          <w:color w:val="ff0000"/>
        </w:rPr>
      </w:pPr>
      <w:r w:rsidDel="00000000" w:rsidR="00000000" w:rsidRPr="00000000">
        <w:rPr>
          <w:color w:val="ff0000"/>
          <w:rtl w:val="0"/>
        </w:rPr>
        <w:t xml:space="preserve">Indikator: Setiap program studi melaksanakan minimal satu kegiatan Penelitian untuk mendukung terpenuhinya capaian pembelajaran lulusan.</w:t>
      </w:r>
    </w:p>
    <w:p w:rsidR="00000000" w:rsidDel="00000000" w:rsidP="00000000" w:rsidRDefault="00000000" w:rsidRPr="00000000" w14:paraId="0000061C">
      <w:pPr>
        <w:numPr>
          <w:ilvl w:val="0"/>
          <w:numId w:val="69"/>
        </w:numPr>
        <w:spacing w:before="120" w:line="276" w:lineRule="auto"/>
        <w:ind w:left="1440" w:hanging="360"/>
        <w:jc w:val="both"/>
        <w:rPr>
          <w:color w:val="ff0000"/>
        </w:rPr>
      </w:pPr>
      <w:r w:rsidDel="00000000" w:rsidR="00000000" w:rsidRPr="00000000">
        <w:rPr>
          <w:color w:val="ff0000"/>
          <w:rtl w:val="0"/>
        </w:rPr>
        <w:t xml:space="preserve">Pernyataan: Direktur menetapkan  kegiatan Penelitian yang dilakukan oleh mahasiswa dibawah bimbingan dosen dinyatakan dalam besaran Satuan Kredit Semester (SKS).</w:t>
      </w:r>
    </w:p>
    <w:p w:rsidR="00000000" w:rsidDel="00000000" w:rsidP="00000000" w:rsidRDefault="00000000" w:rsidRPr="00000000" w14:paraId="0000061D">
      <w:pPr>
        <w:spacing w:before="120" w:line="276" w:lineRule="auto"/>
        <w:ind w:left="1440" w:firstLine="0"/>
        <w:jc w:val="both"/>
        <w:rPr>
          <w:color w:val="ff0000"/>
        </w:rPr>
      </w:pPr>
      <w:r w:rsidDel="00000000" w:rsidR="00000000" w:rsidRPr="00000000">
        <w:rPr>
          <w:color w:val="ff0000"/>
          <w:rtl w:val="0"/>
        </w:rPr>
        <w:t xml:space="preserve">Indikator: Ada matakuliah dengan minimal 1 SKS per Program Studi yang berkaitan dengan kegiatan Penelitian.</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61F">
      <w:pPr>
        <w:keepNext w:val="0"/>
        <w:keepLines w:val="0"/>
        <w:pageBreakBefore w:val="0"/>
        <w:widowControl w:val="0"/>
        <w:numPr>
          <w:ilvl w:val="2"/>
          <w:numId w:val="40"/>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perolehan hibah penelitian, kerjasama penelitian, Produk/publikasi baik lingkup lokal, nasional, dan internasional, perolehan HKI, serta keberlanjutan penelitian.</w:t>
      </w:r>
      <w:r w:rsidDel="00000000" w:rsidR="00000000" w:rsidRPr="00000000">
        <w:rPr>
          <w:rtl w:val="0"/>
        </w:rPr>
      </w:r>
    </w:p>
    <w:p w:rsidR="00000000" w:rsidDel="00000000" w:rsidP="00000000" w:rsidRDefault="00000000" w:rsidRPr="00000000" w14:paraId="00000620">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Hibah penelitian:</w:t>
      </w:r>
    </w:p>
    <w:p w:rsidR="00000000" w:rsidDel="00000000" w:rsidP="00000000" w:rsidRDefault="00000000" w:rsidRPr="00000000" w14:paraId="00000621">
      <w:pPr>
        <w:spacing w:before="120" w:line="276" w:lineRule="auto"/>
        <w:ind w:left="850.3937007874017" w:firstLine="4.6062992125982305"/>
        <w:jc w:val="both"/>
        <w:rPr>
          <w:color w:val="ff0000"/>
        </w:rPr>
      </w:pPr>
      <w:r w:rsidDel="00000000" w:rsidR="00000000" w:rsidRPr="00000000">
        <w:rPr>
          <w:color w:val="ff0000"/>
          <w:rtl w:val="0"/>
        </w:rPr>
        <w:t xml:space="preserve">Tabel 3.A.2</w:t>
      </w:r>
    </w:p>
    <w:p w:rsidR="00000000" w:rsidDel="00000000" w:rsidP="00000000" w:rsidRDefault="00000000" w:rsidRPr="00000000" w14:paraId="00000622">
      <w:pPr>
        <w:spacing w:before="120" w:line="276" w:lineRule="auto"/>
        <w:ind w:left="850.3937007874017" w:firstLine="4.6062992125982305"/>
        <w:jc w:val="both"/>
        <w:rPr>
          <w:color w:val="ff0000"/>
        </w:rPr>
      </w:pPr>
      <w:r w:rsidDel="00000000" w:rsidR="00000000" w:rsidRPr="00000000">
        <w:rPr>
          <w:color w:val="ff0000"/>
          <w:rtl w:val="0"/>
        </w:rPr>
        <w:t xml:space="preserve">Sumber hibah, apakah internal atau eksternal</w:t>
      </w:r>
    </w:p>
    <w:p w:rsidR="00000000" w:rsidDel="00000000" w:rsidP="00000000" w:rsidRDefault="00000000" w:rsidRPr="00000000" w14:paraId="00000623">
      <w:pPr>
        <w:spacing w:before="120" w:line="276" w:lineRule="auto"/>
        <w:ind w:left="850.3937007874017" w:firstLine="4.6062992125982305"/>
        <w:jc w:val="both"/>
        <w:rPr>
          <w:color w:val="ff0000"/>
        </w:rPr>
      </w:pPr>
      <w:r w:rsidDel="00000000" w:rsidR="00000000" w:rsidRPr="00000000">
        <w:rPr>
          <w:color w:val="ff0000"/>
          <w:rtl w:val="0"/>
        </w:rPr>
        <w:t xml:space="preserve">Pengumuman, kontrak, laporan lit, diseminasi smua disajikan</w:t>
      </w:r>
    </w:p>
    <w:p w:rsidR="00000000" w:rsidDel="00000000" w:rsidP="00000000" w:rsidRDefault="00000000" w:rsidRPr="00000000" w14:paraId="00000624">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625">
      <w:pPr>
        <w:numPr>
          <w:ilvl w:val="0"/>
          <w:numId w:val="68"/>
        </w:numPr>
        <w:spacing w:line="276" w:lineRule="auto"/>
        <w:ind w:left="1440" w:hanging="360"/>
        <w:jc w:val="both"/>
        <w:rPr>
          <w:color w:val="ff0000"/>
        </w:rPr>
      </w:pPr>
      <w:r w:rsidDel="00000000" w:rsidR="00000000" w:rsidRPr="00000000">
        <w:rPr>
          <w:color w:val="ff0000"/>
          <w:rtl w:val="0"/>
        </w:rPr>
        <w:t xml:space="preserve">Pernyataan: Direktur menjamin alokasi dana yang memadai, transparan, dan dapat dipertanggungjawabkan untuk mendukung kegiatan penelitian setiap tahun sesuai kebutuhan dan prioritas program.</w:t>
      </w:r>
    </w:p>
    <w:p w:rsidR="00000000" w:rsidDel="00000000" w:rsidP="00000000" w:rsidRDefault="00000000" w:rsidRPr="00000000" w14:paraId="00000626">
      <w:pPr>
        <w:numPr>
          <w:ilvl w:val="0"/>
          <w:numId w:val="68"/>
        </w:numPr>
        <w:spacing w:line="276" w:lineRule="auto"/>
        <w:ind w:left="1440" w:hanging="360"/>
        <w:jc w:val="both"/>
        <w:rPr>
          <w:color w:val="ff0000"/>
        </w:rPr>
      </w:pPr>
      <w:r w:rsidDel="00000000" w:rsidR="00000000" w:rsidRPr="00000000">
        <w:rPr>
          <w:color w:val="ff0000"/>
          <w:rtl w:val="0"/>
        </w:rPr>
        <w:t xml:space="preserve">Indikator: Rata-rata alokasi dana penelitian minimal Rp10.000.000 per dosen per tahun, dengan laporan realisasi penggunaan dana yang terdokumentasi dan dapat diakses secara transparan setiap akhir tahun anggaran.</w:t>
      </w:r>
    </w:p>
    <w:p w:rsidR="00000000" w:rsidDel="00000000" w:rsidP="00000000" w:rsidRDefault="00000000" w:rsidRPr="00000000" w14:paraId="00000627">
      <w:pPr>
        <w:spacing w:before="120" w:line="276" w:lineRule="auto"/>
        <w:ind w:left="850.3937007874017" w:firstLine="4.6062992125982305"/>
        <w:jc w:val="both"/>
        <w:rPr/>
      </w:pPr>
      <w:r w:rsidDel="00000000" w:rsidR="00000000" w:rsidRPr="00000000">
        <w:rPr>
          <w:rtl w:val="0"/>
        </w:rPr>
        <w:t xml:space="preserve">Penelitian pada PoltekSSN menganut asas keterbukaan dalam penyelesaian masalah terbuka yang ada. Dalam pelaksanaannya, penelitian membutuhkan sumber pembiayaan yang lebih luas. Beberapa hibah didapatkan dengan memanfaatkan platform penawaran hibah internasional maupun nasional hingga pemanfaatan sumber anggaran yang bersumber dari kerjasama. Beberapa diantaranya antara lain</w:t>
      </w:r>
    </w:p>
    <w:p w:rsidR="00000000" w:rsidDel="00000000" w:rsidP="00000000" w:rsidRDefault="00000000" w:rsidRPr="00000000" w14:paraId="00000628">
      <w:pPr>
        <w:numPr>
          <w:ilvl w:val="0"/>
          <w:numId w:val="15"/>
        </w:numPr>
        <w:spacing w:before="120" w:line="276" w:lineRule="auto"/>
        <w:ind w:left="1440" w:hanging="360"/>
        <w:jc w:val="both"/>
        <w:rPr>
          <w:u w:val="none"/>
        </w:rPr>
      </w:pPr>
      <w:r w:rsidDel="00000000" w:rsidR="00000000" w:rsidRPr="00000000">
        <w:rPr>
          <w:i w:val="1"/>
          <w:iCs w:val="1"/>
          <w:rtl w:val="0"/>
        </w:rPr>
        <w:t xml:space="preserve">Research Grand</w:t>
      </w:r>
      <w:r w:rsidDel="00000000" w:rsidR="00000000" w:rsidRPr="00000000">
        <w:rPr>
          <w:rtl w:val="0"/>
        </w:rPr>
        <w:t xml:space="preserve"> Bank Indonesia</w:t>
      </w:r>
    </w:p>
    <w:p w:rsidR="00000000" w:rsidDel="00000000" w:rsidP="00000000" w:rsidRDefault="00000000" w:rsidRPr="00000000" w14:paraId="00000629">
      <w:pPr>
        <w:spacing w:before="120" w:line="276" w:lineRule="auto"/>
        <w:ind w:left="850.3937007874017" w:firstLine="4.6062992125982305"/>
        <w:jc w:val="both"/>
        <w:rPr/>
      </w:pPr>
      <w:r w:rsidDel="00000000" w:rsidR="00000000" w:rsidRPr="00000000">
        <w:rPr>
          <w:rtl w:val="0"/>
        </w:rPr>
        <w:t xml:space="preserve">Bank Indonesia mempunyai skema hibah riset untuk mendanai penelitian strategis maupun pengembangan model bedasarkan topik yang ditentukan setiap tahunnya. Pada tahun 2023 terdapat pengumuman melalui </w:t>
      </w:r>
      <w:r w:rsidDel="00000000" w:rsidR="00000000" w:rsidRPr="00000000">
        <w:rPr>
          <w:highlight w:val="yellow"/>
          <w:rtl w:val="0"/>
        </w:rPr>
        <w:t xml:space="preserve">laman </w:t>
      </w:r>
      <w:hyperlink r:id="rId23">
        <w:r w:rsidDel="00000000" w:rsidR="00000000" w:rsidRPr="00000000">
          <w:rPr>
            <w:color w:val="1155cc"/>
            <w:highlight w:val="yellow"/>
            <w:u w:val="single"/>
            <w:rtl w:val="0"/>
          </w:rPr>
          <w:t xml:space="preserve">web</w:t>
        </w:r>
      </w:hyperlink>
      <w:r w:rsidDel="00000000" w:rsidR="00000000" w:rsidRPr="00000000">
        <w:rPr>
          <w:highlight w:val="yellow"/>
          <w:rtl w:val="0"/>
        </w:rPr>
        <w:t xml:space="preserve"> dan flyer </w:t>
      </w:r>
      <w:r w:rsidDel="00000000" w:rsidR="00000000" w:rsidRPr="00000000">
        <w:rPr>
          <w:rtl w:val="0"/>
        </w:rPr>
        <w:t xml:space="preserve">, selanjutnya ditindaklanjuti dengan pembuatan tim yang diketuai Dr. Amirrudin dengan melakukan pengunggahan beberapa dokumen berupa proposal dan executive summary hingga biadota tim pada</w:t>
      </w:r>
      <w:r w:rsidDel="00000000" w:rsidR="00000000" w:rsidRPr="00000000">
        <w:rPr>
          <w:highlight w:val="yellow"/>
          <w:rtl w:val="0"/>
        </w:rPr>
        <w:t xml:space="preserve"> laman web</w:t>
      </w:r>
      <w:r w:rsidDel="00000000" w:rsidR="00000000" w:rsidRPr="00000000">
        <w:rPr>
          <w:rtl w:val="0"/>
        </w:rPr>
        <w:t xml:space="preserve">. Seleksi dilakukan bertahap antara lain 64 besar hingga 24 besar dan diakhiri dengan pengumuman pemenang pada halaman </w:t>
      </w:r>
      <w:hyperlink r:id="rId24">
        <w:r w:rsidDel="00000000" w:rsidR="00000000" w:rsidRPr="00000000">
          <w:rPr>
            <w:color w:val="1155cc"/>
            <w:u w:val="single"/>
            <w:rtl w:val="0"/>
          </w:rPr>
          <w:t xml:space="preserve">resmi</w:t>
        </w:r>
      </w:hyperlink>
      <w:r w:rsidDel="00000000" w:rsidR="00000000" w:rsidRPr="00000000">
        <w:rPr>
          <w:rtl w:val="0"/>
        </w:rPr>
        <w:t xml:space="preserve">. Seluruh pendanaan dituangkan dalam </w:t>
      </w:r>
      <w:r w:rsidDel="00000000" w:rsidR="00000000" w:rsidRPr="00000000">
        <w:rPr>
          <w:highlight w:val="yellow"/>
          <w:rtl w:val="0"/>
        </w:rPr>
        <w:t xml:space="preserve">PKS </w:t>
      </w:r>
      <w:r w:rsidDel="00000000" w:rsidR="00000000" w:rsidRPr="00000000">
        <w:rPr>
          <w:rtl w:val="0"/>
        </w:rPr>
        <w:t xml:space="preserve">antara BI diwakili BI Institute dengan ketua Tim Peneliti. Besaran anggaran yang didapatkan adalah Rp. 200.000.000 juta rupiah dibagi menjadi 3 termin pembayaran dengan persyaratan tertuang pada </w:t>
      </w:r>
      <w:r w:rsidDel="00000000" w:rsidR="00000000" w:rsidRPr="00000000">
        <w:rPr>
          <w:highlight w:val="yellow"/>
          <w:rtl w:val="0"/>
        </w:rPr>
        <w:t xml:space="preserve">PKS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2A">
      <w:pPr>
        <w:spacing w:before="120" w:line="276" w:lineRule="auto"/>
        <w:ind w:left="850.3937007874017" w:firstLine="4.6062992125982305"/>
        <w:jc w:val="both"/>
        <w:rPr>
          <w:color w:val="ff0000"/>
          <w:u w:val="single"/>
        </w:rPr>
      </w:pPr>
      <w:commentRangeStart w:id="5"/>
      <w:commentRangeStart w:id="6"/>
      <w:r w:rsidDel="00000000" w:rsidR="00000000" w:rsidRPr="00000000">
        <w:rPr>
          <w:color w:val="ff0000"/>
          <w:u w:val="single"/>
          <w:rtl w:val="0"/>
        </w:rPr>
        <w:t xml:space="preserve">Kerja sama penelitian:</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62B">
      <w:pPr>
        <w:spacing w:before="120" w:line="276" w:lineRule="auto"/>
        <w:ind w:left="850.3937007874017" w:firstLine="4.6062992125982305"/>
        <w:jc w:val="both"/>
        <w:rPr>
          <w:color w:val="ff0000"/>
          <w:sz w:val="20"/>
          <w:szCs w:val="20"/>
        </w:rPr>
      </w:pPr>
      <w:r w:rsidDel="00000000" w:rsidR="00000000" w:rsidRPr="00000000">
        <w:rPr>
          <w:color w:val="ff0000"/>
          <w:rtl w:val="0"/>
        </w:rPr>
        <w:t xml:space="preserve">Kerjasama PSSN di lingkup lokal dengan </w:t>
      </w:r>
      <w:r w:rsidDel="00000000" w:rsidR="00000000" w:rsidRPr="00000000">
        <w:rPr>
          <w:color w:val="ff0000"/>
          <w:sz w:val="20"/>
          <w:szCs w:val="20"/>
          <w:rtl w:val="0"/>
        </w:rPr>
        <w:t xml:space="preserve">Diskominfo Kab. Bogor</w:t>
      </w:r>
    </w:p>
    <w:p w:rsidR="00000000" w:rsidDel="00000000" w:rsidP="00000000" w:rsidRDefault="00000000" w:rsidRPr="00000000" w14:paraId="0000062C">
      <w:pPr>
        <w:spacing w:before="120" w:line="276" w:lineRule="auto"/>
        <w:ind w:left="850.3937007874017" w:firstLine="0"/>
        <w:jc w:val="both"/>
        <w:rPr>
          <w:color w:val="ff0000"/>
          <w:sz w:val="20"/>
          <w:szCs w:val="20"/>
        </w:rPr>
      </w:pPr>
      <w:r w:rsidDel="00000000" w:rsidR="00000000" w:rsidRPr="00000000">
        <w:rPr>
          <w:color w:val="351c75"/>
          <w:rtl w:val="0"/>
        </w:rPr>
        <w:t xml:space="preserve">Poltek SSN melakukan penelitian yang tidak hanya selaras dengan BSSN sebagai pemangku kepentingan namun juga berorientasi pada kebutuhan masyarakat, khususnya dalam bidang keamanan siber dan sandi. Hal ini diwujudkan melalui kerja sama penelitian. Poltek SSN mengupayakan untuk meningkatkan kerjasama penelitian dengan akademisi lain, institusi pemerintah, lembaga penelitian, maupun sektor industri baik skala nasional maupun internasional. </w:t>
      </w:r>
      <w:r w:rsidDel="00000000" w:rsidR="00000000" w:rsidRPr="00000000">
        <w:rPr>
          <w:rtl w:val="0"/>
        </w:rPr>
      </w:r>
    </w:p>
    <w:p w:rsidR="00000000" w:rsidDel="00000000" w:rsidP="00000000" w:rsidRDefault="00000000" w:rsidRPr="00000000" w14:paraId="0000062D">
      <w:pPr>
        <w:spacing w:before="120" w:line="276" w:lineRule="auto"/>
        <w:ind w:left="850.3937007874017" w:firstLine="4.6062992125982305"/>
        <w:jc w:val="both"/>
        <w:rPr>
          <w:color w:val="ff0000"/>
        </w:rPr>
      </w:pPr>
      <w:r w:rsidDel="00000000" w:rsidR="00000000" w:rsidRPr="00000000">
        <w:rPr>
          <w:color w:val="ff0000"/>
          <w:rtl w:val="0"/>
        </w:rPr>
        <w:t xml:space="preserve">Tabel 3.C.1</w:t>
      </w:r>
    </w:p>
    <w:p w:rsidR="00000000" w:rsidDel="00000000" w:rsidP="00000000" w:rsidRDefault="00000000" w:rsidRPr="00000000" w14:paraId="0000062E">
      <w:pPr>
        <w:spacing w:before="120" w:line="276" w:lineRule="auto"/>
        <w:ind w:left="850.3937007874017" w:firstLine="4.6062992125982305"/>
        <w:jc w:val="both"/>
        <w:rPr>
          <w:color w:val="ff0000"/>
        </w:rPr>
      </w:pPr>
      <w:r w:rsidDel="00000000" w:rsidR="00000000" w:rsidRPr="00000000">
        <w:rPr>
          <w:color w:val="ff0000"/>
          <w:rtl w:val="0"/>
        </w:rPr>
        <w:t xml:space="preserve">Tidak hanya MoU tetapi sampai pada PKS dan lampirkan semua bukti baik administrasi persuratan maupun bukti dokumentasi dari kerja sama itu sendiri.</w:t>
      </w:r>
    </w:p>
    <w:p w:rsidR="00000000" w:rsidDel="00000000" w:rsidP="00000000" w:rsidRDefault="00000000" w:rsidRPr="00000000" w14:paraId="0000062F">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630">
      <w:pPr>
        <w:numPr>
          <w:ilvl w:val="0"/>
          <w:numId w:val="8"/>
        </w:numPr>
        <w:spacing w:before="120" w:line="276" w:lineRule="auto"/>
        <w:ind w:left="1440" w:hanging="360"/>
        <w:jc w:val="both"/>
        <w:rPr>
          <w:color w:val="ff0000"/>
        </w:rPr>
      </w:pPr>
      <w:r w:rsidDel="00000000" w:rsidR="00000000" w:rsidRPr="00000000">
        <w:rPr>
          <w:color w:val="ff0000"/>
          <w:rtl w:val="0"/>
        </w:rPr>
        <w:t xml:space="preserve">Pernyataan: Direktur menetapkan  setiap program Penelitian wajib melibatkan mitra kerja sama, baik dari sektor pemerintah, swasta, maupun komunitas, untuk meningkatkan efektivitas dan dampaknya</w:t>
      </w:r>
    </w:p>
    <w:p w:rsidR="00000000" w:rsidDel="00000000" w:rsidP="00000000" w:rsidRDefault="00000000" w:rsidRPr="00000000" w14:paraId="00000631">
      <w:pPr>
        <w:spacing w:before="120" w:line="276" w:lineRule="auto"/>
        <w:ind w:left="1440" w:firstLine="0"/>
        <w:jc w:val="both"/>
        <w:rPr>
          <w:color w:val="ff0000"/>
        </w:rPr>
      </w:pPr>
      <w:r w:rsidDel="00000000" w:rsidR="00000000" w:rsidRPr="00000000">
        <w:rPr>
          <w:color w:val="ff0000"/>
          <w:rtl w:val="0"/>
        </w:rPr>
        <w:t xml:space="preserve">Indikator: Minimal 1 mitra kerja sama harus dilibatkan dalam setiap program penelitian untuk meningkatkan efektivitas dan dampaknya.</w:t>
      </w:r>
    </w:p>
    <w:p w:rsidR="00000000" w:rsidDel="00000000" w:rsidP="00000000" w:rsidRDefault="00000000" w:rsidRPr="00000000" w14:paraId="00000632">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633">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Produk/publikasi (lokal, nasional, dan internasional):</w:t>
      </w:r>
    </w:p>
    <w:p w:rsidR="00000000" w:rsidDel="00000000" w:rsidP="00000000" w:rsidRDefault="00000000" w:rsidRPr="00000000" w14:paraId="00000634">
      <w:pPr>
        <w:spacing w:before="120" w:line="276" w:lineRule="auto"/>
        <w:ind w:left="850.3937007874017" w:firstLine="4.6062992125982305"/>
        <w:jc w:val="both"/>
        <w:rPr>
          <w:color w:val="ff0000"/>
        </w:rPr>
      </w:pPr>
      <w:r w:rsidDel="00000000" w:rsidR="00000000" w:rsidRPr="00000000">
        <w:rPr>
          <w:color w:val="ff0000"/>
          <w:rtl w:val="0"/>
        </w:rPr>
        <w:t xml:space="preserve">Tabel 3.C.2</w:t>
      </w:r>
    </w:p>
    <w:p w:rsidR="00000000" w:rsidDel="00000000" w:rsidP="00000000" w:rsidRDefault="00000000" w:rsidRPr="00000000" w14:paraId="00000635">
      <w:pPr>
        <w:spacing w:before="120" w:line="276" w:lineRule="auto"/>
        <w:ind w:left="850.3937007874017" w:firstLine="4.6062992125982305"/>
        <w:jc w:val="both"/>
        <w:rPr>
          <w:color w:val="ff0000"/>
        </w:rPr>
      </w:pPr>
      <w:r w:rsidDel="00000000" w:rsidR="00000000" w:rsidRPr="00000000">
        <w:rPr>
          <w:color w:val="ff0000"/>
          <w:rtl w:val="0"/>
        </w:rPr>
        <w:t xml:space="preserve">Publikasi dalam jurnal, prosiding, book, book chapter</w:t>
      </w:r>
    </w:p>
    <w:p w:rsidR="00000000" w:rsidDel="00000000" w:rsidP="00000000" w:rsidRDefault="00000000" w:rsidRPr="00000000" w14:paraId="00000636">
      <w:pPr>
        <w:spacing w:before="120" w:line="276" w:lineRule="auto"/>
        <w:ind w:left="850.3937007874017" w:firstLine="4.6062992125982305"/>
        <w:jc w:val="both"/>
        <w:rPr>
          <w:color w:val="ff0000"/>
        </w:rPr>
      </w:pPr>
      <w:r w:rsidDel="00000000" w:rsidR="00000000" w:rsidRPr="00000000">
        <w:rPr>
          <w:color w:val="ff0000"/>
          <w:rtl w:val="0"/>
        </w:rPr>
        <w:t xml:space="preserve">Semakin besar tingkatannya semakin tinggi skornya</w:t>
      </w:r>
    </w:p>
    <w:p w:rsidR="00000000" w:rsidDel="00000000" w:rsidP="00000000" w:rsidRDefault="00000000" w:rsidRPr="00000000" w14:paraId="00000637">
      <w:pPr>
        <w:spacing w:before="120" w:line="276" w:lineRule="auto"/>
        <w:ind w:left="850.3937007874017" w:firstLine="4.6062992125982305"/>
        <w:jc w:val="both"/>
        <w:rPr>
          <w:color w:val="ff0000"/>
        </w:rPr>
      </w:pPr>
      <w:r w:rsidDel="00000000" w:rsidR="00000000" w:rsidRPr="00000000">
        <w:rPr>
          <w:color w:val="ff0000"/>
          <w:rtl w:val="0"/>
        </w:rPr>
        <w:t xml:space="preserve">Tampilkan dalam bentuk tabel dan lampirkan</w:t>
      </w:r>
    </w:p>
    <w:p w:rsidR="00000000" w:rsidDel="00000000" w:rsidP="00000000" w:rsidRDefault="00000000" w:rsidRPr="00000000" w14:paraId="00000638">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639">
      <w:pPr>
        <w:numPr>
          <w:ilvl w:val="0"/>
          <w:numId w:val="72"/>
        </w:numPr>
        <w:spacing w:before="120" w:line="276" w:lineRule="auto"/>
        <w:ind w:left="1440" w:hanging="360"/>
        <w:jc w:val="both"/>
        <w:rPr>
          <w:color w:val="ff0000"/>
        </w:rPr>
      </w:pPr>
      <w:r w:rsidDel="00000000" w:rsidR="00000000" w:rsidRPr="00000000">
        <w:rPr>
          <w:color w:val="ff0000"/>
          <w:rtl w:val="0"/>
        </w:rPr>
        <w:t xml:space="preserve">Pernyatan: Direktur menyediakan sistem berbasis teknologi informasi dan komunikasi yang andal dalam mendokumentasikan, mengevaluasi, melaporkan, dan menyebarluaskan proses serta hasil penelitian.</w:t>
      </w:r>
    </w:p>
    <w:p w:rsidR="00000000" w:rsidDel="00000000" w:rsidP="00000000" w:rsidRDefault="00000000" w:rsidRPr="00000000" w14:paraId="0000063A">
      <w:pPr>
        <w:spacing w:before="120" w:line="276" w:lineRule="auto"/>
        <w:ind w:left="1440" w:firstLine="0"/>
        <w:jc w:val="both"/>
        <w:rPr>
          <w:color w:val="ff0000"/>
        </w:rPr>
      </w:pPr>
      <w:r w:rsidDel="00000000" w:rsidR="00000000" w:rsidRPr="00000000">
        <w:rPr>
          <w:color w:val="ff0000"/>
          <w:rtl w:val="0"/>
        </w:rPr>
        <w:t xml:space="preserve">Indikator: Tersedia sistem berbasis teknologi informasi dan komunikasi dalam mendokumentasikan, mengevaluasi, melaporkan, dan menyebarluaskan hasil penelitian, dengan target minimal 90% kegiatan terdokumentasi dan dapat diakses dalam sistem</w:t>
      </w:r>
    </w:p>
    <w:p w:rsidR="00000000" w:rsidDel="00000000" w:rsidP="00000000" w:rsidRDefault="00000000" w:rsidRPr="00000000" w14:paraId="0000063B">
      <w:pPr>
        <w:numPr>
          <w:ilvl w:val="0"/>
          <w:numId w:val="72"/>
        </w:numPr>
        <w:spacing w:before="120" w:line="276" w:lineRule="auto"/>
        <w:ind w:left="1440" w:hanging="360"/>
        <w:jc w:val="both"/>
        <w:rPr>
          <w:color w:val="ff0000"/>
        </w:rPr>
      </w:pPr>
      <w:r w:rsidDel="00000000" w:rsidR="00000000" w:rsidRPr="00000000">
        <w:rPr>
          <w:color w:val="ff0000"/>
          <w:rtl w:val="0"/>
        </w:rPr>
        <w:t xml:space="preserve">Pernyataan: Direktur memastikan pelaksanaan diseminasi hasil penelitian yang terdokumentasi secara lengkap dan terjadwal berdasarkan dokumen yang mencakup agenda, jadwal, daftar peserta, dan materi yang telah disahkan, paling sedikit satu kali dalam setahun.</w:t>
      </w:r>
    </w:p>
    <w:p w:rsidR="00000000" w:rsidDel="00000000" w:rsidP="00000000" w:rsidRDefault="00000000" w:rsidRPr="00000000" w14:paraId="0000063C">
      <w:pPr>
        <w:spacing w:before="120" w:line="276" w:lineRule="auto"/>
        <w:ind w:left="1440" w:firstLine="0"/>
        <w:jc w:val="both"/>
        <w:rPr>
          <w:color w:val="ff0000"/>
        </w:rPr>
      </w:pPr>
      <w:r w:rsidDel="00000000" w:rsidR="00000000" w:rsidRPr="00000000">
        <w:rPr>
          <w:color w:val="ff0000"/>
          <w:rtl w:val="0"/>
        </w:rPr>
        <w:t xml:space="preserve">Indikator: Agenda kegiatan diseminasi hasil penelitian tersedia dan terdokumentasi minimal satu kali setiap tahun, dengan rincian jadwal, peserta, dan materi yang telah disahkan oleh pimpinan unit terkait.</w:t>
      </w:r>
    </w:p>
    <w:p w:rsidR="00000000" w:rsidDel="00000000" w:rsidP="00000000" w:rsidRDefault="00000000" w:rsidRPr="00000000" w14:paraId="0000063D">
      <w:pPr>
        <w:numPr>
          <w:ilvl w:val="0"/>
          <w:numId w:val="72"/>
        </w:numPr>
        <w:spacing w:before="120" w:line="276" w:lineRule="auto"/>
        <w:ind w:left="1440" w:hanging="360"/>
        <w:jc w:val="both"/>
        <w:rPr>
          <w:color w:val="ff0000"/>
        </w:rPr>
      </w:pPr>
      <w:r w:rsidDel="00000000" w:rsidR="00000000" w:rsidRPr="00000000">
        <w:rPr>
          <w:color w:val="ff0000"/>
          <w:rtl w:val="0"/>
        </w:rPr>
        <w:t xml:space="preserve">Pernyataan: Direktur menetapkan  luaran Penelitian harus terpublikasi dalam jurnal, prosiding, atau platform berbasis lisensi terbuka agar dapat diakses oleh masyarakat luas dan dapat menghasilkan pemanfaatan teknologi tepat guna</w:t>
      </w:r>
    </w:p>
    <w:p w:rsidR="00000000" w:rsidDel="00000000" w:rsidP="00000000" w:rsidRDefault="00000000" w:rsidRPr="00000000" w14:paraId="0000063E">
      <w:pPr>
        <w:spacing w:before="120" w:line="276" w:lineRule="auto"/>
        <w:ind w:left="1440" w:firstLine="0"/>
        <w:jc w:val="both"/>
        <w:rPr>
          <w:color w:val="ff0000"/>
        </w:rPr>
      </w:pPr>
      <w:r w:rsidDel="00000000" w:rsidR="00000000" w:rsidRPr="00000000">
        <w:rPr>
          <w:color w:val="ff0000"/>
          <w:rtl w:val="0"/>
        </w:rPr>
        <w:t xml:space="preserve">Indikator: Minimal 80% program Penelitian yang dilakukan harus menghasilkan luaran yang terpublikasi dalam jurnal, prosiding, atau platform berbasis lisensi terbuka.</w:t>
      </w:r>
    </w:p>
    <w:p w:rsidR="00000000" w:rsidDel="00000000" w:rsidP="00000000" w:rsidRDefault="00000000" w:rsidRPr="00000000" w14:paraId="0000063F">
      <w:pPr>
        <w:spacing w:before="120" w:line="276" w:lineRule="auto"/>
        <w:ind w:left="1440" w:firstLine="0"/>
        <w:jc w:val="both"/>
        <w:rPr>
          <w:color w:val="ff0000"/>
        </w:rPr>
      </w:pPr>
      <w:r w:rsidDel="00000000" w:rsidR="00000000" w:rsidRPr="00000000">
        <w:rPr>
          <w:rtl w:val="0"/>
        </w:rPr>
      </w:r>
    </w:p>
    <w:p w:rsidR="00000000" w:rsidDel="00000000" w:rsidP="00000000" w:rsidRDefault="00000000" w:rsidRPr="00000000" w14:paraId="00000640">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641">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HKI:</w:t>
      </w:r>
    </w:p>
    <w:p w:rsidR="00000000" w:rsidDel="00000000" w:rsidP="00000000" w:rsidRDefault="00000000" w:rsidRPr="00000000" w14:paraId="00000642">
      <w:pPr>
        <w:spacing w:before="120" w:line="276" w:lineRule="auto"/>
        <w:ind w:left="850.3937007874017" w:firstLine="4.6062992125982305"/>
        <w:jc w:val="both"/>
        <w:rPr>
          <w:color w:val="ff0000"/>
        </w:rPr>
      </w:pPr>
      <w:r w:rsidDel="00000000" w:rsidR="00000000" w:rsidRPr="00000000">
        <w:rPr>
          <w:color w:val="ff0000"/>
          <w:rtl w:val="0"/>
        </w:rPr>
        <w:t xml:space="preserve">Tabel 3.C.3</w:t>
      </w:r>
    </w:p>
    <w:p w:rsidR="00000000" w:rsidDel="00000000" w:rsidP="00000000" w:rsidRDefault="00000000" w:rsidRPr="00000000" w14:paraId="00000643">
      <w:pPr>
        <w:spacing w:before="120" w:line="276" w:lineRule="auto"/>
        <w:ind w:left="850.3937007874017" w:firstLine="4.6062992125982305"/>
        <w:jc w:val="both"/>
        <w:rPr>
          <w:color w:val="ff0000"/>
        </w:rPr>
      </w:pPr>
      <w:r w:rsidDel="00000000" w:rsidR="00000000" w:rsidRPr="00000000">
        <w:rPr>
          <w:color w:val="ff0000"/>
          <w:rtl w:val="0"/>
        </w:rPr>
        <w:t xml:space="preserve">Ada hak cipta, paten, dan paten sederhana</w:t>
      </w:r>
    </w:p>
    <w:p w:rsidR="00000000" w:rsidDel="00000000" w:rsidP="00000000" w:rsidRDefault="00000000" w:rsidRPr="00000000" w14:paraId="00000644">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645">
      <w:pPr>
        <w:numPr>
          <w:ilvl w:val="0"/>
          <w:numId w:val="64"/>
        </w:numPr>
        <w:spacing w:before="120" w:line="276" w:lineRule="auto"/>
        <w:ind w:left="1440" w:hanging="360"/>
        <w:jc w:val="both"/>
        <w:rPr>
          <w:color w:val="ff0000"/>
        </w:rPr>
      </w:pPr>
      <w:r w:rsidDel="00000000" w:rsidR="00000000" w:rsidRPr="00000000">
        <w:rPr>
          <w:color w:val="ff0000"/>
          <w:rtl w:val="0"/>
        </w:rPr>
        <w:t xml:space="preserve">Pernyataan: Direktur melakukan pengelolaan dan kepemilikan hak atas kekayaan intelektual atas hasil penelitian sesuai dengan ketentuan peraturan</w:t>
      </w:r>
    </w:p>
    <w:p w:rsidR="00000000" w:rsidDel="00000000" w:rsidP="00000000" w:rsidRDefault="00000000" w:rsidRPr="00000000" w14:paraId="00000646">
      <w:pPr>
        <w:spacing w:before="120" w:line="276" w:lineRule="auto"/>
        <w:ind w:left="1440" w:firstLine="0"/>
        <w:jc w:val="both"/>
        <w:rPr>
          <w:color w:val="ff0000"/>
        </w:rPr>
      </w:pPr>
      <w:r w:rsidDel="00000000" w:rsidR="00000000" w:rsidRPr="00000000">
        <w:rPr>
          <w:color w:val="ff0000"/>
          <w:rtl w:val="0"/>
        </w:rPr>
        <w:t xml:space="preserve">Indikator: Minimal 80% karya ilmiah dan hasil penelitian yang memenuhi syarat diajukan untuk perlindungan hak kekayaan intelektual (HKI) setiap tahun, dengan bukti dokumen pengajuan atau sertifikat HKI.</w:t>
      </w:r>
    </w:p>
    <w:p w:rsidR="00000000" w:rsidDel="00000000" w:rsidP="00000000" w:rsidRDefault="00000000" w:rsidRPr="00000000" w14:paraId="00000647">
      <w:pPr>
        <w:spacing w:before="120" w:line="276" w:lineRule="auto"/>
        <w:ind w:left="1440" w:firstLine="0"/>
        <w:jc w:val="both"/>
        <w:rPr>
          <w:color w:val="ff0000"/>
        </w:rPr>
      </w:pPr>
      <w:r w:rsidDel="00000000" w:rsidR="00000000" w:rsidRPr="00000000">
        <w:rPr>
          <w:rtl w:val="0"/>
        </w:rPr>
      </w:r>
    </w:p>
    <w:p w:rsidR="00000000" w:rsidDel="00000000" w:rsidP="00000000" w:rsidRDefault="00000000" w:rsidRPr="00000000" w14:paraId="00000648">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649">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Keberlanjutan penelitian</w:t>
      </w:r>
    </w:p>
    <w:p w:rsidR="00000000" w:rsidDel="00000000" w:rsidP="00000000" w:rsidRDefault="00000000" w:rsidRPr="00000000" w14:paraId="0000064A">
      <w:pPr>
        <w:spacing w:before="120" w:line="276" w:lineRule="auto"/>
        <w:ind w:left="850.3937007874017" w:firstLine="4.6062992125982305"/>
        <w:jc w:val="both"/>
        <w:rPr>
          <w:color w:val="ff0000"/>
        </w:rPr>
      </w:pPr>
      <w:r w:rsidDel="00000000" w:rsidR="00000000" w:rsidRPr="00000000">
        <w:rPr>
          <w:color w:val="ff0000"/>
          <w:rtl w:val="0"/>
        </w:rPr>
        <w:t xml:space="preserve">Bagaimana penelitian yang ada tetap berkesinabungan untuk mencapai peta jalan penelitian</w:t>
      </w:r>
    </w:p>
    <w:p w:rsidR="00000000" w:rsidDel="00000000" w:rsidP="00000000" w:rsidRDefault="00000000" w:rsidRPr="00000000" w14:paraId="0000064B">
      <w:pPr>
        <w:spacing w:before="120" w:line="276" w:lineRule="auto"/>
        <w:ind w:left="850.3937007874017" w:firstLine="4.6062992125982305"/>
        <w:jc w:val="both"/>
        <w:rPr>
          <w:color w:val="ff0000"/>
        </w:rPr>
      </w:pPr>
      <w:r w:rsidDel="00000000" w:rsidR="00000000" w:rsidRPr="00000000">
        <w:rPr>
          <w:color w:val="ff0000"/>
          <w:rtl w:val="0"/>
        </w:rPr>
        <w:t xml:space="preserve">Penelitian yang memiliki continuity seperti penelitian kerja sama industri hingga outputnya dilampirkan</w:t>
      </w:r>
    </w:p>
    <w:p w:rsidR="00000000" w:rsidDel="00000000" w:rsidP="00000000" w:rsidRDefault="00000000" w:rsidRPr="00000000" w14:paraId="0000064C">
      <w:pPr>
        <w:spacing w:before="120" w:line="276" w:lineRule="auto"/>
        <w:ind w:left="850.3937007874017" w:firstLine="4.6062992125982305"/>
        <w:jc w:val="both"/>
        <w:rPr/>
      </w:pPr>
      <w:r w:rsidDel="00000000" w:rsidR="00000000" w:rsidRPr="00000000">
        <w:rPr>
          <w:rtl w:val="0"/>
        </w:rPr>
      </w:r>
    </w:p>
    <w:p w:rsidR="00000000" w:rsidDel="00000000" w:rsidP="00000000" w:rsidRDefault="00000000" w:rsidRPr="00000000" w14:paraId="0000064D">
      <w:pPr>
        <w:spacing w:before="120" w:line="276" w:lineRule="auto"/>
        <w:ind w:left="708.6614173228347" w:firstLine="0"/>
        <w:jc w:val="both"/>
        <w:rPr>
          <w:color w:val="351c75"/>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650">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Bagian ini berisi penjelasan tentang evaluasi secara berkala mengenai ketercapaian terhadap indikator dan standar yang telah ditetapkan, yang terkait dengan sarana dan prasarana penelitian, pembiayaan penelitian, konsistensi terhadap peta jalan penelitian, kerjasama di bidang penelitian, serta pengembangan DTPR di bidang penelitian yang sesuai kebutuhan masyarakat dan DUDIKA lokal, nasional dan internasional. Bagian ini juga berisi penjelasan tentang faktor pendukung terlampaui/tercapainya standar, dan akar masalah yang menyebabkan tidak tercapainya standar. Tim Penyusun perlu menyampaikan hasil survei kepuasan terhadap layanan penelitian dengan responden dosen.</w:t>
      </w:r>
      <w:r w:rsidDel="00000000" w:rsidR="00000000" w:rsidRPr="00000000">
        <w:rPr>
          <w:rtl w:val="0"/>
        </w:rPr>
      </w:r>
    </w:p>
    <w:p w:rsidR="00000000" w:rsidDel="00000000" w:rsidP="00000000" w:rsidRDefault="00000000" w:rsidRPr="00000000" w14:paraId="00000651">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konsistensi pelaksanaan topik dan pentahapan riset &amp; pengembangan berdasarkan peta jalan riset yang sesuai kebutuhan masyarakat/DUDIKA lokal, nasional dan internasional.</w:t>
      </w:r>
    </w:p>
    <w:p w:rsidR="00000000" w:rsidDel="00000000" w:rsidP="00000000" w:rsidRDefault="00000000" w:rsidRPr="00000000" w14:paraId="00000652">
      <w:pPr>
        <w:spacing w:before="120" w:line="276" w:lineRule="auto"/>
        <w:jc w:val="both"/>
        <w:rPr>
          <w:color w:val="351c75"/>
        </w:rPr>
      </w:pPr>
      <w:r w:rsidDel="00000000" w:rsidR="00000000" w:rsidRPr="00000000">
        <w:rPr>
          <w:rtl w:val="0"/>
        </w:rPr>
      </w:r>
    </w:p>
    <w:tbl>
      <w:tblPr>
        <w:tblStyle w:val="Table29"/>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70"/>
        <w:gridCol w:w="1410"/>
        <w:gridCol w:w="1335"/>
        <w:gridCol w:w="2700"/>
        <w:tblGridChange w:id="0">
          <w:tblGrid>
            <w:gridCol w:w="555"/>
            <w:gridCol w:w="2670"/>
            <w:gridCol w:w="1410"/>
            <w:gridCol w:w="1335"/>
            <w:gridCol w:w="2700"/>
          </w:tblGrid>
        </w:tblGridChange>
      </w:tblGrid>
      <w:tr>
        <w:trPr>
          <w:cantSplit w:val="0"/>
          <w:trHeight w:val="878.93554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rPr>
                <w:color w:val="351c75"/>
              </w:rPr>
            </w:pPr>
            <w:r w:rsidDel="00000000" w:rsidR="00000000" w:rsidRPr="00000000">
              <w:rPr>
                <w:color w:val="351c7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rPr>
                <w:color w:val="351c75"/>
              </w:rPr>
            </w:pPr>
            <w:r w:rsidDel="00000000" w:rsidR="00000000" w:rsidRPr="00000000">
              <w:rPr>
                <w:color w:val="351c75"/>
                <w:rtl w:val="0"/>
              </w:rPr>
              <w:t xml:space="preserve">Realisasi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rPr>
                <w:color w:val="351c75"/>
              </w:rPr>
            </w:pPr>
            <w:r w:rsidDel="00000000" w:rsidR="00000000" w:rsidRPr="00000000">
              <w:rPr>
                <w:color w:val="351c75"/>
                <w:rtl w:val="0"/>
              </w:rPr>
              <w:t xml:space="preserve">Hasil Evaluasi</w:t>
            </w:r>
          </w:p>
          <w:p w:rsidR="00000000" w:rsidDel="00000000" w:rsidP="00000000" w:rsidRDefault="00000000" w:rsidRPr="00000000" w14:paraId="00000658">
            <w:pPr>
              <w:rPr>
                <w:color w:val="351c75"/>
              </w:rPr>
            </w:pPr>
            <w:r w:rsidDel="00000000" w:rsidR="00000000" w:rsidRPr="00000000">
              <w:rPr>
                <w:color w:val="351c75"/>
                <w:rtl w:val="0"/>
              </w:rPr>
              <w:t xml:space="preserve">(Tidak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rPr>
                <w:color w:val="351c75"/>
              </w:rPr>
            </w:pPr>
            <w:r w:rsidDel="00000000" w:rsidR="00000000" w:rsidRPr="00000000">
              <w:rPr>
                <w:color w:val="351c75"/>
                <w:rtl w:val="0"/>
              </w:rPr>
              <w:t xml:space="preserve">Persentase pemenuhan kebutuhan prasarana penelitian (ruang penelitian dan laboratorium penelitian) sesuai kelompok keilmuan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spacing w:line="288" w:lineRule="auto"/>
              <w:rPr>
                <w:color w:val="351c75"/>
              </w:rPr>
            </w:pPr>
            <w:r w:rsidDel="00000000" w:rsidR="00000000" w:rsidRPr="00000000">
              <w:rPr>
                <w:color w:val="351c75"/>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rPr>
                <w:color w:val="351c75"/>
              </w:rPr>
            </w:pPr>
            <w:r w:rsidDel="00000000" w:rsidR="00000000" w:rsidRPr="00000000">
              <w:rPr>
                <w:color w:val="351c75"/>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rPr>
                <w:color w:val="351c75"/>
              </w:rPr>
            </w:pPr>
            <w:r w:rsidDel="00000000" w:rsidR="00000000" w:rsidRPr="00000000">
              <w:rPr>
                <w:color w:val="351c75"/>
                <w:rtl w:val="0"/>
              </w:rPr>
              <w:t xml:space="preserve">Persentase pemenuhan kebutuhan sarana penelitian (perangkat dan instrumen penelitian)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spacing w:line="288" w:lineRule="auto"/>
              <w:rPr>
                <w:color w:val="351c75"/>
              </w:rPr>
            </w:pPr>
            <w:r w:rsidDel="00000000" w:rsidR="00000000" w:rsidRPr="00000000">
              <w:rPr>
                <w:color w:val="351c75"/>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rPr>
                <w:color w:val="ff0000"/>
              </w:rPr>
            </w:pPr>
            <w:r w:rsidDel="00000000" w:rsidR="00000000" w:rsidRPr="00000000">
              <w:rPr>
                <w:color w:val="ff0000"/>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rPr>
                <w:color w:val="ff0000"/>
              </w:rPr>
            </w:pPr>
            <w:r w:rsidDel="00000000" w:rsidR="00000000" w:rsidRPr="00000000">
              <w:rPr>
                <w:color w:val="ff0000"/>
                <w:rtl w:val="0"/>
              </w:rPr>
              <w:t xml:space="preserve">Tercapai /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3">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rPr>
                <w:color w:val="351c75"/>
              </w:rPr>
            </w:pPr>
            <w:r w:rsidDel="00000000" w:rsidR="00000000" w:rsidRPr="00000000">
              <w:rPr>
                <w:color w:val="351c75"/>
                <w:rtl w:val="0"/>
              </w:rPr>
              <w:t xml:space="preserve">Persentase anggaran penelitian tiap tahun terhadap anggaran tridharma 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spacing w:line="288" w:lineRule="auto"/>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rPr>
                <w:color w:val="351c75"/>
              </w:rPr>
            </w:pPr>
            <w:r w:rsidDel="00000000" w:rsidR="00000000" w:rsidRPr="00000000">
              <w:rPr>
                <w:color w:val="351c75"/>
                <w:rtl w:val="0"/>
              </w:rPr>
              <w:t xml:space="preserve">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rPr>
                <w:color w:val="351c75"/>
              </w:rPr>
            </w:pPr>
            <w:r w:rsidDel="00000000" w:rsidR="00000000" w:rsidRPr="00000000">
              <w:rPr>
                <w:color w:val="351c75"/>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8">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rPr>
                <w:color w:val="351c75"/>
              </w:rPr>
            </w:pPr>
            <w:r w:rsidDel="00000000" w:rsidR="00000000" w:rsidRPr="00000000">
              <w:rPr>
                <w:color w:val="351c75"/>
                <w:rtl w:val="0"/>
              </w:rPr>
              <w:t xml:space="preserve">Jumlah kegiatan sosialisasi RIP dan ketersediaan anggaran penelitian Dosen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spacing w:line="288" w:lineRule="auto"/>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rPr>
                <w:color w:val="351c75"/>
              </w:rPr>
            </w:pPr>
            <w:r w:rsidDel="00000000" w:rsidR="00000000" w:rsidRPr="00000000">
              <w:rPr>
                <w:color w:val="351c75"/>
                <w:rtl w:val="0"/>
              </w:rPr>
              <w:t xml:space="preserve">Jumlah penelitian yang dilaksanakan dosen setiap tahun sesuai dengan 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line="288" w:lineRule="auto"/>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rPr>
                <w:color w:val="ff0000"/>
              </w:rPr>
            </w:pPr>
            <w:r w:rsidDel="00000000" w:rsidR="00000000" w:rsidRPr="00000000">
              <w:rPr>
                <w:color w:val="ff0000"/>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rPr>
                <w:color w:val="ff0000"/>
              </w:rPr>
            </w:pPr>
            <w:r w:rsidDel="00000000" w:rsidR="00000000" w:rsidRPr="00000000">
              <w:rPr>
                <w:color w:val="ff0000"/>
                <w:rtl w:val="0"/>
              </w:rPr>
              <w:t xml:space="preserve">Tercapai /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2">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rPr>
                <w:color w:val="351c75"/>
              </w:rPr>
            </w:pPr>
            <w:r w:rsidDel="00000000" w:rsidR="00000000" w:rsidRPr="00000000">
              <w:rPr>
                <w:color w:val="351c75"/>
                <w:rtl w:val="0"/>
              </w:rPr>
              <w:t xml:space="preserve">Persentase kegiatan penelitian dosen dengan DTPR sebagai ketua tim peneliti</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spacing w:line="288" w:lineRule="auto"/>
              <w:rPr>
                <w:color w:val="351c75"/>
              </w:rPr>
            </w:pPr>
            <w:r w:rsidDel="00000000" w:rsidR="00000000" w:rsidRPr="00000000">
              <w:rPr>
                <w:color w:val="351c75"/>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rPr>
                <w:color w:val="351c75"/>
              </w:rPr>
            </w:pPr>
            <w:r w:rsidDel="00000000" w:rsidR="00000000" w:rsidRPr="00000000">
              <w:rPr>
                <w:color w:val="351c75"/>
                <w:rtl w:val="0"/>
              </w:rPr>
              <w:t xml:space="preserve">92,59%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rPr>
                <w:color w:val="351c75"/>
              </w:rPr>
            </w:pPr>
            <w:r w:rsidDel="00000000" w:rsidR="00000000" w:rsidRPr="00000000">
              <w:rPr>
                <w:color w:val="351c75"/>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rPr>
                <w:color w:val="351c75"/>
              </w:rPr>
            </w:pPr>
            <w:r w:rsidDel="00000000" w:rsidR="00000000" w:rsidRPr="00000000">
              <w:rPr>
                <w:color w:val="351c75"/>
                <w:rtl w:val="0"/>
              </w:rPr>
              <w:t xml:space="preserve">Persentase penelitian Dosen berupa pengembangan teknologi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spacing w:line="288" w:lineRule="auto"/>
              <w:rPr>
                <w:color w:val="351c75"/>
              </w:rPr>
            </w:pPr>
            <w:r w:rsidDel="00000000" w:rsidR="00000000" w:rsidRPr="00000000">
              <w:rPr>
                <w:color w:val="351c75"/>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rPr>
                <w:color w:val="351c75"/>
              </w:rPr>
            </w:pPr>
            <w:r w:rsidDel="00000000" w:rsidR="00000000" w:rsidRPr="00000000">
              <w:rPr>
                <w:color w:val="351c75"/>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rPr>
                <w:color w:val="351c75"/>
              </w:rPr>
            </w:pPr>
            <w:r w:rsidDel="00000000" w:rsidR="00000000" w:rsidRPr="00000000">
              <w:rPr>
                <w:color w:val="351c75"/>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rPr>
                <w:color w:val="351c75"/>
              </w:rPr>
            </w:pPr>
            <w:r w:rsidDel="00000000" w:rsidR="00000000" w:rsidRPr="00000000">
              <w:rPr>
                <w:color w:val="351c75"/>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rPr>
                <w:color w:val="351c75"/>
              </w:rPr>
            </w:pPr>
            <w:r w:rsidDel="00000000" w:rsidR="00000000" w:rsidRPr="00000000">
              <w:rPr>
                <w:color w:val="351c75"/>
                <w:rtl w:val="0"/>
              </w:rPr>
              <w:t xml:space="preserve">Persentase penelitian tepat guna berdasarkan jumlah dokumen adopsi hasil penelitian ke DUDIKA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spacing w:line="288" w:lineRule="auto"/>
              <w:rPr>
                <w:color w:val="351c75"/>
              </w:rPr>
            </w:pPr>
            <w:r w:rsidDel="00000000" w:rsidR="00000000" w:rsidRPr="00000000">
              <w:rPr>
                <w:color w:val="351c75"/>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rPr>
                <w:color w:val="ff0000"/>
              </w:rPr>
            </w:pPr>
            <w:r w:rsidDel="00000000" w:rsidR="00000000" w:rsidRPr="00000000">
              <w:rPr>
                <w:color w:val="ff0000"/>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rPr>
                <w:color w:val="ff0000"/>
              </w:rPr>
            </w:pPr>
            <w:r w:rsidDel="00000000" w:rsidR="00000000" w:rsidRPr="00000000">
              <w:rPr>
                <w:color w:val="ff0000"/>
                <w:rtl w:val="0"/>
              </w:rPr>
              <w:t xml:space="preserve">Tidak tercapai</w:t>
            </w:r>
          </w:p>
        </w:tc>
      </w:tr>
    </w:tbl>
    <w:p w:rsidR="00000000" w:rsidDel="00000000" w:rsidP="00000000" w:rsidRDefault="00000000" w:rsidRPr="00000000" w14:paraId="00000681">
      <w:pPr>
        <w:spacing w:before="120" w:line="276" w:lineRule="auto"/>
        <w:jc w:val="both"/>
        <w:rPr>
          <w:color w:val="351c75"/>
        </w:rPr>
      </w:pPr>
      <w:r w:rsidDel="00000000" w:rsidR="00000000" w:rsidRPr="00000000">
        <w:rPr>
          <w:rtl w:val="0"/>
        </w:rPr>
      </w:r>
    </w:p>
    <w:p w:rsidR="00000000" w:rsidDel="00000000" w:rsidP="00000000" w:rsidRDefault="00000000" w:rsidRPr="00000000" w14:paraId="00000682">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pelaksanaan standar dan indikator terkait pendanaan penelitian dan pengembangan seperti hibah penelitian dan pengembangan, kerjasama penelitian, dan lingkupnya baik lokal, nasional, dan internasional.</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color w:val="351c75"/>
        </w:rPr>
      </w:pPr>
      <w:r w:rsidDel="00000000" w:rsidR="00000000" w:rsidRPr="00000000">
        <w:rPr>
          <w:rtl w:val="0"/>
        </w:rPr>
        <w:tab/>
      </w:r>
      <w:r w:rsidDel="00000000" w:rsidR="00000000" w:rsidRPr="00000000">
        <w:rPr>
          <w:rtl w:val="0"/>
        </w:rPr>
      </w:r>
    </w:p>
    <w:tbl>
      <w:tblPr>
        <w:tblStyle w:val="Table30"/>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70"/>
        <w:gridCol w:w="1410"/>
        <w:gridCol w:w="1335"/>
        <w:gridCol w:w="2700"/>
        <w:tblGridChange w:id="0">
          <w:tblGrid>
            <w:gridCol w:w="555"/>
            <w:gridCol w:w="2670"/>
            <w:gridCol w:w="1410"/>
            <w:gridCol w:w="1335"/>
            <w:gridCol w:w="2700"/>
          </w:tblGrid>
        </w:tblGridChange>
      </w:tblGrid>
      <w:tr>
        <w:trPr>
          <w:cantSplit w:val="0"/>
          <w:trHeight w:val="878.93554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rPr>
                <w:color w:val="351c75"/>
              </w:rPr>
            </w:pPr>
            <w:r w:rsidDel="00000000" w:rsidR="00000000" w:rsidRPr="00000000">
              <w:rPr>
                <w:color w:val="351c7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rPr>
                <w:color w:val="351c75"/>
              </w:rPr>
            </w:pPr>
            <w:r w:rsidDel="00000000" w:rsidR="00000000" w:rsidRPr="00000000">
              <w:rPr>
                <w:color w:val="351c75"/>
                <w:rtl w:val="0"/>
              </w:rPr>
              <w:t xml:space="preserve">Realisasi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rPr>
                <w:color w:val="351c75"/>
              </w:rPr>
            </w:pPr>
            <w:r w:rsidDel="00000000" w:rsidR="00000000" w:rsidRPr="00000000">
              <w:rPr>
                <w:color w:val="351c75"/>
                <w:rtl w:val="0"/>
              </w:rPr>
              <w:t xml:space="preserve">Hasil Evaluasi</w:t>
            </w:r>
          </w:p>
          <w:p w:rsidR="00000000" w:rsidDel="00000000" w:rsidP="00000000" w:rsidRDefault="00000000" w:rsidRPr="00000000" w14:paraId="00000689">
            <w:pPr>
              <w:rPr>
                <w:color w:val="351c75"/>
              </w:rPr>
            </w:pPr>
            <w:r w:rsidDel="00000000" w:rsidR="00000000" w:rsidRPr="00000000">
              <w:rPr>
                <w:color w:val="351c75"/>
                <w:rtl w:val="0"/>
              </w:rPr>
              <w:t xml:space="preserve">(Tidak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rPr>
                <w:color w:val="351c75"/>
              </w:rPr>
            </w:pPr>
            <w:r w:rsidDel="00000000" w:rsidR="00000000" w:rsidRPr="00000000">
              <w:rPr>
                <w:color w:val="351c75"/>
                <w:rtl w:val="0"/>
              </w:rPr>
              <w:t xml:space="preserve">Persentase kesesuaian topik penelitian dosen dengan Rencana Induk Penelitian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spacing w:line="288" w:lineRule="auto"/>
              <w:rPr>
                <w:color w:val="351c75"/>
              </w:rPr>
            </w:pPr>
            <w:r w:rsidDel="00000000" w:rsidR="00000000" w:rsidRPr="00000000">
              <w:rPr>
                <w:color w:val="351c75"/>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rPr>
                <w:color w:val="351c75"/>
              </w:rPr>
            </w:pPr>
            <w:r w:rsidDel="00000000" w:rsidR="00000000" w:rsidRPr="00000000">
              <w:rPr>
                <w:color w:val="351c75"/>
                <w:rtl w:val="0"/>
              </w:rPr>
              <w:t xml:space="preserve">100%</w:t>
            </w:r>
          </w:p>
          <w:p w:rsidR="00000000" w:rsidDel="00000000" w:rsidP="00000000" w:rsidRDefault="00000000" w:rsidRPr="00000000" w14:paraId="0000068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rPr>
                <w:color w:val="351c75"/>
              </w:rPr>
            </w:pPr>
            <w:r w:rsidDel="00000000" w:rsidR="00000000" w:rsidRPr="00000000">
              <w:rPr>
                <w:color w:val="351c75"/>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rPr>
                <w:color w:val="351c75"/>
              </w:rPr>
            </w:pPr>
            <w:r w:rsidDel="00000000" w:rsidR="00000000" w:rsidRPr="00000000">
              <w:rPr>
                <w:color w:val="351c75"/>
                <w:rtl w:val="0"/>
              </w:rPr>
              <w:t xml:space="preserve">Persentase keterlibatan mahasiswa dalam kegiatan penelitian Dosen yang sesuai dengan Visi Misi PoltekSSN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spacing w:line="288" w:lineRule="auto"/>
              <w:rPr>
                <w:color w:val="351c75"/>
              </w:rPr>
            </w:pPr>
            <w:r w:rsidDel="00000000" w:rsidR="00000000" w:rsidRPr="00000000">
              <w:rPr>
                <w:color w:val="351c75"/>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rPr/>
            </w:pPr>
            <w:r w:rsidDel="00000000" w:rsidR="00000000" w:rsidRPr="00000000">
              <w:rPr>
                <w:rtl w:val="0"/>
              </w:rPr>
              <w:t xml:space="preserve">85,18%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rPr/>
            </w:pPr>
            <w:r w:rsidDel="00000000" w:rsidR="00000000" w:rsidRPr="00000000">
              <w:rPr>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rPr>
                <w:color w:val="351c75"/>
              </w:rPr>
            </w:pPr>
            <w:r w:rsidDel="00000000" w:rsidR="00000000" w:rsidRPr="00000000">
              <w:rPr>
                <w:color w:val="351c75"/>
                <w:rtl w:val="0"/>
              </w:rPr>
              <w:t xml:space="preserve">Persentase keterlibatan mahasiswa dalam kegiatan penelitian Dosen yang menggunakan lokus untuk memenuhi kebutuhan DUDIKA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spacing w:line="288" w:lineRule="auto"/>
              <w:rPr>
                <w:color w:val="351c75"/>
              </w:rPr>
            </w:pPr>
            <w:r w:rsidDel="00000000" w:rsidR="00000000" w:rsidRPr="00000000">
              <w:rPr>
                <w:color w:val="351c75"/>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rPr>
                <w:color w:val="ff0000"/>
              </w:rPr>
            </w:pPr>
            <w:r w:rsidDel="00000000" w:rsidR="00000000" w:rsidRPr="00000000">
              <w:rPr>
                <w:color w:val="ff0000"/>
                <w:rtl w:val="0"/>
              </w:rPr>
              <w:t xml:space="preserve">xx</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rPr>
                <w:color w:val="ff0000"/>
              </w:rPr>
            </w:pPr>
            <w:r w:rsidDel="00000000" w:rsidR="00000000" w:rsidRPr="00000000">
              <w:rPr>
                <w:color w:val="ff0000"/>
                <w:rtl w:val="0"/>
              </w:rPr>
              <w:t xml:space="preserve">Tercapai/Melampaui</w:t>
            </w:r>
          </w:p>
        </w:tc>
      </w:tr>
    </w:tbl>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69B">
      <w:pPr>
        <w:keepNext w:val="0"/>
        <w:keepLines w:val="0"/>
        <w:pageBreakBefore w:val="0"/>
        <w:widowControl w:val="0"/>
        <w:numPr>
          <w:ilvl w:val="2"/>
          <w:numId w:val="41"/>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pelaksanaan perolehan hibah penelitian, kerjasama penelitian, Produk/publikasi baik lingkup lokal, nasional, dan internasional, perolehan HKI, serta keberlanjutan penelitian.</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color w:val="351c75"/>
        </w:rPr>
      </w:pPr>
      <w:r w:rsidDel="00000000" w:rsidR="00000000" w:rsidRPr="00000000">
        <w:rPr>
          <w:rtl w:val="0"/>
        </w:rPr>
        <w:tab/>
      </w:r>
      <w:r w:rsidDel="00000000" w:rsidR="00000000" w:rsidRPr="00000000">
        <w:rPr>
          <w:rtl w:val="0"/>
        </w:rPr>
      </w:r>
    </w:p>
    <w:tbl>
      <w:tblPr>
        <w:tblStyle w:val="Table31"/>
        <w:tblW w:w="867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670"/>
        <w:gridCol w:w="1410"/>
        <w:gridCol w:w="1335"/>
        <w:gridCol w:w="2700"/>
        <w:tblGridChange w:id="0">
          <w:tblGrid>
            <w:gridCol w:w="555"/>
            <w:gridCol w:w="2670"/>
            <w:gridCol w:w="1410"/>
            <w:gridCol w:w="1335"/>
            <w:gridCol w:w="2700"/>
          </w:tblGrid>
        </w:tblGridChange>
      </w:tblGrid>
      <w:tr>
        <w:trPr>
          <w:cantSplit w:val="0"/>
          <w:trHeight w:val="878.93554687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9D">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rPr>
                <w:color w:val="351c75"/>
              </w:rPr>
            </w:pPr>
            <w:r w:rsidDel="00000000" w:rsidR="00000000" w:rsidRPr="00000000">
              <w:rPr>
                <w:color w:val="351c75"/>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rPr>
                <w:color w:val="351c75"/>
              </w:rPr>
            </w:pPr>
            <w:r w:rsidDel="00000000" w:rsidR="00000000" w:rsidRPr="00000000">
              <w:rPr>
                <w:color w:val="351c75"/>
                <w:rtl w:val="0"/>
              </w:rPr>
              <w:t xml:space="preserve">Realisasi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rPr>
                <w:color w:val="351c75"/>
              </w:rPr>
            </w:pPr>
            <w:r w:rsidDel="00000000" w:rsidR="00000000" w:rsidRPr="00000000">
              <w:rPr>
                <w:color w:val="351c75"/>
                <w:rtl w:val="0"/>
              </w:rPr>
              <w:t xml:space="preserve">Hasil Evaluasi</w:t>
            </w:r>
          </w:p>
          <w:p w:rsidR="00000000" w:rsidDel="00000000" w:rsidP="00000000" w:rsidRDefault="00000000" w:rsidRPr="00000000" w14:paraId="000006A2">
            <w:pPr>
              <w:rPr>
                <w:color w:val="351c75"/>
              </w:rPr>
            </w:pPr>
            <w:r w:rsidDel="00000000" w:rsidR="00000000" w:rsidRPr="00000000">
              <w:rPr>
                <w:color w:val="351c75"/>
                <w:rtl w:val="0"/>
              </w:rPr>
              <w:t xml:space="preserve">(Tidak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3">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rPr>
                <w:color w:val="351c75"/>
              </w:rPr>
            </w:pPr>
            <w:r w:rsidDel="00000000" w:rsidR="00000000" w:rsidRPr="00000000">
              <w:rPr>
                <w:color w:val="351c75"/>
                <w:rtl w:val="0"/>
              </w:rPr>
              <w:t xml:space="preserve">Persentase kegiatan penelitian dosen yang didanai dari hibah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spacing w:line="288" w:lineRule="auto"/>
              <w:rPr>
                <w:color w:val="351c75"/>
              </w:rPr>
            </w:pPr>
            <w:r w:rsidDel="00000000" w:rsidR="00000000" w:rsidRPr="00000000">
              <w:rPr>
                <w:color w:val="351c75"/>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rPr>
                <w:color w:val="ff0000"/>
              </w:rPr>
            </w:pPr>
            <w:r w:rsidDel="00000000" w:rsidR="00000000" w:rsidRPr="00000000">
              <w:rPr>
                <w:color w:val="ff000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rPr>
                <w:color w:val="ff0000"/>
              </w:rPr>
            </w:pPr>
            <w:r w:rsidDel="00000000" w:rsidR="00000000" w:rsidRPr="00000000">
              <w:rPr>
                <w:color w:val="ff0000"/>
                <w:rtl w:val="0"/>
              </w:rPr>
              <w:t xml:space="preserve">Tidak 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8">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rPr>
                <w:color w:val="351c75"/>
              </w:rPr>
            </w:pPr>
            <w:r w:rsidDel="00000000" w:rsidR="00000000" w:rsidRPr="00000000">
              <w:rPr>
                <w:color w:val="351c75"/>
                <w:rtl w:val="0"/>
              </w:rPr>
              <w:t xml:space="preserve">Jumlah Perjanjian Kerjasama (PKS) pada lingkup penelitian Dosen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spacing w:line="288" w:lineRule="auto"/>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rPr/>
            </w:pPr>
            <w:r w:rsidDel="00000000" w:rsidR="00000000" w:rsidRPr="00000000">
              <w:rPr>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D">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rPr>
                <w:color w:val="351c75"/>
              </w:rPr>
            </w:pPr>
            <w:r w:rsidDel="00000000" w:rsidR="00000000" w:rsidRPr="00000000">
              <w:rPr>
                <w:color w:val="351c75"/>
                <w:rtl w:val="0"/>
              </w:rPr>
              <w:t xml:space="preserve">Persentase realisasi kerjasama dalam lingkup penelitian Dosen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spacing w:line="288" w:lineRule="auto"/>
              <w:rPr>
                <w:color w:val="351c75"/>
              </w:rPr>
            </w:pPr>
            <w:r w:rsidDel="00000000" w:rsidR="00000000" w:rsidRPr="00000000">
              <w:rPr>
                <w:color w:val="351c75"/>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rPr>
                <w:color w:val="ff0000"/>
              </w:rPr>
            </w:pPr>
            <w:r w:rsidDel="00000000" w:rsidR="00000000" w:rsidRPr="00000000">
              <w:rPr>
                <w:color w:val="ff000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rPr>
                <w:color w:val="ff0000"/>
              </w:rPr>
            </w:pPr>
            <w:r w:rsidDel="00000000" w:rsidR="00000000" w:rsidRPr="00000000">
              <w:rPr>
                <w:color w:val="ff0000"/>
                <w:rtl w:val="0"/>
              </w:rPr>
              <w:t xml:space="preserve">Tidak 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rPr>
                <w:color w:val="351c75"/>
              </w:rPr>
            </w:pPr>
            <w:r w:rsidDel="00000000" w:rsidR="00000000" w:rsidRPr="00000000">
              <w:rPr>
                <w:color w:val="351c75"/>
                <w:rtl w:val="0"/>
              </w:rPr>
              <w:t xml:space="preserve">Jumlah sertifikat HAKI hasil penelitian dosen yang diperoleh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spacing w:line="288" w:lineRule="auto"/>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rPr>
                <w:color w:val="351c75"/>
              </w:rPr>
            </w:pPr>
            <w:r w:rsidDel="00000000" w:rsidR="00000000" w:rsidRPr="00000000">
              <w:rPr>
                <w:color w:val="351c75"/>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rPr>
                <w:color w:val="351c75"/>
              </w:rPr>
            </w:pPr>
            <w:r w:rsidDel="00000000" w:rsidR="00000000" w:rsidRPr="00000000">
              <w:rPr>
                <w:color w:val="351c75"/>
                <w:rtl w:val="0"/>
              </w:rPr>
              <w:t xml:space="preserve">Persentase jumlah keberlanjutan penelitian dosen berdasarkan topik</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spacing w:line="288" w:lineRule="auto"/>
              <w:rPr>
                <w:color w:val="351c75"/>
              </w:rPr>
            </w:pPr>
            <w:r w:rsidDel="00000000" w:rsidR="00000000" w:rsidRPr="00000000">
              <w:rPr>
                <w:color w:val="351c75"/>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rPr>
                <w:color w:val="351c75"/>
              </w:rPr>
            </w:pPr>
            <w:r w:rsidDel="00000000" w:rsidR="00000000" w:rsidRPr="00000000">
              <w:rPr>
                <w:color w:val="351c75"/>
                <w:rtl w:val="0"/>
              </w:rPr>
              <w:t xml:space="preserve">25,92%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rPr>
                <w:color w:val="351c75"/>
              </w:rPr>
            </w:pPr>
            <w:r w:rsidDel="00000000" w:rsidR="00000000" w:rsidRPr="00000000">
              <w:rPr>
                <w:color w:val="351c75"/>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C">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rPr>
                <w:color w:val="351c75"/>
              </w:rPr>
            </w:pPr>
            <w:r w:rsidDel="00000000" w:rsidR="00000000" w:rsidRPr="00000000">
              <w:rPr>
                <w:color w:val="351c75"/>
                <w:rtl w:val="0"/>
              </w:rPr>
              <w:t xml:space="preserve">Persentase jumlah DTPR yang melakukan publikasi pada lingkup internasional per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spacing w:line="288" w:lineRule="auto"/>
              <w:rPr>
                <w:color w:val="351c75"/>
              </w:rPr>
            </w:pPr>
            <w:r w:rsidDel="00000000" w:rsidR="00000000" w:rsidRPr="00000000">
              <w:rPr>
                <w:color w:val="351c75"/>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rPr>
                <w:color w:val="351c75"/>
              </w:rPr>
            </w:pPr>
            <w:r w:rsidDel="00000000" w:rsidR="00000000" w:rsidRPr="00000000">
              <w:rPr>
                <w:color w:val="351c75"/>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rPr>
                <w:color w:val="351c75"/>
              </w:rPr>
            </w:pPr>
            <w:r w:rsidDel="00000000" w:rsidR="00000000" w:rsidRPr="00000000">
              <w:rPr>
                <w:color w:val="351c75"/>
                <w:rtl w:val="0"/>
              </w:rPr>
              <w:t xml:space="preserve">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rPr>
                <w:color w:val="351c75"/>
              </w:rPr>
            </w:pPr>
            <w:r w:rsidDel="00000000" w:rsidR="00000000" w:rsidRPr="00000000">
              <w:rPr>
                <w:color w:val="351c75"/>
                <w:rtl w:val="0"/>
              </w:rPr>
              <w:t xml:space="preserve">Persentase jumlah DTPR yang melakukan publikasi pada lingkup nasional per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spacing w:line="288" w:lineRule="auto"/>
              <w:rPr>
                <w:color w:val="351c75"/>
              </w:rPr>
            </w:pPr>
            <w:r w:rsidDel="00000000" w:rsidR="00000000" w:rsidRPr="00000000">
              <w:rPr>
                <w:color w:val="351c75"/>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rPr>
                <w:color w:val="351c75"/>
              </w:rPr>
            </w:pPr>
            <w:r w:rsidDel="00000000" w:rsidR="00000000" w:rsidRPr="00000000">
              <w:rPr>
                <w:color w:val="351c75"/>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rPr>
                <w:color w:val="351c75"/>
              </w:rPr>
            </w:pPr>
            <w:r w:rsidDel="00000000" w:rsidR="00000000" w:rsidRPr="00000000">
              <w:rPr>
                <w:color w:val="351c75"/>
                <w:rtl w:val="0"/>
              </w:rPr>
              <w:t xml:space="preserve">Melampaui</w:t>
            </w:r>
          </w:p>
        </w:tc>
      </w:tr>
    </w:tbl>
    <w:p w:rsidR="00000000" w:rsidDel="00000000" w:rsidP="00000000" w:rsidRDefault="00000000" w:rsidRPr="00000000" w14:paraId="000006C6">
      <w:pPr>
        <w:spacing w:before="120" w:line="276" w:lineRule="auto"/>
        <w:jc w:val="both"/>
        <w:rPr/>
      </w:pPr>
      <w:r w:rsidDel="00000000" w:rsidR="00000000" w:rsidRPr="00000000">
        <w:rPr>
          <w:rtl w:val="0"/>
        </w:rPr>
      </w:r>
    </w:p>
    <w:p w:rsidR="00000000" w:rsidDel="00000000" w:rsidP="00000000" w:rsidRDefault="00000000" w:rsidRPr="00000000" w14:paraId="000006C7">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Bagian ini berisi penjelasan tentang tindak lanjut terhadap hasil evaluasi terkait dengan sarana dan prasarana penelitian, pembiayaan penelitian, konsistensi terhadap peta jalan penelitian, kerjasama di bidang penelitian, serta pengembangan DTPR di bidang penelitian yang sesuai dengan kebutuhan masyarakat dan DUDIKA lokal, nasional dan internasional, baik yang sudah terpenuhi maupun yang belum.</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1126" w:right="0" w:firstLine="0"/>
        <w:jc w:val="both"/>
        <w:rPr>
          <w:color w:val="ff0000"/>
        </w:rPr>
      </w:pPr>
      <w:r w:rsidDel="00000000" w:rsidR="00000000" w:rsidRPr="00000000">
        <w:rPr>
          <w:color w:val="ff0000"/>
          <w:rtl w:val="0"/>
        </w:rPr>
        <w:t xml:space="preserve">RAPAT RTM</w:t>
      </w:r>
    </w:p>
    <w:p w:rsidR="00000000" w:rsidDel="00000000" w:rsidP="00000000" w:rsidRDefault="00000000" w:rsidRPr="00000000" w14:paraId="000006C9">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konsistensi pelaksanaan topik dan pentahapan riset &amp; pengembangan berdasarkan peta jalan riset yang sesuai kebutuhan masyarakat/DUDIKA lokal, nasional dan internasional.</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6CB">
      <w:pPr>
        <w:spacing w:before="120" w:line="276" w:lineRule="auto"/>
        <w:jc w:val="both"/>
        <w:rPr>
          <w:color w:val="351c75"/>
        </w:rPr>
      </w:pPr>
      <w:r w:rsidDel="00000000" w:rsidR="00000000" w:rsidRPr="00000000">
        <w:rPr>
          <w:rtl w:val="0"/>
        </w:rPr>
      </w:r>
    </w:p>
    <w:tbl>
      <w:tblPr>
        <w:tblStyle w:val="Table32"/>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090"/>
        <w:gridCol w:w="2715"/>
        <w:gridCol w:w="2175"/>
        <w:tblGridChange w:id="0">
          <w:tblGrid>
            <w:gridCol w:w="555"/>
            <w:gridCol w:w="3090"/>
            <w:gridCol w:w="2715"/>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rPr>
                <w:color w:val="351c75"/>
              </w:rPr>
            </w:pPr>
            <w:r w:rsidDel="00000000" w:rsidR="00000000" w:rsidRPr="00000000">
              <w:rPr>
                <w:color w:val="351c75"/>
                <w:rtl w:val="0"/>
              </w:rPr>
              <w:t xml:space="preserve">Hasil Evaluasi</w:t>
            </w:r>
          </w:p>
          <w:p w:rsidR="00000000" w:rsidDel="00000000" w:rsidP="00000000" w:rsidRDefault="00000000" w:rsidRPr="00000000" w14:paraId="000006CF">
            <w:pPr>
              <w:rPr>
                <w:color w:val="351c75"/>
              </w:rPr>
            </w:pPr>
            <w:r w:rsidDel="00000000" w:rsidR="00000000" w:rsidRPr="00000000">
              <w:rPr>
                <w:color w:val="351c75"/>
                <w:rtl w:val="0"/>
              </w:rPr>
              <w:t xml:space="preserve">(Tidak tercapai, Tercapai, Melampaui)</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rPr>
                <w:color w:val="351c75"/>
              </w:rPr>
            </w:pPr>
            <w:r w:rsidDel="00000000" w:rsidR="00000000" w:rsidRPr="00000000">
              <w:rPr>
                <w:color w:val="351c75"/>
                <w:rtl w:val="0"/>
              </w:rPr>
              <w:t xml:space="preserve">Tindak Lanjut (Tidak tercapai = Rekomendasi mitigasi,</w:t>
            </w:r>
          </w:p>
          <w:p w:rsidR="00000000" w:rsidDel="00000000" w:rsidP="00000000" w:rsidRDefault="00000000" w:rsidRPr="00000000" w14:paraId="000006D1">
            <w:pPr>
              <w:rPr>
                <w:color w:val="351c75"/>
              </w:rPr>
            </w:pPr>
            <w:r w:rsidDel="00000000" w:rsidR="00000000" w:rsidRPr="00000000">
              <w:rPr>
                <w:color w:val="351c75"/>
                <w:rtl w:val="0"/>
              </w:rPr>
              <w:t xml:space="preserve">Tercapai dan Melampaui = Lanjutkan Praktik baik)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rPr>
                <w:i w:val="1"/>
                <w:iCs w:val="1"/>
                <w:color w:val="351c75"/>
              </w:rPr>
            </w:pPr>
            <w:r w:rsidDel="00000000" w:rsidR="00000000" w:rsidRPr="00000000">
              <w:rPr>
                <w:color w:val="351c75"/>
                <w:rtl w:val="0"/>
              </w:rPr>
              <w:t xml:space="preserve">Rata-rata rentang masa tunggu lulusan memperoleh pekerjaan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rPr>
                <w:color w:val="351c75"/>
              </w:rPr>
            </w:pPr>
            <w:r w:rsidDel="00000000" w:rsidR="00000000" w:rsidRPr="00000000">
              <w:rPr>
                <w:color w:val="351c75"/>
                <w:rtl w:val="0"/>
              </w:rPr>
              <w:t xml:space="preserve">Persentase lulusan yang memperoleh pekerjaan pertama pada bidang yang relevan dengan program studi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rPr>
                <w:color w:val="351c75"/>
              </w:rPr>
            </w:pPr>
            <w:r w:rsidDel="00000000" w:rsidR="00000000" w:rsidRPr="00000000">
              <w:rPr>
                <w:rtl w:val="0"/>
              </w:rPr>
            </w:r>
          </w:p>
        </w:tc>
      </w:tr>
    </w:tbl>
    <w:p w:rsidR="00000000" w:rsidDel="00000000" w:rsidP="00000000" w:rsidRDefault="00000000" w:rsidRPr="00000000" w14:paraId="000006DA">
      <w:pPr>
        <w:spacing w:before="120" w:line="276" w:lineRule="auto"/>
        <w:jc w:val="both"/>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color w:val="351c75"/>
        </w:rPr>
      </w:pPr>
      <w:r w:rsidDel="00000000" w:rsidR="00000000" w:rsidRPr="00000000">
        <w:rPr>
          <w:rtl w:val="0"/>
        </w:rPr>
        <w:tab/>
      </w:r>
      <w:r w:rsidDel="00000000" w:rsidR="00000000" w:rsidRPr="00000000">
        <w:rPr>
          <w:rtl w:val="0"/>
        </w:rPr>
      </w:r>
    </w:p>
    <w:tbl>
      <w:tblPr>
        <w:tblStyle w:val="Table33"/>
        <w:tblW w:w="8670.056756522326"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0000000000002"/>
        <w:gridCol w:w="1998.9999999999998"/>
        <w:gridCol w:w="2580.0567565223264"/>
        <w:gridCol w:w="1796.0000000000002"/>
        <w:gridCol w:w="1668.9999999999998"/>
        <w:tblGridChange w:id="0">
          <w:tblGrid>
            <w:gridCol w:w="626.0000000000002"/>
            <w:gridCol w:w="1998.9999999999998"/>
            <w:gridCol w:w="2580.0567565223264"/>
            <w:gridCol w:w="1796.0000000000002"/>
            <w:gridCol w:w="1668.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C">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rPr>
                <w:color w:val="351c75"/>
              </w:rPr>
            </w:pPr>
            <w:r w:rsidDel="00000000" w:rsidR="00000000" w:rsidRPr="00000000">
              <w:rPr>
                <w:color w:val="351c75"/>
                <w:rtl w:val="0"/>
              </w:rPr>
              <w:t xml:space="preserve">Hasil Evaluasi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rPr>
                <w:color w:val="351c75"/>
              </w:rPr>
            </w:pPr>
            <w:r w:rsidDel="00000000" w:rsidR="00000000" w:rsidRPr="00000000">
              <w:rPr>
                <w:color w:val="351c75"/>
                <w:rtl w:val="0"/>
              </w:rPr>
              <w:t xml:space="preserve">Tindaklanjut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rPr>
                <w:color w:val="351c75"/>
              </w:rPr>
            </w:pPr>
            <w:r w:rsidDel="00000000" w:rsidR="00000000" w:rsidRPr="00000000">
              <w:rPr>
                <w:rtl w:val="0"/>
              </w:rPr>
            </w:r>
          </w:p>
        </w:tc>
      </w:tr>
    </w:tbl>
    <w:p w:rsidR="00000000" w:rsidDel="00000000" w:rsidP="00000000" w:rsidRDefault="00000000" w:rsidRPr="00000000" w14:paraId="000006EB">
      <w:pPr>
        <w:spacing w:before="120" w:line="276" w:lineRule="auto"/>
        <w:jc w:val="both"/>
        <w:rPr/>
      </w:pPr>
      <w:r w:rsidDel="00000000" w:rsidR="00000000" w:rsidRPr="00000000">
        <w:rPr>
          <w:rtl w:val="0"/>
        </w:rPr>
      </w:r>
    </w:p>
    <w:p w:rsidR="00000000" w:rsidDel="00000000" w:rsidP="00000000" w:rsidRDefault="00000000" w:rsidRPr="00000000" w14:paraId="000006EC">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pendanaan penelitian dan pengembangan seperti hibah penelitian dan pengembangan, kerjasama penelitian, dan lingkupnya baik lokal, nasional, dan internasional.</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color w:val="351c75"/>
        </w:rPr>
      </w:pPr>
      <w:r w:rsidDel="00000000" w:rsidR="00000000" w:rsidRPr="00000000">
        <w:rPr>
          <w:rtl w:val="0"/>
        </w:rPr>
        <w:tab/>
      </w:r>
      <w:r w:rsidDel="00000000" w:rsidR="00000000" w:rsidRPr="00000000">
        <w:rPr>
          <w:rtl w:val="0"/>
        </w:rPr>
      </w:r>
    </w:p>
    <w:tbl>
      <w:tblPr>
        <w:tblStyle w:val="Table34"/>
        <w:tblW w:w="8670.056756522326"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0000000000002"/>
        <w:gridCol w:w="1998.9999999999998"/>
        <w:gridCol w:w="2580.0567565223264"/>
        <w:gridCol w:w="1796.0000000000002"/>
        <w:gridCol w:w="1668.9999999999998"/>
        <w:tblGridChange w:id="0">
          <w:tblGrid>
            <w:gridCol w:w="626.0000000000002"/>
            <w:gridCol w:w="1998.9999999999998"/>
            <w:gridCol w:w="2580.0567565223264"/>
            <w:gridCol w:w="1796.0000000000002"/>
            <w:gridCol w:w="1668.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rPr>
                <w:color w:val="351c75"/>
              </w:rPr>
            </w:pPr>
            <w:r w:rsidDel="00000000" w:rsidR="00000000" w:rsidRPr="00000000">
              <w:rPr>
                <w:color w:val="351c75"/>
                <w:rtl w:val="0"/>
              </w:rPr>
              <w:t xml:space="preserve">Hasil Evaluasi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rPr>
                <w:color w:val="351c75"/>
              </w:rPr>
            </w:pPr>
            <w:r w:rsidDel="00000000" w:rsidR="00000000" w:rsidRPr="00000000">
              <w:rPr>
                <w:color w:val="351c75"/>
                <w:rtl w:val="0"/>
              </w:rPr>
              <w:t xml:space="preserve">Tindaklanjut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rPr>
                <w:color w:val="351c75"/>
              </w:rPr>
            </w:pPr>
            <w:r w:rsidDel="00000000" w:rsidR="00000000" w:rsidRPr="00000000">
              <w:rPr>
                <w:rtl w:val="0"/>
              </w:rPr>
            </w:r>
          </w:p>
        </w:tc>
      </w:tr>
    </w:tbl>
    <w:p w:rsidR="00000000" w:rsidDel="00000000" w:rsidP="00000000" w:rsidRDefault="00000000" w:rsidRPr="00000000" w14:paraId="000006FD">
      <w:pPr>
        <w:spacing w:before="120" w:line="276" w:lineRule="auto"/>
        <w:jc w:val="both"/>
        <w:rPr/>
      </w:pPr>
      <w:r w:rsidDel="00000000" w:rsidR="00000000" w:rsidRPr="00000000">
        <w:rPr>
          <w:rtl w:val="0"/>
        </w:rPr>
      </w:r>
    </w:p>
    <w:p w:rsidR="00000000" w:rsidDel="00000000" w:rsidP="00000000" w:rsidRDefault="00000000" w:rsidRPr="00000000" w14:paraId="000006FE">
      <w:pPr>
        <w:keepNext w:val="0"/>
        <w:keepLines w:val="0"/>
        <w:pageBreakBefore w:val="0"/>
        <w:widowControl w:val="0"/>
        <w:numPr>
          <w:ilvl w:val="2"/>
          <w:numId w:val="42"/>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pelaksanaan perolehan hibah penelitian, kerjasama penelitian, Produk/publikasi baik lingkup lokal, nasional, dan internasional, perolehan HKI, serta keberlanjutan penelitian.</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color w:val="351c75"/>
        </w:rPr>
      </w:pPr>
      <w:r w:rsidDel="00000000" w:rsidR="00000000" w:rsidRPr="00000000">
        <w:rPr>
          <w:rtl w:val="0"/>
        </w:rPr>
        <w:tab/>
      </w:r>
      <w:r w:rsidDel="00000000" w:rsidR="00000000" w:rsidRPr="00000000">
        <w:rPr>
          <w:rtl w:val="0"/>
        </w:rPr>
      </w:r>
    </w:p>
    <w:tbl>
      <w:tblPr>
        <w:tblStyle w:val="Table35"/>
        <w:tblW w:w="8670.056756522326"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6.0000000000002"/>
        <w:gridCol w:w="1998.9999999999998"/>
        <w:gridCol w:w="2580.0567565223264"/>
        <w:gridCol w:w="1796.0000000000002"/>
        <w:gridCol w:w="1668.9999999999998"/>
        <w:tblGridChange w:id="0">
          <w:tblGrid>
            <w:gridCol w:w="626.0000000000002"/>
            <w:gridCol w:w="1998.9999999999998"/>
            <w:gridCol w:w="2580.0567565223264"/>
            <w:gridCol w:w="1796.0000000000002"/>
            <w:gridCol w:w="1668.99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rPr>
                <w:color w:val="351c75"/>
              </w:rPr>
            </w:pPr>
            <w:r w:rsidDel="00000000" w:rsidR="00000000" w:rsidRPr="00000000">
              <w:rPr>
                <w:color w:val="351c75"/>
                <w:rtl w:val="0"/>
              </w:rPr>
              <w:t xml:space="preserve">Hasil Evaluasi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rPr>
                <w:color w:val="351c75"/>
              </w:rPr>
            </w:pPr>
            <w:r w:rsidDel="00000000" w:rsidR="00000000" w:rsidRPr="00000000">
              <w:rPr>
                <w:color w:val="351c75"/>
                <w:rtl w:val="0"/>
              </w:rPr>
              <w:t xml:space="preserve">Tindaklanjut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rPr>
                <w:color w:val="351c75"/>
              </w:rPr>
            </w:pPr>
            <w:r w:rsidDel="00000000" w:rsidR="00000000" w:rsidRPr="00000000">
              <w:rPr>
                <w:rtl w:val="0"/>
              </w:rPr>
            </w:r>
          </w:p>
        </w:tc>
      </w:tr>
    </w:tbl>
    <w:p w:rsidR="00000000" w:rsidDel="00000000" w:rsidP="00000000" w:rsidRDefault="00000000" w:rsidRPr="00000000" w14:paraId="0000070F">
      <w:pPr>
        <w:spacing w:before="120" w:line="276" w:lineRule="auto"/>
        <w:jc w:val="both"/>
        <w:rPr/>
      </w:pPr>
      <w:r w:rsidDel="00000000" w:rsidR="00000000" w:rsidRPr="00000000">
        <w:rPr>
          <w:rtl w:val="0"/>
        </w:rPr>
      </w:r>
    </w:p>
    <w:p w:rsidR="00000000" w:rsidDel="00000000" w:rsidP="00000000" w:rsidRDefault="00000000" w:rsidRPr="00000000" w14:paraId="00000710">
      <w:pPr>
        <w:keepNext w:val="0"/>
        <w:keepLines w:val="0"/>
        <w:pageBreakBefore w:val="0"/>
        <w:widowControl w:val="0"/>
        <w:numPr>
          <w:ilvl w:val="1"/>
          <w:numId w:val="48"/>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Bagian ini berisi penjelasan tentang peningkatan/optimalisasi terkait dengan keberlanjutan sarana dan prasarana penelitian, pembiayaan penelitian, konsistensi terhadap peta jalan penelitian, kerjasama di bidang penelitian, serta pengembangan DTPR di bidang penelitian, baik yang sudah terpenuhi maupun yang belum.</w:t>
      </w:r>
    </w:p>
    <w:p w:rsidR="00000000" w:rsidDel="00000000" w:rsidP="00000000" w:rsidRDefault="00000000" w:rsidRPr="00000000" w14:paraId="00000711">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sarana dan prasarana penelitian, DTPR, Pembiayaan penelitian , keberlanjutan penelitian dan pengembangan yang konsisten dengan peta jalan sesuai kebutuhan masyarakat/DUDIKA lokal, nasional dan internasional.</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713">
      <w:pPr>
        <w:spacing w:before="120" w:line="276" w:lineRule="auto"/>
        <w:jc w:val="both"/>
        <w:rPr>
          <w:color w:val="351c75"/>
        </w:rPr>
      </w:pPr>
      <w:r w:rsidDel="00000000" w:rsidR="00000000" w:rsidRPr="00000000">
        <w:rPr>
          <w:rtl w:val="0"/>
        </w:rPr>
      </w:r>
    </w:p>
    <w:tbl>
      <w:tblPr>
        <w:tblStyle w:val="Table36"/>
        <w:tblW w:w="853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385"/>
        <w:gridCol w:w="3420"/>
        <w:gridCol w:w="2175"/>
        <w:tblGridChange w:id="0">
          <w:tblGrid>
            <w:gridCol w:w="555"/>
            <w:gridCol w:w="2385"/>
            <w:gridCol w:w="3420"/>
            <w:gridCol w:w="21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rPr>
                <w:color w:val="351c75"/>
              </w:rPr>
            </w:pPr>
            <w:r w:rsidDel="00000000" w:rsidR="00000000" w:rsidRPr="00000000">
              <w:rPr>
                <w:color w:val="351c75"/>
                <w:rtl w:val="0"/>
              </w:rPr>
              <w:t xml:space="preserve">Tindak Lanjut (Rekomendasi mitigasi/Lanjutkan Praktik baik)</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rPr>
                <w:color w:val="351c75"/>
              </w:rPr>
            </w:pPr>
            <w:r w:rsidDel="00000000" w:rsidR="00000000" w:rsidRPr="00000000">
              <w:rPr>
                <w:color w:val="351c75"/>
                <w:rtl w:val="0"/>
              </w:rPr>
              <w:t xml:space="preserve">Strategi Optimalisasi (Uraian mitigasi/uraian ptaktik baik/peningkatan target indikator)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rPr>
                <w:i w:val="1"/>
                <w:iCs w:val="1"/>
                <w:color w:val="351c75"/>
              </w:rPr>
            </w:pPr>
            <w:r w:rsidDel="00000000" w:rsidR="00000000" w:rsidRPr="00000000">
              <w:rPr>
                <w:color w:val="351c75"/>
                <w:rtl w:val="0"/>
              </w:rPr>
              <w:t xml:space="preserve">Rasio dosen tetap terhadap jumlah mahasiswa pada program studi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D">
            <w:pPr>
              <w:rPr>
                <w:color w:val="351c75"/>
              </w:rPr>
            </w:pPr>
            <w:r w:rsidDel="00000000" w:rsidR="00000000" w:rsidRPr="00000000">
              <w:rPr>
                <w:color w:val="351c75"/>
                <w:rtl w:val="0"/>
              </w:rPr>
              <w:t xml:space="preserve">Rata-rata beban kerja dosen tiap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rPr>
                <w:color w:val="351c75"/>
              </w:rPr>
            </w:pPr>
            <w:r w:rsidDel="00000000" w:rsidR="00000000" w:rsidRPr="00000000">
              <w:rPr>
                <w:color w:val="351c75"/>
                <w:rtl w:val="0"/>
              </w:rPr>
              <w:t xml:space="preserve">Jumlah dosen berkualifikasi pendidikan doktor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rPr>
                <w:color w:val="351c75"/>
              </w:rPr>
            </w:pPr>
            <w:r w:rsidDel="00000000" w:rsidR="00000000" w:rsidRPr="00000000">
              <w:rPr>
                <w:rtl w:val="0"/>
              </w:rPr>
            </w:r>
          </w:p>
        </w:tc>
      </w:tr>
    </w:tbl>
    <w:p w:rsidR="00000000" w:rsidDel="00000000" w:rsidP="00000000" w:rsidRDefault="00000000" w:rsidRPr="00000000" w14:paraId="00000724">
      <w:pPr>
        <w:spacing w:before="120" w:line="276" w:lineRule="auto"/>
        <w:jc w:val="both"/>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726">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variasi sumber-sumber pendanaan penelitian &amp; pengembangan seperti hibah penelitian dan pengembangan, kerjasama penelitian, dan lingkupnya baik lokal, nasional, dan internasional.</w:t>
      </w:r>
    </w:p>
    <w:p w:rsidR="00000000" w:rsidDel="00000000" w:rsidP="00000000" w:rsidRDefault="00000000" w:rsidRPr="00000000" w14:paraId="00000727">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pelaksanaan perolehan hibah penelitian, kerjasama penelitian, Produk/publikasi baik lingkup lokal, nasional, dan internasional, perolehan HKI, serta keberlanjutan penelitian.</w:t>
      </w:r>
    </w:p>
    <w:p w:rsidR="00000000" w:rsidDel="00000000" w:rsidP="00000000" w:rsidRDefault="00000000" w:rsidRPr="00000000" w14:paraId="00000728">
      <w:pPr>
        <w:pStyle w:val="Heading3"/>
        <w:rPr/>
      </w:pPr>
      <w:bookmarkStart w:colFirst="0" w:colLast="0" w:name="_kufgwd4lpaet" w:id="24"/>
      <w:bookmarkEnd w:id="24"/>
      <w:r w:rsidDel="00000000" w:rsidR="00000000" w:rsidRPr="00000000">
        <w:rPr>
          <w:rtl w:val="0"/>
        </w:rPr>
        <w:t xml:space="preserve">C.4 RELEVANSI PENGABDIAN KEPADA MASYARAKAT</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351c7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Kriteria </w:t>
      </w:r>
      <w:r w:rsidDel="00000000" w:rsidR="00000000" w:rsidRPr="00000000">
        <w:rPr>
          <w:color w:val="351c75"/>
          <w:rtl w:val="0"/>
        </w:rPr>
        <w:t xml:space="preserve">relevansi pengabdian kepada masyarakat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berisi penjelasan yang mencakup penetapan, pelaksanaan, evaluasi, pengendalian, dan peningkatan standar pendidikan tinggi dan indikator yang bersesuaian. Standar pendidikan tinggi yang dimaksud adalah standar yang berkaitan dengan sarana dan prasarana PkM, pembiayaan PkM, peta jalan PkM, kerjasama di bidang PkM, serta pengembangan DTPR di bidang PkM.</w:t>
      </w:r>
    </w:p>
    <w:p w:rsidR="00000000" w:rsidDel="00000000" w:rsidP="00000000" w:rsidRDefault="00000000" w:rsidRPr="00000000" w14:paraId="0000072A">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[PENETAPAN] Bagian ini berisi daftar dan penjelasan dokumen kebijakan, standar, dan indikator yang terkait dengan sarana dan prasarana PkM, pembiayaan PkM, peta jalan PkM, kerjasama di bidang PkM, serta pengembangan DTPR di bidang PkM.</w:t>
      </w:r>
    </w:p>
    <w:p w:rsidR="00000000" w:rsidDel="00000000" w:rsidP="00000000" w:rsidRDefault="00000000" w:rsidRPr="00000000" w14:paraId="0000072B">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afterAutospacing="0" w:before="120" w:line="276" w:lineRule="auto"/>
        <w:ind w:left="770" w:right="0" w:hanging="36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terkait sarana dan prasarana PkM, DTPR, dan pembiayaan PkM, dan peta jalan PkM dalam bidang teknologi tepat guna yang diadopsi masyarakat dan berkelanjutan</w:t>
      </w:r>
      <w:r w:rsidDel="00000000" w:rsidR="00000000" w:rsidRPr="00000000">
        <w:rPr>
          <w:color w:val="351c75"/>
          <w:rtl w:val="0"/>
        </w:rPr>
        <w:t xml:space="preserve"> adalah sebagai berikut:</w:t>
      </w:r>
    </w:p>
    <w:p w:rsidR="00000000" w:rsidDel="00000000" w:rsidP="00000000" w:rsidRDefault="00000000" w:rsidRPr="00000000" w14:paraId="0000072C">
      <w:pPr>
        <w:numPr>
          <w:ilvl w:val="0"/>
          <w:numId w:val="2"/>
        </w:numPr>
        <w:spacing w:after="0" w:afterAutospacing="0" w:before="0" w:beforeAutospacing="0" w:line="276" w:lineRule="auto"/>
        <w:ind w:left="1133.858267716535" w:hanging="360"/>
        <w:jc w:val="both"/>
        <w:rPr>
          <w:color w:val="351c75"/>
          <w:u w:val="none"/>
          <w:shd w:fill="fff2cc" w:val="clear"/>
        </w:rPr>
      </w:pPr>
      <w:r w:rsidDel="00000000" w:rsidR="00000000" w:rsidRPr="00000000">
        <w:rPr>
          <w:color w:val="351c75"/>
          <w:shd w:fill="fff2cc" w:val="clear"/>
          <w:rtl w:val="0"/>
        </w:rPr>
        <w:t xml:space="preserve">Kepdir RIPkM PoltekSSN NOMOR 13.1 TAHUN 2022 tentang RENCANA INDUK PENGABDIAN KEPADA MASYARAKAT POLITEKNIK SIBER DAN SANDI NEGARA TAHUN 2022-2026</w:t>
      </w:r>
    </w:p>
    <w:p w:rsidR="00000000" w:rsidDel="00000000" w:rsidP="00000000" w:rsidRDefault="00000000" w:rsidRPr="00000000" w14:paraId="000007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Perdir PoltekSSN No.1 Tahun 2025 tentang Penyelenggaraan Kegiatan Penelitian dan Pengabdian kepada Masyarakat di Lingkungan Politeknik Siber dan Sandi Negara</w:t>
      </w:r>
    </w:p>
    <w:p w:rsidR="00000000" w:rsidDel="00000000" w:rsidP="00000000" w:rsidRDefault="00000000" w:rsidRPr="00000000" w14:paraId="000007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Ketetapan anggaran PkM oleh Bagian keuangan;</w:t>
      </w:r>
    </w:p>
    <w:p w:rsidR="00000000" w:rsidDel="00000000" w:rsidP="00000000" w:rsidRDefault="00000000" w:rsidRPr="00000000" w14:paraId="000007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Daftar inventaris aset PkM yang ditetapkan oleh kapus PPM/Kaprodi.</w:t>
      </w:r>
    </w:p>
    <w:p w:rsidR="00000000" w:rsidDel="00000000" w:rsidP="00000000" w:rsidRDefault="00000000" w:rsidRPr="00000000" w14:paraId="000007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Daftar PKS terkait PkM, </w:t>
      </w:r>
    </w:p>
    <w:p w:rsidR="00000000" w:rsidDel="00000000" w:rsidP="00000000" w:rsidRDefault="00000000" w:rsidRPr="00000000" w14:paraId="000007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highlight w:val="red"/>
        </w:rPr>
      </w:pPr>
      <w:r w:rsidDel="00000000" w:rsidR="00000000" w:rsidRPr="00000000">
        <w:rPr>
          <w:color w:val="351c75"/>
          <w:highlight w:val="red"/>
          <w:rtl w:val="0"/>
        </w:rPr>
        <w:t xml:space="preserve">SP Deseminasi hasil PkM,</w:t>
      </w:r>
      <w:r w:rsidDel="00000000" w:rsidR="00000000" w:rsidRPr="00000000">
        <w:rPr>
          <w:color w:val="351c75"/>
          <w:rtl w:val="0"/>
        </w:rPr>
        <w:t xml:space="preserve"> pindah ke pelaksanaan</w:t>
      </w:r>
    </w:p>
    <w:p w:rsidR="00000000" w:rsidDel="00000000" w:rsidP="00000000" w:rsidRDefault="00000000" w:rsidRPr="00000000" w14:paraId="000007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highlight w:val="red"/>
        </w:rPr>
      </w:pPr>
      <w:r w:rsidDel="00000000" w:rsidR="00000000" w:rsidRPr="00000000">
        <w:rPr>
          <w:color w:val="351c75"/>
          <w:highlight w:val="red"/>
          <w:rtl w:val="0"/>
        </w:rPr>
        <w:t xml:space="preserve">SP/Undangan webinar pengembangan kompetensi di bidang PkM;</w:t>
      </w:r>
    </w:p>
    <w:p w:rsidR="00000000" w:rsidDel="00000000" w:rsidP="00000000" w:rsidRDefault="00000000" w:rsidRPr="00000000" w14:paraId="000007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76" w:lineRule="auto"/>
        <w:ind w:left="1133.858267716535" w:right="0" w:hanging="360"/>
        <w:jc w:val="both"/>
        <w:rPr>
          <w:color w:val="351c75"/>
          <w:highlight w:val="red"/>
        </w:rPr>
      </w:pPr>
      <w:r w:rsidDel="00000000" w:rsidR="00000000" w:rsidRPr="00000000">
        <w:rPr>
          <w:color w:val="351c75"/>
          <w:highlight w:val="red"/>
          <w:rtl w:val="0"/>
        </w:rPr>
        <w:t xml:space="preserve">BA implementasi hasil PKM.</w:t>
      </w:r>
    </w:p>
    <w:p w:rsidR="00000000" w:rsidDel="00000000" w:rsidP="00000000" w:rsidRDefault="00000000" w:rsidRPr="00000000" w14:paraId="00000734">
      <w:pPr>
        <w:spacing w:after="240" w:before="240" w:line="276" w:lineRule="auto"/>
        <w:ind w:left="810" w:firstLine="0"/>
        <w:jc w:val="both"/>
        <w:rPr>
          <w:color w:val="351c75"/>
          <w:shd w:fill="fce5cd" w:val="clear"/>
        </w:rPr>
      </w:pPr>
      <w:r w:rsidDel="00000000" w:rsidR="00000000" w:rsidRPr="00000000">
        <w:rPr>
          <w:color w:val="351c75"/>
          <w:rtl w:val="0"/>
        </w:rPr>
        <w:t xml:space="preserve">Penetapan ini tertuang dalam sejumlah dokumen kelembagaan yang dijadikan rujukan, antara lain: </w:t>
      </w:r>
      <w:r w:rsidDel="00000000" w:rsidR="00000000" w:rsidRPr="00000000">
        <w:rPr>
          <w:color w:val="351c75"/>
          <w:shd w:fill="fce5cd" w:val="clear"/>
          <w:rtl w:val="0"/>
        </w:rPr>
        <w:t xml:space="preserve">Keputusan Direktur tentang Rencana Induk PkM (Kepdir RIPkM), Peraturan Direktur tentang Penyelenggaraan PkM (Perdir PPM), ketetapan alokasi anggaran PkM oleh Bagian Keuangan, daftar inventaris aset PkM yang ditetapkan oleh Kapus PPM/Kaprodi, daftar perjanjian kerjasama (PKS) terkait PkM, surat penugasan (SP) diseminasi hasil PkM, SP/undangan webinar pengembangan kompetensi PkM, serta berita acara implementasi hasil PkM.</w:t>
      </w:r>
    </w:p>
    <w:p w:rsidR="00000000" w:rsidDel="00000000" w:rsidP="00000000" w:rsidRDefault="00000000" w:rsidRPr="00000000" w14:paraId="00000735">
      <w:pPr>
        <w:spacing w:after="240" w:before="240" w:line="276" w:lineRule="auto"/>
        <w:ind w:left="810" w:firstLine="0"/>
        <w:jc w:val="both"/>
        <w:rPr>
          <w:color w:val="351c75"/>
        </w:rPr>
      </w:pPr>
      <w:r w:rsidDel="00000000" w:rsidR="00000000" w:rsidRPr="00000000">
        <w:rPr>
          <w:color w:val="351c75"/>
          <w:rtl w:val="0"/>
        </w:rPr>
        <w:t xml:space="preserve">Kebijakan tersebut menjadi dasar dalam penyusunan </w:t>
      </w:r>
      <w:r w:rsidDel="00000000" w:rsidR="00000000" w:rsidRPr="00000000">
        <w:rPr>
          <w:color w:val="351c75"/>
          <w:rtl w:val="0"/>
        </w:rPr>
        <w:t xml:space="preserve">peta jalan PkM</w:t>
      </w:r>
      <w:r w:rsidDel="00000000" w:rsidR="00000000" w:rsidRPr="00000000">
        <w:rPr>
          <w:color w:val="351c75"/>
          <w:rtl w:val="0"/>
        </w:rPr>
        <w:t xml:space="preserve">, khususnya di bidang teknologi tepat guna yang dapat diadopsi masyarakat serta berorientasi pada keberlanjutan. Selain itu, penetapan ini juga untuk memperkuat peran DTPR dalam menghasilkan inovasi PkM yang sesuai dengan kebutuhan masyarakat, serta mendukung visi institusi dalam peningkatan daya saing bangsa melalui solusi berbasis keilmuan.</w:t>
      </w:r>
    </w:p>
    <w:p w:rsidR="00000000" w:rsidDel="00000000" w:rsidP="00000000" w:rsidRDefault="00000000" w:rsidRPr="00000000" w14:paraId="00000736">
      <w:pPr>
        <w:spacing w:after="240" w:before="240" w:line="276" w:lineRule="auto"/>
        <w:ind w:left="810" w:firstLine="0"/>
        <w:jc w:val="both"/>
        <w:rPr>
          <w:color w:val="351c75"/>
          <w:shd w:fill="fce5cd" w:val="clear"/>
        </w:rPr>
      </w:pPr>
      <w:r w:rsidDel="00000000" w:rsidR="00000000" w:rsidRPr="00000000">
        <w:rPr>
          <w:color w:val="351c75"/>
          <w:rtl w:val="0"/>
        </w:rPr>
        <w:t xml:space="preserve">Namun demikian, terdapat kondisi obyektif yang perlu dicermati, yaitu </w:t>
      </w:r>
      <w:r w:rsidDel="00000000" w:rsidR="00000000" w:rsidRPr="00000000">
        <w:rPr>
          <w:color w:val="351c75"/>
          <w:rtl w:val="0"/>
        </w:rPr>
        <w:t xml:space="preserve">mekanisme penganggaran PkM di Poltek SSN yang sangat bergantung pada DIPA BSSN. Sebagai instansi pemerintah, Poltek SSN terikat pada regulasi bahwa dana DIPA tidak dapat secara langsung dialokasikan untuk kegiatan PkM. Ha</w:t>
      </w:r>
      <w:r w:rsidDel="00000000" w:rsidR="00000000" w:rsidRPr="00000000">
        <w:rPr>
          <w:color w:val="351c75"/>
          <w:rtl w:val="0"/>
        </w:rPr>
        <w:t xml:space="preserve">l ini menjadi tantangan tersendiri dalam mendukung pelaksanaan PkM, karena keterbatasan ruang fiskal menuntut kreativitas dan optimalisasi sumber daya yang ada. </w:t>
      </w:r>
      <w:r w:rsidDel="00000000" w:rsidR="00000000" w:rsidRPr="00000000">
        <w:rPr>
          <w:color w:val="351c75"/>
          <w:shd w:fill="fce5cd" w:val="clear"/>
          <w:rtl w:val="0"/>
        </w:rPr>
        <w:t xml:space="preserve">Oleh karena itu, strategi yang ditempuh adalah memperkuat dukungan kelembagaan melalui kerja sama dengan mitra eksternal (sebutkan,), pemanfaatan sarana-prasarana internal yang sudah tersedia, serta penguatan kapasitas DTPR melalui forum diseminasi, webinar, dan program pengembangan kompetensi.</w:t>
      </w:r>
    </w:p>
    <w:p w:rsidR="00000000" w:rsidDel="00000000" w:rsidP="00000000" w:rsidRDefault="00000000" w:rsidRPr="00000000" w14:paraId="00000737">
      <w:pPr>
        <w:spacing w:after="240" w:before="240" w:line="276" w:lineRule="auto"/>
        <w:ind w:left="810" w:firstLine="0"/>
        <w:jc w:val="both"/>
        <w:rPr>
          <w:color w:val="351c75"/>
        </w:rPr>
      </w:pPr>
      <w:r w:rsidDel="00000000" w:rsidR="00000000" w:rsidRPr="00000000">
        <w:rPr>
          <w:color w:val="351c75"/>
          <w:rtl w:val="0"/>
        </w:rPr>
        <w:t xml:space="preserve">Dengan demikian, penetapan kebijakan dan dokumen pendukung PkM bukan hanya berfungsi sebagai acuan formal, tetapi juga sebagai instrumen strategis untuk memastikan keberlangsungan kegiatan PkM meskipun terdapat keterbatasan dalam aspek pembiayaan.</w:t>
      </w:r>
    </w:p>
    <w:p w:rsidR="00000000" w:rsidDel="00000000" w:rsidP="00000000" w:rsidRDefault="00000000" w:rsidRPr="00000000" w14:paraId="00000738">
      <w:pPr>
        <w:spacing w:before="120" w:line="276" w:lineRule="auto"/>
        <w:ind w:left="850.3937007874017" w:firstLine="4.6062992125982305"/>
        <w:jc w:val="both"/>
        <w:rPr>
          <w:color w:val="351c75"/>
        </w:rPr>
      </w:pPr>
      <w:r w:rsidDel="00000000" w:rsidR="00000000" w:rsidRPr="00000000">
        <w:rPr>
          <w:rtl w:val="0"/>
        </w:rPr>
      </w:r>
    </w:p>
    <w:p w:rsidR="00000000" w:rsidDel="00000000" w:rsidP="00000000" w:rsidRDefault="00000000" w:rsidRPr="00000000" w14:paraId="00000739">
      <w:pPr>
        <w:spacing w:before="120" w:line="276" w:lineRule="auto"/>
        <w:ind w:left="850.3937007874017" w:firstLine="4.6062992125982305"/>
        <w:jc w:val="both"/>
        <w:rPr>
          <w:color w:val="351c75"/>
        </w:rPr>
      </w:pPr>
      <w:r w:rsidDel="00000000" w:rsidR="00000000" w:rsidRPr="00000000">
        <w:rPr>
          <w:i w:val="1"/>
          <w:iCs w:val="1"/>
          <w:rtl w:val="0"/>
        </w:rPr>
        <w:t xml:space="preserve">perlu narasi yang menjelaskan terkait penganggaran poltek yang sangat bergantung pada DIPA BSSN, sedangkan instansi pemerintah tidak boleh menganggarkan PkM _ _</w:t>
      </w:r>
      <w:r w:rsidDel="00000000" w:rsidR="00000000" w:rsidRPr="00000000">
        <w:rPr>
          <w:rtl w:val="0"/>
        </w:rPr>
      </w:r>
    </w:p>
    <w:p w:rsidR="00000000" w:rsidDel="00000000" w:rsidP="00000000" w:rsidRDefault="00000000" w:rsidRPr="00000000" w14:paraId="0000073A">
      <w:pPr>
        <w:spacing w:before="120" w:line="276" w:lineRule="auto"/>
        <w:ind w:left="850.3937007874017" w:firstLine="4.6062992125982305"/>
        <w:jc w:val="both"/>
        <w:rPr>
          <w:color w:val="351c75"/>
        </w:rPr>
      </w:pPr>
      <w:r w:rsidDel="00000000" w:rsidR="00000000" w:rsidRPr="00000000">
        <w:rPr>
          <w:color w:val="351c75"/>
          <w:rtl w:val="0"/>
        </w:rPr>
        <w:t xml:space="preserve">Berikut standar mutu dan indikator kinerja yang terkait dengan pengelolaan PkM, pengembangan DTPR dan kerjasama PkM:</w:t>
      </w:r>
    </w:p>
    <w:p w:rsidR="00000000" w:rsidDel="00000000" w:rsidP="00000000" w:rsidRDefault="00000000" w:rsidRPr="00000000" w14:paraId="0000073B">
      <w:pPr>
        <w:spacing w:before="120" w:line="276" w:lineRule="auto"/>
        <w:jc w:val="both"/>
        <w:rPr>
          <w:color w:val="351c75"/>
        </w:rPr>
      </w:pPr>
      <w:r w:rsidDel="00000000" w:rsidR="00000000" w:rsidRPr="00000000">
        <w:rPr>
          <w:rtl w:val="0"/>
        </w:rPr>
      </w:r>
    </w:p>
    <w:tbl>
      <w:tblPr>
        <w:tblStyle w:val="Table37"/>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rPr>
                <w:color w:val="351c75"/>
              </w:rPr>
            </w:pPr>
            <w:r w:rsidDel="00000000" w:rsidR="00000000" w:rsidRPr="00000000">
              <w:rPr>
                <w:color w:val="351c75"/>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rPr>
                <w:i w:val="1"/>
                <w:iCs w:val="1"/>
                <w:color w:val="351c75"/>
              </w:rPr>
            </w:pPr>
            <w:r w:rsidDel="00000000" w:rsidR="00000000" w:rsidRPr="00000000">
              <w:rPr>
                <w:i w:val="1"/>
                <w:iCs w:val="1"/>
                <w:color w:val="351c75"/>
                <w:rtl w:val="0"/>
              </w:rPr>
              <w:t xml:space="preserve">Standar Masukan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rPr>
                <w:color w:val="351c75"/>
              </w:rPr>
            </w:pPr>
            <w:r w:rsidDel="00000000" w:rsidR="00000000" w:rsidRPr="00000000">
              <w:rPr>
                <w:color w:val="351c75"/>
                <w:rtl w:val="0"/>
              </w:rPr>
              <w:t xml:space="preserve">Direktur menjamin ketersediaan sarana dan  prasarana yang memadai untuk mendukung pelaksanaan pengabdian kepada masyarakat sesuai kebutuhan program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numPr>
                <w:ilvl w:val="0"/>
                <w:numId w:val="79"/>
              </w:numPr>
              <w:ind w:left="540" w:hanging="360"/>
              <w:rPr>
                <w:color w:val="351c75"/>
                <w:u w:val="none"/>
              </w:rPr>
            </w:pPr>
            <w:r w:rsidDel="00000000" w:rsidR="00000000" w:rsidRPr="00000000">
              <w:rPr>
                <w:color w:val="351c75"/>
                <w:rtl w:val="0"/>
              </w:rPr>
              <w:t xml:space="preserve">Tersedianya ruang expo untuk masing-masing kelompok keilmuan</w:t>
            </w:r>
          </w:p>
          <w:p w:rsidR="00000000" w:rsidDel="00000000" w:rsidP="00000000" w:rsidRDefault="00000000" w:rsidRPr="00000000" w14:paraId="00000747">
            <w:pPr>
              <w:numPr>
                <w:ilvl w:val="0"/>
                <w:numId w:val="79"/>
              </w:numPr>
              <w:ind w:left="540" w:hanging="360"/>
              <w:rPr>
                <w:color w:val="351c75"/>
                <w:u w:val="none"/>
              </w:rPr>
            </w:pPr>
            <w:r w:rsidDel="00000000" w:rsidR="00000000" w:rsidRPr="00000000">
              <w:rPr>
                <w:color w:val="351c75"/>
                <w:rtl w:val="0"/>
              </w:rPr>
              <w:t xml:space="preserve">Tersedianya perangkat yang dapat digunakan untuk sarana pengabdian masyarakat</w:t>
            </w:r>
          </w:p>
          <w:p w:rsidR="00000000" w:rsidDel="00000000" w:rsidP="00000000" w:rsidRDefault="00000000" w:rsidRPr="00000000" w14:paraId="00000748">
            <w:pPr>
              <w:rPr>
                <w:color w:val="351c75"/>
              </w:rPr>
            </w:pPr>
            <w:r w:rsidDel="00000000" w:rsidR="00000000" w:rsidRPr="00000000">
              <w:rPr>
                <w:rtl w:val="0"/>
              </w:rPr>
            </w:r>
          </w:p>
          <w:p w:rsidR="00000000" w:rsidDel="00000000" w:rsidP="00000000" w:rsidRDefault="00000000" w:rsidRPr="00000000" w14:paraId="00000749">
            <w:pPr>
              <w:rPr>
                <w:color w:val="351c75"/>
              </w:rPr>
            </w:pPr>
            <w:r w:rsidDel="00000000" w:rsidR="00000000" w:rsidRPr="00000000">
              <w:rPr>
                <w:color w:val="351c75"/>
                <w:rtl w:val="0"/>
              </w:rPr>
              <w:t xml:space="preserve">Aplikasi ijin lab dan sionlab dibahas di pelaksanaan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numPr>
                <w:ilvl w:val="0"/>
                <w:numId w:val="67"/>
              </w:numPr>
              <w:ind w:left="315" w:hanging="360"/>
              <w:rPr>
                <w:color w:val="351c75"/>
                <w:u w:val="none"/>
              </w:rPr>
            </w:pPr>
            <w:r w:rsidDel="00000000" w:rsidR="00000000" w:rsidRPr="00000000">
              <w:rPr>
                <w:color w:val="351c75"/>
                <w:rtl w:val="0"/>
              </w:rPr>
              <w:t xml:space="preserve">4</w:t>
            </w:r>
          </w:p>
          <w:p w:rsidR="00000000" w:rsidDel="00000000" w:rsidP="00000000" w:rsidRDefault="00000000" w:rsidRPr="00000000" w14:paraId="0000074B">
            <w:pPr>
              <w:numPr>
                <w:ilvl w:val="0"/>
                <w:numId w:val="67"/>
              </w:numPr>
              <w:ind w:left="315" w:hanging="360"/>
              <w:rPr>
                <w:color w:val="351c75"/>
                <w:u w:val="none"/>
              </w:rPr>
            </w:pPr>
            <w:r w:rsidDel="00000000" w:rsidR="00000000" w:rsidRPr="00000000">
              <w:rPr>
                <w:color w:val="351c75"/>
                <w:rtl w:val="0"/>
              </w:rPr>
              <w:t xml:space="preserve">Tersedia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rPr>
                <w:color w:val="351c75"/>
              </w:rPr>
            </w:pPr>
            <w:r w:rsidDel="00000000" w:rsidR="00000000" w:rsidRPr="00000000">
              <w:rPr>
                <w:color w:val="351c75"/>
                <w:rtl w:val="0"/>
              </w:rPr>
              <w:t xml:space="preserve">Direktur menyediakan alokasi dana yang memadai dan transparan untuk mendukung kegiatan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rPr>
                <w:color w:val="351c75"/>
              </w:rPr>
            </w:pPr>
            <w:r w:rsidDel="00000000" w:rsidR="00000000" w:rsidRPr="00000000">
              <w:rPr>
                <w:color w:val="351c75"/>
                <w:rtl w:val="0"/>
              </w:rPr>
              <w:t xml:space="preserve">Persentase anggaran pengabdian kepada masyarakat setiap tahun anggaran</w:t>
            </w:r>
          </w:p>
          <w:p w:rsidR="00000000" w:rsidDel="00000000" w:rsidP="00000000" w:rsidRDefault="00000000" w:rsidRPr="00000000" w14:paraId="0000074F">
            <w:pPr>
              <w:rPr>
                <w:color w:val="351c75"/>
              </w:rPr>
            </w:pPr>
            <w:r w:rsidDel="00000000" w:rsidR="00000000" w:rsidRPr="00000000">
              <w:rPr>
                <w:rtl w:val="0"/>
              </w:rPr>
            </w:r>
          </w:p>
          <w:p w:rsidR="00000000" w:rsidDel="00000000" w:rsidP="00000000" w:rsidRDefault="00000000" w:rsidRPr="00000000" w14:paraId="0000075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rPr>
                <w:color w:val="351c75"/>
              </w:rPr>
            </w:pPr>
            <w:r w:rsidDel="00000000" w:rsidR="00000000" w:rsidRPr="00000000">
              <w:rPr>
                <w:color w:val="351c7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rPr>
                <w:color w:val="351c75"/>
              </w:rPr>
            </w:pPr>
            <w:r w:rsidDel="00000000" w:rsidR="00000000" w:rsidRPr="00000000">
              <w:rPr>
                <w:color w:val="351c75"/>
                <w:rtl w:val="0"/>
              </w:rPr>
              <w:t xml:space="preserve">Direktur memastikan setiap dosen melaksanakan pengabdian masyarakat sesuai dengan surat penugasan dan RIP</w:t>
            </w:r>
          </w:p>
          <w:p w:rsidR="00000000" w:rsidDel="00000000" w:rsidP="00000000" w:rsidRDefault="00000000" w:rsidRPr="00000000" w14:paraId="0000075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numPr>
                <w:ilvl w:val="0"/>
                <w:numId w:val="65"/>
              </w:numPr>
              <w:ind w:left="425.19685039370046" w:hanging="360"/>
              <w:rPr>
                <w:color w:val="351c75"/>
                <w:u w:val="none"/>
              </w:rPr>
            </w:pPr>
            <w:r w:rsidDel="00000000" w:rsidR="00000000" w:rsidRPr="00000000">
              <w:rPr>
                <w:color w:val="351c75"/>
                <w:rtl w:val="0"/>
              </w:rPr>
              <w:t xml:space="preserve">Jumlah PkM yang dilaksanakan dosen setiap tahun sesuai dengan RIPKM</w:t>
            </w:r>
          </w:p>
          <w:p w:rsidR="00000000" w:rsidDel="00000000" w:rsidP="00000000" w:rsidRDefault="00000000" w:rsidRPr="00000000" w14:paraId="00000756">
            <w:pPr>
              <w:numPr>
                <w:ilvl w:val="0"/>
                <w:numId w:val="65"/>
              </w:numPr>
              <w:ind w:left="425.19685039370046" w:hanging="360"/>
              <w:rPr>
                <w:color w:val="351c75"/>
              </w:rPr>
            </w:pPr>
            <w:r w:rsidDel="00000000" w:rsidR="00000000" w:rsidRPr="00000000">
              <w:rPr>
                <w:color w:val="351c75"/>
                <w:rtl w:val="0"/>
              </w:rPr>
              <w:t xml:space="preserve">Presentase kegiatan PKM dengan DTPR sebagai ketua tim</w:t>
            </w:r>
          </w:p>
          <w:p w:rsidR="00000000" w:rsidDel="00000000" w:rsidP="00000000" w:rsidRDefault="00000000" w:rsidRPr="00000000" w14:paraId="0000075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rPr>
                <w:color w:val="351c75"/>
              </w:rPr>
            </w:pPr>
            <w:r w:rsidDel="00000000" w:rsidR="00000000" w:rsidRPr="00000000">
              <w:rPr>
                <w:rtl w:val="0"/>
              </w:rPr>
            </w:r>
          </w:p>
          <w:p w:rsidR="00000000" w:rsidDel="00000000" w:rsidP="00000000" w:rsidRDefault="00000000" w:rsidRPr="00000000" w14:paraId="00000759">
            <w:pPr>
              <w:rPr>
                <w:color w:val="351c75"/>
              </w:rPr>
            </w:pPr>
            <w:r w:rsidDel="00000000" w:rsidR="00000000" w:rsidRPr="00000000">
              <w:rPr>
                <w:color w:val="351c75"/>
                <w:rtl w:val="0"/>
              </w:rPr>
              <w:t xml:space="preserve">a.2</w:t>
            </w:r>
          </w:p>
          <w:p w:rsidR="00000000" w:rsidDel="00000000" w:rsidP="00000000" w:rsidRDefault="00000000" w:rsidRPr="00000000" w14:paraId="0000075A">
            <w:pPr>
              <w:rPr>
                <w:color w:val="351c75"/>
              </w:rPr>
            </w:pPr>
            <w:r w:rsidDel="00000000" w:rsidR="00000000" w:rsidRPr="00000000">
              <w:rPr>
                <w:rtl w:val="0"/>
              </w:rPr>
            </w:r>
          </w:p>
          <w:p w:rsidR="00000000" w:rsidDel="00000000" w:rsidP="00000000" w:rsidRDefault="00000000" w:rsidRPr="00000000" w14:paraId="0000075B">
            <w:pPr>
              <w:rPr>
                <w:color w:val="351c75"/>
              </w:rPr>
            </w:pPr>
            <w:r w:rsidDel="00000000" w:rsidR="00000000" w:rsidRPr="00000000">
              <w:rPr>
                <w:rtl w:val="0"/>
              </w:rPr>
            </w:r>
          </w:p>
          <w:p w:rsidR="00000000" w:rsidDel="00000000" w:rsidP="00000000" w:rsidRDefault="00000000" w:rsidRPr="00000000" w14:paraId="0000075C">
            <w:pPr>
              <w:rPr>
                <w:color w:val="351c75"/>
              </w:rPr>
            </w:pPr>
            <w:r w:rsidDel="00000000" w:rsidR="00000000" w:rsidRPr="00000000">
              <w:rPr>
                <w:rtl w:val="0"/>
              </w:rPr>
            </w:r>
          </w:p>
          <w:p w:rsidR="00000000" w:rsidDel="00000000" w:rsidP="00000000" w:rsidRDefault="00000000" w:rsidRPr="00000000" w14:paraId="0000075D">
            <w:pPr>
              <w:rPr>
                <w:color w:val="351c75"/>
              </w:rPr>
            </w:pPr>
            <w:r w:rsidDel="00000000" w:rsidR="00000000" w:rsidRPr="00000000">
              <w:rPr>
                <w:rtl w:val="0"/>
              </w:rPr>
            </w:r>
          </w:p>
          <w:p w:rsidR="00000000" w:rsidDel="00000000" w:rsidP="00000000" w:rsidRDefault="00000000" w:rsidRPr="00000000" w14:paraId="0000075E">
            <w:pPr>
              <w:rPr>
                <w:color w:val="351c75"/>
              </w:rPr>
            </w:pPr>
            <w:r w:rsidDel="00000000" w:rsidR="00000000" w:rsidRPr="00000000">
              <w:rPr>
                <w:color w:val="351c75"/>
                <w:rtl w:val="0"/>
              </w:rPr>
              <w:t xml:space="preserve">b.25 %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F">
            <w:pPr>
              <w:rPr>
                <w:color w:val="ff0000"/>
              </w:rPr>
            </w:pPr>
            <w:r w:rsidDel="00000000" w:rsidR="00000000" w:rsidRPr="00000000">
              <w:rPr>
                <w:color w:val="ff000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rPr>
                <w:color w:val="ff0000"/>
              </w:rPr>
            </w:pPr>
            <w:r w:rsidDel="00000000" w:rsidR="00000000" w:rsidRPr="00000000">
              <w:rPr>
                <w:color w:val="ff0000"/>
                <w:rtl w:val="0"/>
              </w:rPr>
              <w:t xml:space="preserve">Direktur menyelenggarakan program pelatihan dan peningkatan kompetensi bagi dosen yang terlibat dalam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rPr>
                <w:color w:val="ff0000"/>
              </w:rPr>
            </w:pPr>
            <w:r w:rsidDel="00000000" w:rsidR="00000000" w:rsidRPr="00000000">
              <w:rPr>
                <w:color w:val="ff0000"/>
                <w:rtl w:val="0"/>
              </w:rPr>
              <w:t xml:space="preserve">Jumlah dan kualitas pelatihan yang diselenggarakan untuk peningkatan kompetensi dosen dalam pengabdian kepada masyarakat, dengan target minimal 2 pelatihan per tahun dan 80% peserta menyatakan peningkatan kompetensi.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rPr>
                <w:color w:val="ff0000"/>
              </w:rPr>
            </w:pPr>
            <w:r w:rsidDel="00000000" w:rsidR="00000000" w:rsidRPr="00000000">
              <w:rPr>
                <w:color w:val="ff0000"/>
                <w:rtl w:val="0"/>
              </w:rPr>
              <w:t xml:space="preserve">2 pelatihan per tahun, 80% peserta menyatakan peningkatan kompetensi.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rPr>
                <w:i w:val="1"/>
                <w:iCs w:val="1"/>
                <w:color w:val="351c75"/>
              </w:rPr>
            </w:pPr>
            <w:r w:rsidDel="00000000" w:rsidR="00000000" w:rsidRPr="00000000">
              <w:rPr>
                <w:i w:val="1"/>
                <w:iCs w:val="1"/>
                <w:color w:val="351c75"/>
                <w:rtl w:val="0"/>
              </w:rPr>
              <w:t xml:space="preserve">Standar Luaran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rPr>
                <w:color w:val="351c75"/>
              </w:rPr>
            </w:pPr>
            <w:r w:rsidDel="00000000" w:rsidR="00000000" w:rsidRPr="00000000">
              <w:rPr>
                <w:color w:val="351c75"/>
                <w:rtl w:val="0"/>
              </w:rPr>
              <w:t xml:space="preserve">Kepala Pusat PPM memastikan PKM dosen telah sesuai dengan RIPKM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rPr>
                <w:color w:val="351c75"/>
              </w:rPr>
            </w:pPr>
            <w:r w:rsidDel="00000000" w:rsidR="00000000" w:rsidRPr="00000000">
              <w:rPr>
                <w:color w:val="351c75"/>
                <w:rtl w:val="0"/>
              </w:rPr>
              <w:t xml:space="preserve">Persentase kesesuaian topik PKM dosen dengan RIPKM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rPr>
                <w:color w:val="351c75"/>
              </w:rPr>
            </w:pPr>
            <w:r w:rsidDel="00000000" w:rsidR="00000000" w:rsidRPr="00000000">
              <w:rPr>
                <w:color w:val="351c75"/>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rPr>
                <w:color w:val="351c75"/>
              </w:rPr>
            </w:pPr>
            <w:r w:rsidDel="00000000" w:rsidR="00000000" w:rsidRPr="00000000">
              <w:rPr>
                <w:color w:val="351c75"/>
                <w:rtl w:val="0"/>
              </w:rPr>
              <w:t xml:space="preserve">Kepala Pusat PPM memastikan PKM dosen mengembangkan teknologi  tepat guna dan berkelanjutan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numPr>
                <w:ilvl w:val="0"/>
                <w:numId w:val="33"/>
              </w:numPr>
              <w:ind w:left="425.19685039370046" w:hanging="360"/>
              <w:rPr>
                <w:color w:val="351c75"/>
                <w:u w:val="none"/>
              </w:rPr>
            </w:pPr>
            <w:r w:rsidDel="00000000" w:rsidR="00000000" w:rsidRPr="00000000">
              <w:rPr>
                <w:color w:val="351c75"/>
                <w:rtl w:val="0"/>
              </w:rPr>
              <w:t xml:space="preserve">Persentase PKM dosen berupa  pengembangan teknologi tepat guna tiap tahun</w:t>
            </w:r>
          </w:p>
          <w:p w:rsidR="00000000" w:rsidDel="00000000" w:rsidP="00000000" w:rsidRDefault="00000000" w:rsidRPr="00000000" w14:paraId="0000076E">
            <w:pPr>
              <w:numPr>
                <w:ilvl w:val="0"/>
                <w:numId w:val="33"/>
              </w:numPr>
              <w:ind w:left="425.19685039370046" w:hanging="360"/>
              <w:rPr>
                <w:color w:val="351c75"/>
                <w:u w:val="none"/>
              </w:rPr>
            </w:pPr>
            <w:r w:rsidDel="00000000" w:rsidR="00000000" w:rsidRPr="00000000">
              <w:rPr>
                <w:color w:val="351c75"/>
                <w:rtl w:val="0"/>
              </w:rPr>
              <w:t xml:space="preserve">Presentase PkM tepat guna yang berkelanjutan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numPr>
                <w:ilvl w:val="0"/>
                <w:numId w:val="9"/>
              </w:numPr>
              <w:ind w:left="425.1968503937013" w:hanging="360"/>
              <w:rPr>
                <w:color w:val="351c75"/>
                <w:u w:val="none"/>
              </w:rPr>
            </w:pPr>
            <w:r w:rsidDel="00000000" w:rsidR="00000000" w:rsidRPr="00000000">
              <w:rPr>
                <w:color w:val="351c75"/>
                <w:rtl w:val="0"/>
              </w:rPr>
              <w:t xml:space="preserve">60%</w:t>
            </w:r>
          </w:p>
          <w:p w:rsidR="00000000" w:rsidDel="00000000" w:rsidP="00000000" w:rsidRDefault="00000000" w:rsidRPr="00000000" w14:paraId="00000770">
            <w:pPr>
              <w:ind w:left="720" w:firstLine="0"/>
              <w:rPr>
                <w:color w:val="351c75"/>
              </w:rPr>
            </w:pPr>
            <w:r w:rsidDel="00000000" w:rsidR="00000000" w:rsidRPr="00000000">
              <w:rPr>
                <w:rtl w:val="0"/>
              </w:rPr>
            </w:r>
          </w:p>
          <w:p w:rsidR="00000000" w:rsidDel="00000000" w:rsidP="00000000" w:rsidRDefault="00000000" w:rsidRPr="00000000" w14:paraId="00000771">
            <w:pPr>
              <w:ind w:left="720" w:firstLine="0"/>
              <w:rPr>
                <w:color w:val="351c75"/>
              </w:rPr>
            </w:pPr>
            <w:r w:rsidDel="00000000" w:rsidR="00000000" w:rsidRPr="00000000">
              <w:rPr>
                <w:rtl w:val="0"/>
              </w:rPr>
            </w:r>
          </w:p>
          <w:p w:rsidR="00000000" w:rsidDel="00000000" w:rsidP="00000000" w:rsidRDefault="00000000" w:rsidRPr="00000000" w14:paraId="00000772">
            <w:pPr>
              <w:numPr>
                <w:ilvl w:val="0"/>
                <w:numId w:val="9"/>
              </w:numPr>
              <w:ind w:left="425.1968503937013" w:hanging="360"/>
              <w:rPr>
                <w:color w:val="351c75"/>
                <w:u w:val="none"/>
              </w:rPr>
            </w:pPr>
            <w:r w:rsidDel="00000000" w:rsidR="00000000" w:rsidRPr="00000000">
              <w:rPr>
                <w:color w:val="351c75"/>
                <w:rtl w:val="0"/>
              </w:rPr>
              <w:t xml:space="preserve">20%</w:t>
            </w:r>
          </w:p>
        </w:tc>
      </w:tr>
    </w:tbl>
    <w:p w:rsidR="00000000" w:rsidDel="00000000" w:rsidP="00000000" w:rsidRDefault="00000000" w:rsidRPr="00000000" w14:paraId="00000773">
      <w:pPr>
        <w:spacing w:before="120" w:line="276" w:lineRule="auto"/>
        <w:jc w:val="both"/>
        <w:rPr/>
      </w:pPr>
      <w:r w:rsidDel="00000000" w:rsidR="00000000" w:rsidRPr="00000000">
        <w:rPr>
          <w:rtl w:val="0"/>
        </w:rPr>
      </w:r>
    </w:p>
    <w:p w:rsidR="00000000" w:rsidDel="00000000" w:rsidP="00000000" w:rsidRDefault="00000000" w:rsidRPr="00000000" w14:paraId="00000774">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afterAutospacing="0" w:before="120" w:line="276" w:lineRule="auto"/>
        <w:ind w:left="770" w:right="0" w:hanging="360"/>
        <w:jc w:val="both"/>
        <w:rPr>
          <w:color w:val="351c75"/>
        </w:rPr>
      </w:pPr>
      <w:commentRangeStart w:id="7"/>
      <w:r w:rsidDel="00000000" w:rsidR="00000000" w:rsidRPr="00000000">
        <w:rPr>
          <w:color w:val="351c75"/>
          <w:rtl w:val="0"/>
        </w:rPr>
        <w:t xml:space="preserve">Kebijakan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tentang pelaksanaan layanan kepakaran yang akuntabel dan profesional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77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Undangan/nodin permohonan narasumber</w:t>
      </w:r>
    </w:p>
    <w:p w:rsidR="00000000" w:rsidDel="00000000" w:rsidP="00000000" w:rsidRDefault="00000000" w:rsidRPr="00000000" w14:paraId="0000077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SP/Kepka narasumber</w:t>
      </w:r>
    </w:p>
    <w:p w:rsidR="00000000" w:rsidDel="00000000" w:rsidP="00000000" w:rsidRDefault="00000000" w:rsidRPr="00000000" w14:paraId="0000077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Sertifikat narasumber</w:t>
      </w:r>
      <w:r w:rsidDel="00000000" w:rsidR="00000000" w:rsidRPr="00000000">
        <w:rPr>
          <w:rtl w:val="0"/>
        </w:rPr>
      </w:r>
    </w:p>
    <w:p w:rsidR="00000000" w:rsidDel="00000000" w:rsidP="00000000" w:rsidRDefault="00000000" w:rsidRPr="00000000" w14:paraId="00000778">
      <w:pPr>
        <w:spacing w:after="240" w:before="240" w:line="276" w:lineRule="auto"/>
        <w:ind w:left="810" w:firstLine="0"/>
        <w:jc w:val="both"/>
        <w:rPr>
          <w:color w:val="351c75"/>
        </w:rPr>
      </w:pPr>
      <w:r w:rsidDel="00000000" w:rsidR="00000000" w:rsidRPr="00000000">
        <w:rPr>
          <w:color w:val="351c75"/>
          <w:rtl w:val="0"/>
        </w:rPr>
        <w:t xml:space="preserve">Dalam upaya mewujudkan layanan kepakaran yang akuntabel dan profesional, Poltek SSN telah menetapkan kebijakan dan prosedur yang menjadi rujukan dalam pelaksanaan kegiatan kepakaran oleh dosen maupun tenaga ahli. Kebijakan ini ditujukan untuk memastikan bahwa setiap bentuk layanan kepakaran yang diberikan kepada masyarakat, lembaga pemerintah, maupun mitra eksternal terlaksana secara terukur, transparan, dan dapat dipertanggungjawabkan.</w:t>
      </w:r>
    </w:p>
    <w:p w:rsidR="00000000" w:rsidDel="00000000" w:rsidP="00000000" w:rsidRDefault="00000000" w:rsidRPr="00000000" w14:paraId="00000779">
      <w:pPr>
        <w:spacing w:after="240" w:before="240" w:line="276" w:lineRule="auto"/>
        <w:ind w:left="810" w:firstLine="0"/>
        <w:jc w:val="both"/>
        <w:rPr>
          <w:color w:val="351c75"/>
          <w:shd w:fill="fce5cd" w:val="clear"/>
        </w:rPr>
      </w:pPr>
      <w:r w:rsidDel="00000000" w:rsidR="00000000" w:rsidRPr="00000000">
        <w:rPr>
          <w:color w:val="351c75"/>
          <w:rtl w:val="0"/>
        </w:rPr>
        <w:t xml:space="preserve">Sebagai bukti pelaksanaan layanan kepakaran, terdapat dokumen pendukung yang digunakan, antara lain: </w:t>
      </w:r>
      <w:r w:rsidDel="00000000" w:rsidR="00000000" w:rsidRPr="00000000">
        <w:rPr>
          <w:color w:val="351c75"/>
          <w:shd w:fill="fce5cd" w:val="clear"/>
          <w:rtl w:val="0"/>
        </w:rPr>
        <w:t xml:space="preserve">undangan atau nota dinas permohonan narasumber dari mitra/instansi pemohon, surat penugasan (SP) atau keputusan kepala (Kepka) narasumber yang dikeluarkan oleh institusi, serta sertifikat narasumber yang diberikan kepada dosen/tenaga ahli sebagai bentuk pengakuan dan dokumentasi kegiatan kepakaran.</w:t>
      </w:r>
    </w:p>
    <w:p w:rsidR="00000000" w:rsidDel="00000000" w:rsidP="00000000" w:rsidRDefault="00000000" w:rsidRPr="00000000" w14:paraId="0000077A">
      <w:pPr>
        <w:spacing w:after="240" w:before="240" w:line="276" w:lineRule="auto"/>
        <w:ind w:left="810" w:firstLine="0"/>
        <w:jc w:val="both"/>
        <w:rPr>
          <w:color w:val="351c75"/>
        </w:rPr>
      </w:pPr>
      <w:r w:rsidDel="00000000" w:rsidR="00000000" w:rsidRPr="00000000">
        <w:rPr>
          <w:color w:val="351c75"/>
          <w:rtl w:val="0"/>
        </w:rPr>
        <w:t xml:space="preserve">Dokumen-dokumen tersebut menjadi bagian dari mekanisme akuntabilitas layanan kepakaran, karena tidak hanya mencatat keterlibatan dosen dalam forum keilmuan maupun kegiatan profesional, tetapi juga memastikan adanya rekam jejak resmi yang dapat digunakan untuk evaluasi, pelaporan, serta pengembangan kapasitas dosen secara berkelanjutan. Dengan demikian, pelaksanaan layanan kepakaran di Poltek SSN tidak hanya menjadi bentuk kontribusi keilmuan kepada masyarakat, tetapi juga terjaga kualitas dan kredibilitasnya sesuai standar tata kelola perguruan tinggi.</w:t>
      </w:r>
    </w:p>
    <w:p w:rsidR="00000000" w:rsidDel="00000000" w:rsidP="00000000" w:rsidRDefault="00000000" w:rsidRPr="00000000" w14:paraId="0000077B">
      <w:pPr>
        <w:spacing w:before="120" w:line="276" w:lineRule="auto"/>
        <w:ind w:left="850.3937007874017" w:firstLine="4.6062992125982305"/>
        <w:jc w:val="both"/>
        <w:rPr>
          <w:color w:val="351c75"/>
        </w:rPr>
      </w:pPr>
      <w:r w:rsidDel="00000000" w:rsidR="00000000" w:rsidRPr="00000000">
        <w:rPr>
          <w:rtl w:val="0"/>
        </w:rPr>
      </w:r>
    </w:p>
    <w:p w:rsidR="00000000" w:rsidDel="00000000" w:rsidP="00000000" w:rsidRDefault="00000000" w:rsidRPr="00000000" w14:paraId="0000077C">
      <w:pPr>
        <w:spacing w:before="120" w:line="276" w:lineRule="auto"/>
        <w:ind w:left="850.3937007874017" w:firstLine="4.6062992125982305"/>
        <w:jc w:val="both"/>
        <w:rPr>
          <w:color w:val="351c75"/>
        </w:rPr>
      </w:pPr>
      <w:r w:rsidDel="00000000" w:rsidR="00000000" w:rsidRPr="00000000">
        <w:rPr>
          <w:color w:val="351c75"/>
          <w:rtl w:val="0"/>
        </w:rPr>
        <w:t xml:space="preserve">Berikut standar mutu dan indikator kinerja yang terkait dengan pelaksanaan layanan kepakaran yang akuntabel dan profesional :</w:t>
      </w:r>
    </w:p>
    <w:p w:rsidR="00000000" w:rsidDel="00000000" w:rsidP="00000000" w:rsidRDefault="00000000" w:rsidRPr="00000000" w14:paraId="0000077D">
      <w:pPr>
        <w:spacing w:before="120" w:line="276" w:lineRule="auto"/>
        <w:jc w:val="both"/>
        <w:rPr>
          <w:color w:val="351c75"/>
        </w:rPr>
      </w:pPr>
      <w:r w:rsidDel="00000000" w:rsidR="00000000" w:rsidRPr="00000000">
        <w:rPr>
          <w:rtl w:val="0"/>
        </w:rPr>
      </w:r>
    </w:p>
    <w:tbl>
      <w:tblPr>
        <w:tblStyle w:val="Table38"/>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E">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rPr>
                <w:color w:val="351c75"/>
              </w:rPr>
            </w:pPr>
            <w:r w:rsidDel="00000000" w:rsidR="00000000" w:rsidRPr="00000000">
              <w:rPr>
                <w:color w:val="351c75"/>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rPr>
                <w:i w:val="1"/>
                <w:iCs w:val="1"/>
                <w:color w:val="351c75"/>
              </w:rPr>
            </w:pPr>
            <w:r w:rsidDel="00000000" w:rsidR="00000000" w:rsidRPr="00000000">
              <w:rPr>
                <w:i w:val="1"/>
                <w:iCs w:val="1"/>
                <w:color w:val="351c75"/>
                <w:rtl w:val="0"/>
              </w:rPr>
              <w:t xml:space="preserve">Standar Dosen dan Tendik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rPr>
                <w:color w:val="351c75"/>
              </w:rPr>
            </w:pPr>
            <w:r w:rsidDel="00000000" w:rsidR="00000000" w:rsidRPr="00000000">
              <w:rPr>
                <w:color w:val="351c75"/>
                <w:rtl w:val="0"/>
              </w:rPr>
              <w:t xml:space="preserve">Direktur menetapkan rekognisi dosen berupa:</w:t>
            </w:r>
          </w:p>
          <w:p w:rsidR="00000000" w:rsidDel="00000000" w:rsidP="00000000" w:rsidRDefault="00000000" w:rsidRPr="00000000" w14:paraId="00000788">
            <w:pPr>
              <w:rPr>
                <w:color w:val="351c75"/>
              </w:rPr>
            </w:pPr>
            <w:r w:rsidDel="00000000" w:rsidR="00000000" w:rsidRPr="00000000">
              <w:rPr>
                <w:color w:val="351c75"/>
                <w:rtl w:val="0"/>
              </w:rPr>
              <w:t xml:space="preserve">(a) menjadi visiting lecturer atau visiting scholar di program studi/perguruan tinggi A/Unggul atau program studi/perguruan tinggi internasional bereputasi </w:t>
            </w:r>
          </w:p>
          <w:p w:rsidR="00000000" w:rsidDel="00000000" w:rsidP="00000000" w:rsidRDefault="00000000" w:rsidRPr="00000000" w14:paraId="00000789">
            <w:pPr>
              <w:rPr>
                <w:color w:val="351c75"/>
              </w:rPr>
            </w:pPr>
            <w:r w:rsidDel="00000000" w:rsidR="00000000" w:rsidRPr="00000000">
              <w:rPr>
                <w:color w:val="351c75"/>
                <w:rtl w:val="0"/>
              </w:rPr>
              <w:t xml:space="preserve">(b) menjadi keynote speaker/invited speaker pada pertemuan ilmiah tingkat nasional/ internasional </w:t>
            </w:r>
          </w:p>
          <w:p w:rsidR="00000000" w:rsidDel="00000000" w:rsidP="00000000" w:rsidRDefault="00000000" w:rsidRPr="00000000" w14:paraId="0000078A">
            <w:pPr>
              <w:rPr>
                <w:color w:val="351c75"/>
              </w:rPr>
            </w:pPr>
            <w:r w:rsidDel="00000000" w:rsidR="00000000" w:rsidRPr="00000000">
              <w:rPr>
                <w:color w:val="351c75"/>
                <w:rtl w:val="0"/>
              </w:rPr>
              <w:t xml:space="preserve">(c) menjadi editor atau mitra bestari pada jurnal nasional terakreditasi/jurnal internasional bereputasi sesuai bidang PS</w:t>
            </w:r>
          </w:p>
          <w:p w:rsidR="00000000" w:rsidDel="00000000" w:rsidP="00000000" w:rsidRDefault="00000000" w:rsidRPr="00000000" w14:paraId="0000078B">
            <w:pPr>
              <w:rPr>
                <w:color w:val="351c75"/>
              </w:rPr>
            </w:pPr>
            <w:r w:rsidDel="00000000" w:rsidR="00000000" w:rsidRPr="00000000">
              <w:rPr>
                <w:color w:val="351c75"/>
                <w:rtl w:val="0"/>
              </w:rPr>
              <w:t xml:space="preserve">(d) menjadi staf ahli/narasumber staf ahli/narasumber/tenaga ahli/konsultan di lembaga tingkat wilayah/nasional/internasional sesuai bidang PS</w:t>
            </w:r>
          </w:p>
          <w:p w:rsidR="00000000" w:rsidDel="00000000" w:rsidP="00000000" w:rsidRDefault="00000000" w:rsidRPr="00000000" w14:paraId="0000078C">
            <w:pPr>
              <w:rPr>
                <w:color w:val="351c75"/>
              </w:rPr>
            </w:pPr>
            <w:r w:rsidDel="00000000" w:rsidR="00000000" w:rsidRPr="00000000">
              <w:rPr>
                <w:color w:val="351c75"/>
                <w:rtl w:val="0"/>
              </w:rPr>
              <w:t xml:space="preserve">(e) mendapat penghargaan atas prestasi dosen</w:t>
            </w:r>
          </w:p>
          <w:p w:rsidR="00000000" w:rsidDel="00000000" w:rsidP="00000000" w:rsidRDefault="00000000" w:rsidRPr="00000000" w14:paraId="0000078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rPr>
                <w:color w:val="351c75"/>
              </w:rPr>
            </w:pPr>
            <w:r w:rsidDel="00000000" w:rsidR="00000000" w:rsidRPr="00000000">
              <w:rPr>
                <w:color w:val="351c75"/>
                <w:rtl w:val="0"/>
              </w:rPr>
              <w:t xml:space="preserve">Minimal 10% dosen tetap memperoleh sedikitnya satu rekognisi sebagaimana tercantum pada butir (a)–(e) setiap tahun akademik, dibuktikan melalui surat undangan, kontrak, atau sertifikat resmi yang diverifikasi unit Pusat 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rPr>
                <w:color w:val="351c75"/>
              </w:rPr>
            </w:pPr>
            <w:r w:rsidDel="00000000" w:rsidR="00000000" w:rsidRPr="00000000">
              <w:rPr>
                <w:color w:val="351c75"/>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rPr>
                <w:color w:val="351c75"/>
              </w:rPr>
            </w:pPr>
            <w:r w:rsidDel="00000000" w:rsidR="00000000" w:rsidRPr="00000000">
              <w:rPr>
                <w:color w:val="351c75"/>
                <w:rtl w:val="0"/>
              </w:rPr>
              <w:t xml:space="preserve">Paling sedikit delapan dosen tercatat aktif sebagai editor atau mitra bestari pada jurnal nasional terakreditasi (SINTA 1–3) atau jurnal internasional bereputasi setiap tahun, diverifikasi melalui tangkapan layar laman jurnal dan surat penugasan.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rPr>
                <w:color w:val="351c75"/>
              </w:rPr>
            </w:pPr>
            <w:r w:rsidDel="00000000" w:rsidR="00000000" w:rsidRPr="00000000">
              <w:rPr>
                <w:color w:val="351c75"/>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rPr>
                <w:color w:val="351c75"/>
              </w:rPr>
            </w:pPr>
            <w:r w:rsidDel="00000000" w:rsidR="00000000" w:rsidRPr="00000000">
              <w:rPr>
                <w:color w:val="351c75"/>
                <w:rtl w:val="0"/>
              </w:rPr>
              <w:t xml:space="preserve">Minimal empat penugasan dosen sebagai staf ahli, tenaga ahli, atau narasumber di lembaga tingkat wilayah, nasional, atau internasional terdokumentasi setiap tahun, dengan SK atau kontrak kerja sama sebagai bukti.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rPr>
                <w:color w:val="351c75"/>
              </w:rPr>
            </w:pPr>
            <w:r w:rsidDel="00000000" w:rsidR="00000000" w:rsidRPr="00000000">
              <w:rPr>
                <w:color w:val="351c7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A">
            <w:pPr>
              <w:rPr>
                <w:color w:val="351c75"/>
              </w:rPr>
            </w:pPr>
            <w:r w:rsidDel="00000000" w:rsidR="00000000" w:rsidRPr="00000000">
              <w:rPr>
                <w:color w:val="351c75"/>
                <w:rtl w:val="0"/>
              </w:rPr>
              <w:t xml:space="preserve">Sekurang-kurangnya lima dosen menjadi keynote atau invited speaker pada konferensi nasional atau internasional terindeks (Scopus/WoS) setiap tahun, dibuktikan lewat sertifikat dan jadwal program konferensi.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rPr>
                <w:color w:val="351c75"/>
              </w:rPr>
            </w:pPr>
            <w:r w:rsidDel="00000000" w:rsidR="00000000" w:rsidRPr="00000000">
              <w:rPr>
                <w:color w:val="351c75"/>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rPr>
                <w:color w:val="351c75"/>
              </w:rPr>
            </w:pPr>
            <w:r w:rsidDel="00000000" w:rsidR="00000000" w:rsidRPr="00000000">
              <w:rPr>
                <w:color w:val="351c75"/>
                <w:rtl w:val="0"/>
              </w:rPr>
              <w:t xml:space="preserve">Sedikitnya tiga (3) dosen setiap tahun diundang sebagai visiting lecturer atau visiting scholar pada program studi atau perguruan tinggi berstatus “Unggul” (BAN-PT) atau internasional bereputasi, dengan surat penugasan atau LoA sebagai bukti.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rPr>
                <w:color w:val="351c75"/>
              </w:rPr>
            </w:pPr>
            <w:r w:rsidDel="00000000" w:rsidR="00000000" w:rsidRPr="00000000">
              <w:rPr>
                <w:color w:val="351c7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rPr>
                <w:i w:val="1"/>
                <w:iCs w:val="1"/>
                <w:color w:val="351c75"/>
              </w:rPr>
            </w:pPr>
            <w:r w:rsidDel="00000000" w:rsidR="00000000" w:rsidRPr="00000000">
              <w:rPr>
                <w:i w:val="1"/>
                <w:iCs w:val="1"/>
                <w:color w:val="351c75"/>
                <w:rtl w:val="0"/>
              </w:rPr>
              <w:t xml:space="preserve">Standar Proses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rPr>
                <w:color w:val="351c75"/>
              </w:rPr>
            </w:pPr>
            <w:r w:rsidDel="00000000" w:rsidR="00000000" w:rsidRPr="00000000">
              <w:rPr>
                <w:color w:val="351c75"/>
                <w:rtl w:val="0"/>
              </w:rPr>
              <w:t xml:space="preserve">Direktur melaksanakan pengabdian kepada masyarakat dalam rangka penerapan ilmu pengetahuan dan 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rPr>
                <w:color w:val="351c75"/>
              </w:rPr>
            </w:pPr>
            <w:r w:rsidDel="00000000" w:rsidR="00000000" w:rsidRPr="00000000">
              <w:rPr>
                <w:color w:val="351c75"/>
                <w:rtl w:val="0"/>
              </w:rPr>
              <w:t xml:space="preserve">Terdapat bukti kegiatan Pengabdian kepada Masyarakat yang dilakukan dosen dan mahasiswa yang berupa penerapan ilmu pengetahuan dan teknologi sesuai dengan bidang keahliannya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rPr>
                <w:color w:val="351c75"/>
              </w:rPr>
            </w:pPr>
            <w:r w:rsidDel="00000000" w:rsidR="00000000" w:rsidRPr="00000000">
              <w:rPr>
                <w:color w:val="351c75"/>
                <w:rtl w:val="0"/>
              </w:rPr>
              <w:t xml:space="preserve">Tersedia </w:t>
            </w:r>
          </w:p>
          <w:p w:rsidR="00000000" w:rsidDel="00000000" w:rsidP="00000000" w:rsidRDefault="00000000" w:rsidRPr="00000000" w14:paraId="000007A8">
            <w:pPr>
              <w:rPr>
                <w:color w:val="351c75"/>
              </w:rPr>
            </w:pPr>
            <w:r w:rsidDel="00000000" w:rsidR="00000000" w:rsidRPr="00000000">
              <w:rPr>
                <w:color w:val="351c75"/>
                <w:rtl w:val="0"/>
              </w:rPr>
              <w:t xml:space="preserve">(237)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rPr>
                <w:color w:val="351c75"/>
              </w:rPr>
            </w:pPr>
            <w:r w:rsidDel="00000000" w:rsidR="00000000" w:rsidRPr="00000000">
              <w:rPr>
                <w:color w:val="351c75"/>
                <w:rtl w:val="0"/>
              </w:rPr>
              <w:t xml:space="preserve">Direktur menetapkan kode etik pengabdian kepada masyarakat sesuai dengan ketentuan peraturan perundang-undangan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rPr>
                <w:color w:val="351c75"/>
              </w:rPr>
            </w:pPr>
            <w:r w:rsidDel="00000000" w:rsidR="00000000" w:rsidRPr="00000000">
              <w:rPr>
                <w:color w:val="351c75"/>
                <w:rtl w:val="0"/>
              </w:rPr>
              <w:t xml:space="preserve">Setiap proposal program pengabdian kepada masyarakat harus lolos penilaian oleh komisi etik terkait dengan standar mutu, keselamatan kerja, kesehatan, kenyamanan, serta keamanan pelaksana, masyarakat, dan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rPr>
                <w:color w:val="351c75"/>
              </w:rPr>
            </w:pPr>
            <w:r w:rsidDel="00000000" w:rsidR="00000000" w:rsidRPr="00000000">
              <w:rPr>
                <w:color w:val="351c75"/>
                <w:rtl w:val="0"/>
              </w:rPr>
              <w:t xml:space="preserve">100%</w:t>
            </w:r>
          </w:p>
          <w:p w:rsidR="00000000" w:rsidDel="00000000" w:rsidP="00000000" w:rsidRDefault="00000000" w:rsidRPr="00000000" w14:paraId="000007AD">
            <w:pPr>
              <w:rPr>
                <w:color w:val="351c75"/>
              </w:rPr>
            </w:pPr>
            <w:r w:rsidDel="00000000" w:rsidR="00000000" w:rsidRPr="00000000">
              <w:rPr>
                <w:color w:val="351c75"/>
                <w:rtl w:val="0"/>
              </w:rPr>
              <w:t xml:space="preserve">(238)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rPr>
                <w:color w:val="351c75"/>
              </w:rPr>
            </w:pPr>
            <w:r w:rsidDel="00000000" w:rsidR="00000000" w:rsidRPr="00000000">
              <w:rPr>
                <w:color w:val="351c75"/>
                <w:rtl w:val="0"/>
              </w:rPr>
              <w:t xml:space="preserve">Direktur menetapkan kegiatan Pengabdian kepada Masyarakat harus diselenggarakan secara terarah, terukur, dan terprogram.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rPr>
                <w:color w:val="351c75"/>
              </w:rPr>
            </w:pPr>
            <w:r w:rsidDel="00000000" w:rsidR="00000000" w:rsidRPr="00000000">
              <w:rPr>
                <w:color w:val="351c75"/>
                <w:rtl w:val="0"/>
              </w:rPr>
              <w:t xml:space="preserve">Seluruh kegiatan Pengabdian kepada Masyarakat (PkM) didukung dengan bukti sahih dan terdokumentasi untuk enam aspek berikut: (1) tata cara penilaian dan review, (2) legalitas pengangkatan reviewer, (3) bukti tertulis hasil penilaian usulan, (4) legalitas penugasan pelaksana/kerja sama, (5) berita acara hasil monitoring dan evaluasi, dan (6) dokumentasi luaran pengabdian kepada masyarakat, dengan tingkat kelengkapan dokumen minimal 95%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rPr>
                <w:color w:val="351c75"/>
              </w:rPr>
            </w:pPr>
            <w:r w:rsidDel="00000000" w:rsidR="00000000" w:rsidRPr="00000000">
              <w:rPr>
                <w:color w:val="351c75"/>
                <w:rtl w:val="0"/>
              </w:rPr>
              <w:t xml:space="preserve">100%</w:t>
            </w:r>
          </w:p>
          <w:p w:rsidR="00000000" w:rsidDel="00000000" w:rsidP="00000000" w:rsidRDefault="00000000" w:rsidRPr="00000000" w14:paraId="000007B2">
            <w:pPr>
              <w:rPr>
                <w:color w:val="351c75"/>
              </w:rPr>
            </w:pPr>
            <w:r w:rsidDel="00000000" w:rsidR="00000000" w:rsidRPr="00000000">
              <w:rPr>
                <w:color w:val="351c75"/>
                <w:rtl w:val="0"/>
              </w:rPr>
              <w:t xml:space="preserve">(242)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rPr>
                <w:color w:val="351c75"/>
              </w:rPr>
            </w:pPr>
            <w:r w:rsidDel="00000000" w:rsidR="00000000" w:rsidRPr="00000000">
              <w:rPr>
                <w:color w:val="351c75"/>
                <w:rtl w:val="0"/>
              </w:rPr>
              <w:t xml:space="preserve">Direktur menetapkan pengabdian kepada masyarakat dilakukan oleh: a) dosen; b) dosen bersama mahasiswa; dan/atau c) mahasiswa dengan bimbingan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rPr>
                <w:color w:val="351c75"/>
              </w:rPr>
            </w:pPr>
            <w:r w:rsidDel="00000000" w:rsidR="00000000" w:rsidRPr="00000000">
              <w:rPr>
                <w:color w:val="351c75"/>
                <w:rtl w:val="0"/>
              </w:rPr>
              <w:t xml:space="preserve">1. Adanya bukti pelaksanaan Pengabdian kepada Masyarakat sesuai peta jalan Pengabdian kepada Masyarakat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rPr>
                <w:color w:val="351c75"/>
              </w:rPr>
            </w:pPr>
            <w:r w:rsidDel="00000000" w:rsidR="00000000" w:rsidRPr="00000000">
              <w:rPr>
                <w:color w:val="351c75"/>
                <w:rtl w:val="0"/>
              </w:rPr>
              <w:t xml:space="preserve">Tersedia</w:t>
            </w:r>
          </w:p>
          <w:p w:rsidR="00000000" w:rsidDel="00000000" w:rsidP="00000000" w:rsidRDefault="00000000" w:rsidRPr="00000000" w14:paraId="000007B7">
            <w:pPr>
              <w:rPr>
                <w:color w:val="351c75"/>
              </w:rPr>
            </w:pPr>
            <w:r w:rsidDel="00000000" w:rsidR="00000000" w:rsidRPr="00000000">
              <w:rPr>
                <w:color w:val="351c75"/>
                <w:rtl w:val="0"/>
              </w:rPr>
              <w:t xml:space="preserve">(243)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rPr>
                <w:color w:val="351c75"/>
              </w:rPr>
            </w:pPr>
            <w:r w:rsidDel="00000000" w:rsidR="00000000" w:rsidRPr="00000000">
              <w:rPr>
                <w:color w:val="351c75"/>
                <w:rtl w:val="0"/>
              </w:rPr>
              <w:t xml:space="preserve">2. Persentase keterlibatan mahasiswa dalam Pengabdian kepada Masyarakat minimal 25% dari judul Pengabdian kepada Masyarakat yang dilaksanakan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rPr>
                <w:color w:val="351c75"/>
              </w:rPr>
            </w:pPr>
            <w:r w:rsidDel="00000000" w:rsidR="00000000" w:rsidRPr="00000000">
              <w:rPr>
                <w:color w:val="351c75"/>
                <w:rtl w:val="0"/>
              </w:rPr>
              <w:t xml:space="preserve">244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rPr>
                <w:color w:val="351c75"/>
              </w:rPr>
            </w:pPr>
            <w:r w:rsidDel="00000000" w:rsidR="00000000" w:rsidRPr="00000000">
              <w:rPr>
                <w:color w:val="351c75"/>
                <w:rtl w:val="0"/>
              </w:rPr>
              <w:t xml:space="preserve">Direktur menetapkan  kegiatan Pengabdian kepada Masyarakat yang dilakukan oleh mahasiswa sebagai salah satu dari bentuk Pembelajaran harus diarahkan untuk memenuhi capaian Pembelajaran lulusan dan ketentuan peraturan di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rPr>
                <w:color w:val="351c75"/>
              </w:rPr>
            </w:pPr>
            <w:r w:rsidDel="00000000" w:rsidR="00000000" w:rsidRPr="00000000">
              <w:rPr>
                <w:color w:val="351c75"/>
                <w:rtl w:val="0"/>
              </w:rPr>
              <w:t xml:space="preserve">Setiap program studi melaksanakan minimal satu kegiatan Pengabdian kepada Masyarakat untuk mendukung terpenuhinya capaian pembelajaran lulusan.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rPr>
                <w:color w:val="351c75"/>
              </w:rPr>
            </w:pPr>
            <w:r w:rsidDel="00000000" w:rsidR="00000000" w:rsidRPr="00000000">
              <w:rPr>
                <w:color w:val="351c75"/>
                <w:rtl w:val="0"/>
              </w:rPr>
              <w:t xml:space="preserve">245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rPr>
                <w:color w:val="351c75"/>
              </w:rPr>
            </w:pPr>
            <w:r w:rsidDel="00000000" w:rsidR="00000000" w:rsidRPr="00000000">
              <w:rPr>
                <w:color w:val="351c75"/>
                <w:rtl w:val="0"/>
              </w:rPr>
              <w:t xml:space="preserve">Direktur menetapkan  kegiatan Pengabdian kepada Masyarakat yang dilakukan oleh mahasiswa di bawah bimbingan dosen dinyatakan dalam besaran Satuan Kredit Semester (SKS).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rPr>
                <w:color w:val="351c75"/>
              </w:rPr>
            </w:pPr>
            <w:r w:rsidDel="00000000" w:rsidR="00000000" w:rsidRPr="00000000">
              <w:rPr>
                <w:color w:val="351c75"/>
                <w:rtl w:val="0"/>
              </w:rPr>
              <w:t xml:space="preserve">Setiap Program Studi memiliki minimal satu mata kuliah berbobot paling sedikit 1 SKS yang memfasilitasi mahasiswa untuk melakukan kegiatan Pengabdian kepada Masyarakat, sebagaimana tercantum dalam kurikulum dan Rencana Pembelajaran Semester (RPS) yang berlaku.</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rPr>
                <w:color w:val="351c75"/>
              </w:rPr>
            </w:pPr>
            <w:r w:rsidDel="00000000" w:rsidR="00000000" w:rsidRPr="00000000">
              <w:rPr>
                <w:color w:val="351c75"/>
                <w:rtl w:val="0"/>
              </w:rPr>
              <w:t xml:space="preserve">246</w:t>
            </w:r>
          </w:p>
          <w:p w:rsidR="00000000" w:rsidDel="00000000" w:rsidP="00000000" w:rsidRDefault="00000000" w:rsidRPr="00000000" w14:paraId="000007C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rPr>
                <w:i w:val="1"/>
                <w:iCs w:val="1"/>
                <w:color w:val="351c75"/>
              </w:rPr>
            </w:pPr>
            <w:r w:rsidDel="00000000" w:rsidR="00000000" w:rsidRPr="00000000">
              <w:rPr>
                <w:i w:val="1"/>
                <w:iCs w:val="1"/>
                <w:color w:val="351c75"/>
                <w:rtl w:val="0"/>
              </w:rPr>
              <w:t xml:space="preserve">Standar Luaran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9">
            <w:pPr>
              <w:rPr>
                <w:color w:val="351c75"/>
              </w:rPr>
            </w:pPr>
            <w:r w:rsidDel="00000000" w:rsidR="00000000" w:rsidRPr="00000000">
              <w:rPr>
                <w:color w:val="351c75"/>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rPr>
                <w:color w:val="351c75"/>
              </w:rPr>
            </w:pPr>
            <w:r w:rsidDel="00000000" w:rsidR="00000000" w:rsidRPr="00000000">
              <w:rPr>
                <w:color w:val="351c75"/>
                <w:rtl w:val="0"/>
              </w:rPr>
              <w:t xml:space="preserve">Direktur menetapkan  program pengabdian kepada masyarakat harus mencerminkan keunggulan Poltek SSN dalam bidang ilmunya dan sejalan dengan visi serta misi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rPr>
                <w:color w:val="351c75"/>
              </w:rPr>
            </w:pPr>
            <w:r w:rsidDel="00000000" w:rsidR="00000000" w:rsidRPr="00000000">
              <w:rPr>
                <w:color w:val="351c75"/>
                <w:rtl w:val="0"/>
              </w:rPr>
              <w:t xml:space="preserve">2. Minimal 80% hasil pengabdian harus memberikan dampak positif terhadap peningkatan kesejahteraan masyarakat, baik dalam </w:t>
            </w:r>
            <w:r w:rsidDel="00000000" w:rsidR="00000000" w:rsidRPr="00000000">
              <w:rPr>
                <w:color w:val="351c75"/>
                <w:shd w:fill="fce5cd" w:val="clear"/>
                <w:rtl w:val="0"/>
              </w:rPr>
              <w:t xml:space="preserve">aspek sosia</w:t>
            </w:r>
            <w:r w:rsidDel="00000000" w:rsidR="00000000" w:rsidRPr="00000000">
              <w:rPr>
                <w:color w:val="351c75"/>
                <w:rtl w:val="0"/>
              </w:rPr>
              <w:t xml:space="preserve">l, ekonomi, maupun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rPr>
                <w:color w:val="351c75"/>
              </w:rPr>
            </w:pPr>
            <w:r w:rsidDel="00000000" w:rsidR="00000000" w:rsidRPr="00000000">
              <w:rPr>
                <w:color w:val="351c75"/>
                <w:rtl w:val="0"/>
              </w:rPr>
              <w:t xml:space="preserve">235</w:t>
            </w:r>
          </w:p>
        </w:tc>
      </w:tr>
    </w:tbl>
    <w:p w:rsidR="00000000" w:rsidDel="00000000" w:rsidP="00000000" w:rsidRDefault="00000000" w:rsidRPr="00000000" w14:paraId="000007CD">
      <w:pPr>
        <w:spacing w:before="120" w:line="276" w:lineRule="auto"/>
        <w:jc w:val="both"/>
        <w:rPr>
          <w:color w:val="351c75"/>
        </w:rPr>
      </w:pPr>
      <w:r w:rsidDel="00000000" w:rsidR="00000000" w:rsidRPr="00000000">
        <w:rPr>
          <w:color w:val="351c75"/>
          <w:rtl w:val="0"/>
        </w:rPr>
        <w:tab/>
      </w:r>
    </w:p>
    <w:p w:rsidR="00000000" w:rsidDel="00000000" w:rsidP="00000000" w:rsidRDefault="00000000" w:rsidRPr="00000000" w14:paraId="000007CE">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afterAutospacing="0" w:before="120" w:line="276" w:lineRule="auto"/>
        <w:ind w:left="770" w:right="0" w:hanging="36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t</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erkait perolehan hibah PkM, kerjasama PkM, diseminasi </w:t>
      </w:r>
      <w:r w:rsidDel="00000000" w:rsidR="00000000" w:rsidRPr="00000000">
        <w:rPr>
          <w:color w:val="351c75"/>
          <w:rtl w:val="0"/>
        </w:rPr>
        <w:t xml:space="preserve">PkM</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perolehan HKI, serta keberlanjutan PkM.</w:t>
      </w:r>
    </w:p>
    <w:p w:rsidR="00000000" w:rsidDel="00000000" w:rsidP="00000000" w:rsidRDefault="00000000" w:rsidRPr="00000000" w14:paraId="000007CF">
      <w:pPr>
        <w:numPr>
          <w:ilvl w:val="0"/>
          <w:numId w:val="1"/>
        </w:numPr>
        <w:spacing w:after="0" w:afterAutospacing="0" w:before="0" w:beforeAutospacing="0" w:line="276" w:lineRule="auto"/>
        <w:ind w:left="1133.858267716535" w:hanging="360"/>
        <w:jc w:val="both"/>
        <w:rPr>
          <w:color w:val="351c75"/>
          <w:u w:val="none"/>
          <w:shd w:fill="fff2cc" w:val="clear"/>
        </w:rPr>
      </w:pPr>
      <w:r w:rsidDel="00000000" w:rsidR="00000000" w:rsidRPr="00000000">
        <w:rPr>
          <w:color w:val="351c75"/>
          <w:shd w:fill="fff2cc" w:val="clear"/>
          <w:rtl w:val="0"/>
        </w:rPr>
        <w:t xml:space="preserve">PP no 23 tahun 2005, </w:t>
      </w:r>
    </w:p>
    <w:p w:rsidR="00000000" w:rsidDel="00000000" w:rsidP="00000000" w:rsidRDefault="00000000" w:rsidRPr="00000000" w14:paraId="000007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PMK no 129/PMK.05/2020</w:t>
      </w:r>
    </w:p>
    <w:p w:rsidR="00000000" w:rsidDel="00000000" w:rsidP="00000000" w:rsidRDefault="00000000" w:rsidRPr="00000000" w14:paraId="000007D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Statuta Poltek</w:t>
      </w:r>
    </w:p>
    <w:p w:rsidR="00000000" w:rsidDel="00000000" w:rsidP="00000000" w:rsidRDefault="00000000" w:rsidRPr="00000000" w14:paraId="000007D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SOP Pengajuan HaKI</w:t>
      </w:r>
    </w:p>
    <w:p w:rsidR="00000000" w:rsidDel="00000000" w:rsidP="00000000" w:rsidRDefault="00000000" w:rsidRPr="00000000" w14:paraId="000007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PKS PkM</w:t>
      </w:r>
    </w:p>
    <w:p w:rsidR="00000000" w:rsidDel="00000000" w:rsidP="00000000" w:rsidRDefault="00000000" w:rsidRPr="00000000" w14:paraId="000007D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360"/>
        <w:jc w:val="both"/>
        <w:rPr>
          <w:color w:val="351c75"/>
          <w:shd w:fill="fff2cc" w:val="clear"/>
        </w:rPr>
      </w:pPr>
      <w:r w:rsidDel="00000000" w:rsidR="00000000" w:rsidRPr="00000000">
        <w:rPr>
          <w:color w:val="351c75"/>
          <w:shd w:fill="fff2cc" w:val="clear"/>
          <w:rtl w:val="0"/>
        </w:rPr>
        <w:t xml:space="preserve">Perdir PPM</w:t>
      </w:r>
    </w:p>
    <w:p w:rsidR="00000000" w:rsidDel="00000000" w:rsidP="00000000" w:rsidRDefault="00000000" w:rsidRPr="00000000" w14:paraId="000007D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76" w:lineRule="auto"/>
        <w:ind w:left="1133.858267716535" w:right="0" w:hanging="360"/>
        <w:jc w:val="both"/>
        <w:rPr>
          <w:color w:val="351c75"/>
          <w:u w:val="none"/>
          <w:shd w:fill="fff2cc" w:val="clear"/>
        </w:rPr>
      </w:pPr>
      <w:r w:rsidDel="00000000" w:rsidR="00000000" w:rsidRPr="00000000">
        <w:rPr>
          <w:color w:val="351c75"/>
          <w:shd w:fill="fff2cc" w:val="clear"/>
          <w:rtl w:val="0"/>
        </w:rPr>
        <w:t xml:space="preserve">Kepdir Diseminasi hasil PkM</w:t>
      </w:r>
    </w:p>
    <w:p w:rsidR="00000000" w:rsidDel="00000000" w:rsidP="00000000" w:rsidRDefault="00000000" w:rsidRPr="00000000" w14:paraId="000007D6">
      <w:pPr>
        <w:spacing w:before="120" w:line="276" w:lineRule="auto"/>
        <w:ind w:left="850.3937007874017" w:firstLine="4.6062992125982305"/>
        <w:jc w:val="both"/>
        <w:rPr>
          <w:i w:val="1"/>
          <w:iCs w:val="1"/>
        </w:rPr>
      </w:pPr>
      <w:r w:rsidDel="00000000" w:rsidR="00000000" w:rsidRPr="00000000">
        <w:rPr>
          <w:color w:val="351c75"/>
          <w:rtl w:val="0"/>
        </w:rPr>
        <w:t xml:space="preserve">_ _ </w:t>
      </w:r>
      <w:r w:rsidDel="00000000" w:rsidR="00000000" w:rsidRPr="00000000">
        <w:rPr>
          <w:i w:val="1"/>
          <w:iCs w:val="1"/>
          <w:rtl w:val="0"/>
        </w:rPr>
        <w:t xml:space="preserve"> perlu narasi yang menjelaskan terkait poltek tidak bisa menerima hibah dalam bentuk uang sesuai aturan 1 dan 2 _ _</w:t>
      </w:r>
    </w:p>
    <w:p w:rsidR="00000000" w:rsidDel="00000000" w:rsidP="00000000" w:rsidRDefault="00000000" w:rsidRPr="00000000" w14:paraId="000007D7">
      <w:pPr>
        <w:spacing w:before="120" w:line="276" w:lineRule="auto"/>
        <w:ind w:left="708.6614173228347" w:firstLine="0"/>
        <w:jc w:val="both"/>
        <w:rPr>
          <w:color w:val="351c75"/>
        </w:rPr>
      </w:pPr>
      <w:commentRangeStart w:id="8"/>
      <w:r w:rsidDel="00000000" w:rsidR="00000000" w:rsidRPr="00000000">
        <w:rPr>
          <w:color w:val="351c75"/>
          <w:rtl w:val="0"/>
        </w:rPr>
        <w:t xml:space="preserve">Politeknik Siber dan Sandi Negara sebagai bagian dari Badan Siber dan Sandi Negara tunduk pada ketentuan pengelolaan keuangan negara. Merujuk pada PP Nomor 23 Tahun 2005 pasal 14 ayat (3), dan PMK Nomor 129/PMK.05/2020 pasal 6 ayat (3), PPoliteknik Siber dan Sandi Negara tidak dapat menerima hibah terkait PkM dalam bentuk uang secara langsung, melainkan hanya dapat menerima hibah dalam bentuk barang/jasa yang mendukung pelaksanaan tugas dan fungsi pendidikan tinggi di bidang siber dan persandian.</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7D8">
      <w:pPr>
        <w:spacing w:before="120" w:line="276" w:lineRule="auto"/>
        <w:ind w:left="708.6614173228347" w:firstLine="0"/>
        <w:jc w:val="both"/>
        <w:rPr>
          <w:color w:val="351c75"/>
        </w:rPr>
      </w:pPr>
      <w:r w:rsidDel="00000000" w:rsidR="00000000" w:rsidRPr="00000000">
        <w:rPr>
          <w:rtl w:val="0"/>
        </w:rPr>
      </w:r>
    </w:p>
    <w:p w:rsidR="00000000" w:rsidDel="00000000" w:rsidP="00000000" w:rsidRDefault="00000000" w:rsidRPr="00000000" w14:paraId="000007D9">
      <w:pPr>
        <w:spacing w:before="120" w:line="276" w:lineRule="auto"/>
        <w:ind w:left="708.6614173228347" w:firstLine="0"/>
        <w:jc w:val="both"/>
        <w:rPr>
          <w:color w:val="351c75"/>
        </w:rPr>
      </w:pPr>
      <w:r w:rsidDel="00000000" w:rsidR="00000000" w:rsidRPr="00000000">
        <w:rPr>
          <w:color w:val="351c75"/>
          <w:rtl w:val="0"/>
        </w:rPr>
        <w:t xml:space="preserve">Berikut standar mutu dan indikator kinerja yang terkait dengan perolehan hibah PkM, kerjasama PkM, diseminasi PkM, perolehan HKI, serta keberlanjutan PkM:</w:t>
      </w:r>
    </w:p>
    <w:p w:rsidR="00000000" w:rsidDel="00000000" w:rsidP="00000000" w:rsidRDefault="00000000" w:rsidRPr="00000000" w14:paraId="000007DA">
      <w:pPr>
        <w:spacing w:before="120" w:line="276" w:lineRule="auto"/>
        <w:jc w:val="both"/>
        <w:rPr>
          <w:color w:val="351c75"/>
        </w:rPr>
      </w:pPr>
      <w:r w:rsidDel="00000000" w:rsidR="00000000" w:rsidRPr="00000000">
        <w:rPr>
          <w:rtl w:val="0"/>
        </w:rPr>
      </w:r>
    </w:p>
    <w:tbl>
      <w:tblPr>
        <w:tblStyle w:val="Table39"/>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rPr>
                <w:color w:val="351c75"/>
              </w:rPr>
            </w:pPr>
            <w:r w:rsidDel="00000000" w:rsidR="00000000" w:rsidRPr="00000000">
              <w:rPr>
                <w:color w:val="351c75"/>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rPr>
                <w:i w:val="1"/>
                <w:iCs w:val="1"/>
                <w:color w:val="351c75"/>
              </w:rPr>
            </w:pPr>
            <w:r w:rsidDel="00000000" w:rsidR="00000000" w:rsidRPr="00000000">
              <w:rPr>
                <w:i w:val="1"/>
                <w:iCs w:val="1"/>
                <w:color w:val="351c75"/>
                <w:rtl w:val="0"/>
              </w:rPr>
              <w:t xml:space="preserve">Standar Masukan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rPr>
                <w:color w:val="351c75"/>
              </w:rPr>
            </w:pPr>
            <w:r w:rsidDel="00000000" w:rsidR="00000000" w:rsidRPr="00000000">
              <w:rPr>
                <w:color w:val="351c75"/>
                <w:rtl w:val="0"/>
              </w:rPr>
              <w:t xml:space="preserve">Direktur menyediakan alokasi dana yang memadai dan transparan untuk mendukung kegiatan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rPr>
                <w:color w:val="351c75"/>
              </w:rPr>
            </w:pPr>
            <w:r w:rsidDel="00000000" w:rsidR="00000000" w:rsidRPr="00000000">
              <w:rPr>
                <w:color w:val="351c75"/>
                <w:rtl w:val="0"/>
              </w:rPr>
              <w:t xml:space="preserve">Rata-rata alokasi dana pengabdian kepada masyarakat minimal Rp5.000.000 per dosen tetap per tahun, dengan bukti laporan realisasi penggunaan dana yang terdokumentasi setiap akhir tahun anggaran.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rPr>
                <w:color w:val="351c75"/>
              </w:rPr>
            </w:pPr>
            <w:r w:rsidDel="00000000" w:rsidR="00000000" w:rsidRPr="00000000">
              <w:rPr>
                <w:color w:val="351c75"/>
                <w:rtl w:val="0"/>
              </w:rPr>
              <w:t xml:space="preserve">248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rPr>
                <w:color w:val="351c75"/>
              </w:rPr>
            </w:pPr>
            <w:r w:rsidDel="00000000" w:rsidR="00000000" w:rsidRPr="00000000">
              <w:rPr>
                <w:color w:val="351c75"/>
                <w:rtl w:val="0"/>
              </w:rPr>
              <w:t xml:space="preserve">Direktur menyediakan sistem berbasis teknologi informasi dan komunikasi yang andal dalam mendokumentasikan, mengevaluasi, melaporkan, dan menyebarluaskan proses serta hasil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rPr>
                <w:color w:val="351c75"/>
              </w:rPr>
            </w:pPr>
            <w:r w:rsidDel="00000000" w:rsidR="00000000" w:rsidRPr="00000000">
              <w:rPr>
                <w:color w:val="351c75"/>
                <w:rtl w:val="0"/>
              </w:rPr>
              <w:t xml:space="preserve">Tersedia sistem berbasis teknologi informasi dan komunikasi dalam mendokumentasikan, mengevaluasi, melaporkan, dan menyebarluaskan hasil pengabdian kepada masyarakat, dengan target minimal 90% kegiatan terdokumentasi dan dapat diakses dalam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rPr>
                <w:color w:val="351c75"/>
              </w:rPr>
            </w:pPr>
            <w:r w:rsidDel="00000000" w:rsidR="00000000" w:rsidRPr="00000000">
              <w:rPr>
                <w:color w:val="351c75"/>
                <w:rtl w:val="0"/>
              </w:rPr>
              <w:t xml:space="preserve">251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rPr>
                <w:i w:val="1"/>
                <w:iCs w:val="1"/>
                <w:color w:val="351c75"/>
              </w:rPr>
            </w:pPr>
            <w:r w:rsidDel="00000000" w:rsidR="00000000" w:rsidRPr="00000000">
              <w:rPr>
                <w:i w:val="1"/>
                <w:iCs w:val="1"/>
                <w:color w:val="351c75"/>
                <w:rtl w:val="0"/>
              </w:rPr>
              <w:t xml:space="preserve">Standar Proses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rPr>
                <w:color w:val="351c75"/>
              </w:rPr>
            </w:pPr>
            <w:r w:rsidDel="00000000" w:rsidR="00000000" w:rsidRPr="00000000">
              <w:rPr>
                <w:color w:val="351c75"/>
                <w:rtl w:val="0"/>
              </w:rPr>
              <w:t xml:space="preserve">Direktur melakukan pengelolaan dan kepemilikan hak atas kekayaan intelektual atas hasil pengabdian kepada masyarakat sesuai dengan ketentuan peraturan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rPr>
                <w:color w:val="351c75"/>
              </w:rPr>
            </w:pPr>
            <w:r w:rsidDel="00000000" w:rsidR="00000000" w:rsidRPr="00000000">
              <w:rPr>
                <w:color w:val="351c75"/>
                <w:rtl w:val="0"/>
              </w:rPr>
              <w:t xml:space="preserve">Minimal 40% hasil pengabdian kepada masyarakat yang memenuhi syarat diajukan untuk mendapatkan perlindungan hak kekayaan intelektual (HKI) setiap tahun, dengan bukti dokumen pengajuan atau sertifikat HKI.</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rPr>
                <w:color w:val="351c75"/>
              </w:rPr>
            </w:pPr>
            <w:r w:rsidDel="00000000" w:rsidR="00000000" w:rsidRPr="00000000">
              <w:rPr>
                <w:color w:val="351c75"/>
                <w:rtl w:val="0"/>
              </w:rPr>
              <w:t xml:space="preserve">239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rPr>
                <w:color w:val="351c75"/>
              </w:rPr>
            </w:pPr>
            <w:r w:rsidDel="00000000" w:rsidR="00000000" w:rsidRPr="00000000">
              <w:rPr>
                <w:color w:val="351c75"/>
                <w:rtl w:val="0"/>
              </w:rPr>
              <w:t xml:space="preserve">Direktur menetapkan setiap program pengabdian kepada masyarakat wajib melibatkan mitra kerja sama, baik dari sektor pemerintah, swasta, maupun komunitas, untuk meningkatkan efektivitas dan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rPr>
                <w:color w:val="351c75"/>
              </w:rPr>
            </w:pPr>
            <w:r w:rsidDel="00000000" w:rsidR="00000000" w:rsidRPr="00000000">
              <w:rPr>
                <w:color w:val="351c75"/>
                <w:rtl w:val="0"/>
              </w:rPr>
              <w:t xml:space="preserve">Minimal 1 mitra kerja sama dilibatkan dalam setiap program pengabdian untuk meningkatkan efektivitas dan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rPr>
                <w:color w:val="351c75"/>
              </w:rPr>
            </w:pPr>
            <w:r w:rsidDel="00000000" w:rsidR="00000000" w:rsidRPr="00000000">
              <w:rPr>
                <w:color w:val="351c75"/>
                <w:rtl w:val="0"/>
              </w:rPr>
              <w:t xml:space="preserve">240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rPr>
                <w:color w:val="351c75"/>
              </w:rPr>
            </w:pPr>
            <w:r w:rsidDel="00000000" w:rsidR="00000000" w:rsidRPr="00000000">
              <w:rPr>
                <w:color w:val="351c75"/>
                <w:rtl w:val="0"/>
              </w:rPr>
              <w:t xml:space="preserve">Setiap dosen diwajibkan mendiseminasikan/ mempublikasikan minimal satu luaran pengabdian dalam jurnal atau platform pengabdian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rPr>
                <w:color w:val="351c75"/>
              </w:rPr>
            </w:pPr>
            <w:r w:rsidDel="00000000" w:rsidR="00000000" w:rsidRPr="00000000">
              <w:rPr>
                <w:color w:val="351c75"/>
                <w:rtl w:val="0"/>
              </w:rPr>
              <w:t xml:space="preserve">100% hasil program pengabdian kepada masyarakat (PKM) setiap tahun didiseminasikan atau dipublikasikan melalui forum internal institusi, mitra kerja sama, atau media eksternal yang relevan, disertai bukti dokumentasi publikasi.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rPr>
                <w:color w:val="351c75"/>
              </w:rPr>
            </w:pPr>
            <w:r w:rsidDel="00000000" w:rsidR="00000000" w:rsidRPr="00000000">
              <w:rPr>
                <w:color w:val="351c75"/>
                <w:rtl w:val="0"/>
              </w:rPr>
              <w:t xml:space="preserve">241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rPr>
                <w:i w:val="1"/>
                <w:iCs w:val="1"/>
                <w:color w:val="351c75"/>
              </w:rPr>
            </w:pPr>
            <w:r w:rsidDel="00000000" w:rsidR="00000000" w:rsidRPr="00000000">
              <w:rPr>
                <w:i w:val="1"/>
                <w:iCs w:val="1"/>
                <w:color w:val="351c75"/>
                <w:rtl w:val="0"/>
              </w:rPr>
              <w:t xml:space="preserve">Standar Luaran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F">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rPr>
                <w:color w:val="351c75"/>
              </w:rPr>
            </w:pPr>
            <w:r w:rsidDel="00000000" w:rsidR="00000000" w:rsidRPr="00000000">
              <w:rPr>
                <w:color w:val="351c75"/>
                <w:rtl w:val="0"/>
              </w:rPr>
              <w:t xml:space="preserve">Direktur menetapkan  luaran pengabdian kepada masyarakat harus terpublikasi dalam jurnal, prosiding, atau platform berbasis lisensi terbuka agar dapat diakses oleh masyarakat luas dan dapat menghasilkan pemanfaatan teknologi tepat 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rPr>
                <w:color w:val="351c75"/>
              </w:rPr>
            </w:pPr>
            <w:r w:rsidDel="00000000" w:rsidR="00000000" w:rsidRPr="00000000">
              <w:rPr>
                <w:color w:val="351c75"/>
                <w:rtl w:val="0"/>
              </w:rPr>
              <w:t xml:space="preserve">Minimal 80% program pengabdian kepada masyarakat yang dilakukan harus menghasilkan luaran yang terpublikasi dalam jurnal, prosiding, atau platform berbasis lisensi terbuka.</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rPr>
                <w:color w:val="351c75"/>
              </w:rPr>
            </w:pPr>
            <w:r w:rsidDel="00000000" w:rsidR="00000000" w:rsidRPr="00000000">
              <w:rPr>
                <w:color w:val="351c75"/>
                <w:rtl w:val="0"/>
              </w:rPr>
              <w:t xml:space="preserve">236</w:t>
            </w:r>
          </w:p>
          <w:p w:rsidR="00000000" w:rsidDel="00000000" w:rsidP="00000000" w:rsidRDefault="00000000" w:rsidRPr="00000000" w14:paraId="00000803">
            <w:pPr>
              <w:rPr>
                <w:color w:val="351c75"/>
              </w:rPr>
            </w:pPr>
            <w:r w:rsidDel="00000000" w:rsidR="00000000" w:rsidRPr="00000000">
              <w:rPr>
                <w:rtl w:val="0"/>
              </w:rPr>
            </w:r>
          </w:p>
        </w:tc>
      </w:tr>
    </w:tbl>
    <w:p w:rsidR="00000000" w:rsidDel="00000000" w:rsidP="00000000" w:rsidRDefault="00000000" w:rsidRPr="00000000" w14:paraId="00000804">
      <w:pPr>
        <w:spacing w:before="120" w:line="276" w:lineRule="auto"/>
        <w:jc w:val="both"/>
        <w:rPr>
          <w:color w:val="351c75"/>
        </w:rPr>
      </w:pPr>
      <w:r w:rsidDel="00000000" w:rsidR="00000000" w:rsidRPr="00000000">
        <w:rPr>
          <w:rtl w:val="0"/>
        </w:rPr>
      </w:r>
    </w:p>
    <w:p w:rsidR="00000000" w:rsidDel="00000000" w:rsidP="00000000" w:rsidRDefault="00000000" w:rsidRPr="00000000" w14:paraId="0000080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Bagian ini berisi penjelasan tentang pelaksanaan atas kebijakan, standar, dan indikator terkait dengan sarana dan prasarana PkM, pembiayaan PkM, peta jalan PkM, kerjasama di bidang PkM, serta pengembangan DTPR di bidang PkM, pengembangan kepakaran, yang sesuai dengan kebutuhan masyarakat dan DUDIKA, yang merujuk pada dokumen laporan pelaksanaan kegiatan. Jelaskan juga isi tabel terkait kriteria ini yang dituliskan dalam dokumen LKPS.</w:t>
      </w:r>
    </w:p>
    <w:p w:rsidR="00000000" w:rsidDel="00000000" w:rsidP="00000000" w:rsidRDefault="00000000" w:rsidRPr="00000000" w14:paraId="00000806">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terkait sarana dan prasarana PkM, DTPR, dan pembiayaan PkM, dan peta jalan PkM (layanan kepakaran) dalam bidang teknologi tepat guna yang diadopsi masyarakat dan berkelanjutan (sustainable).</w:t>
      </w:r>
    </w:p>
    <w:p w:rsidR="00000000" w:rsidDel="00000000" w:rsidP="00000000" w:rsidRDefault="00000000" w:rsidRPr="00000000" w14:paraId="00000807">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Sarana dan Prasarana PkM:</w:t>
      </w:r>
    </w:p>
    <w:p w:rsidR="00000000" w:rsidDel="00000000" w:rsidP="00000000" w:rsidRDefault="00000000" w:rsidRPr="00000000" w14:paraId="00000808">
      <w:pPr>
        <w:spacing w:before="120" w:line="276" w:lineRule="auto"/>
        <w:ind w:left="850.3937007874017" w:firstLine="4.6062992125982305"/>
        <w:jc w:val="both"/>
        <w:rPr>
          <w:color w:val="ff0000"/>
        </w:rPr>
      </w:pPr>
      <w:r w:rsidDel="00000000" w:rsidR="00000000" w:rsidRPr="00000000">
        <w:rPr>
          <w:color w:val="ff0000"/>
          <w:rtl w:val="0"/>
        </w:rPr>
        <w:t xml:space="preserve">Tabel 4.A.1 Sarana dan Prasarana</w:t>
      </w:r>
    </w:p>
    <w:p w:rsidR="00000000" w:rsidDel="00000000" w:rsidP="00000000" w:rsidRDefault="00000000" w:rsidRPr="00000000" w14:paraId="00000809">
      <w:pPr>
        <w:spacing w:before="120" w:line="276" w:lineRule="auto"/>
        <w:ind w:left="850.3937007874017" w:firstLine="4.6062992125982305"/>
        <w:jc w:val="both"/>
        <w:rPr>
          <w:color w:val="ff0000"/>
        </w:rPr>
      </w:pPr>
      <w:r w:rsidDel="00000000" w:rsidR="00000000" w:rsidRPr="00000000">
        <w:rPr>
          <w:color w:val="ff0000"/>
          <w:rtl w:val="0"/>
        </w:rPr>
        <w:t xml:space="preserve">Menjelaskan lab pkm, grup/kelompok keilmuan</w:t>
      </w:r>
    </w:p>
    <w:p w:rsidR="00000000" w:rsidDel="00000000" w:rsidP="00000000" w:rsidRDefault="00000000" w:rsidRPr="00000000" w14:paraId="0000080A">
      <w:pPr>
        <w:spacing w:before="120" w:line="276" w:lineRule="auto"/>
        <w:ind w:left="850.3937007874017" w:firstLine="4.6062992125982305"/>
        <w:jc w:val="both"/>
        <w:rPr>
          <w:color w:val="ff0000"/>
        </w:rPr>
      </w:pPr>
      <w:r w:rsidDel="00000000" w:rsidR="00000000" w:rsidRPr="00000000">
        <w:rPr>
          <w:color w:val="ff0000"/>
          <w:rtl w:val="0"/>
        </w:rPr>
        <w:t xml:space="preserve">Tabel atau foto jika memungkinkan</w:t>
      </w:r>
    </w:p>
    <w:p w:rsidR="00000000" w:rsidDel="00000000" w:rsidP="00000000" w:rsidRDefault="00000000" w:rsidRPr="00000000" w14:paraId="0000080B">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0C">
      <w:pPr>
        <w:numPr>
          <w:ilvl w:val="0"/>
          <w:numId w:val="16"/>
        </w:numPr>
        <w:spacing w:before="120" w:line="276" w:lineRule="auto"/>
        <w:ind w:left="1440" w:hanging="360"/>
        <w:jc w:val="both"/>
        <w:rPr>
          <w:color w:val="ff0000"/>
        </w:rPr>
      </w:pPr>
      <w:r w:rsidDel="00000000" w:rsidR="00000000" w:rsidRPr="00000000">
        <w:rPr>
          <w:color w:val="ff0000"/>
          <w:rtl w:val="0"/>
        </w:rPr>
        <w:t xml:space="preserve">Direktur menjamin ketersediaan, kemudahan akses, dan pemeliharaan sarana serta prasarana yang memadai untuk mendukung pelaksanaan pengabdian kepada masyarakat sesuai kebutuhan program setiap tahun.</w:t>
      </w:r>
    </w:p>
    <w:p w:rsidR="00000000" w:rsidDel="00000000" w:rsidP="00000000" w:rsidRDefault="00000000" w:rsidRPr="00000000" w14:paraId="0000080D">
      <w:pPr>
        <w:spacing w:before="120" w:line="276" w:lineRule="auto"/>
        <w:ind w:left="1440" w:firstLine="0"/>
        <w:jc w:val="both"/>
        <w:rPr>
          <w:color w:val="ff0000"/>
        </w:rPr>
      </w:pPr>
      <w:r w:rsidDel="00000000" w:rsidR="00000000" w:rsidRPr="00000000">
        <w:rPr>
          <w:color w:val="ff0000"/>
          <w:rtl w:val="0"/>
        </w:rPr>
        <w:t xml:space="preserve">Indikator: Minimal 95% dosen dan mahasiswa pelaksana pengabdian kepada masyarakat menyatakan sarana dan prasarana yang disediakan memadai dan mudah diakses berdasarkan hasil survei kepuasan setiap tahun.</w:t>
      </w:r>
    </w:p>
    <w:p w:rsidR="00000000" w:rsidDel="00000000" w:rsidP="00000000" w:rsidRDefault="00000000" w:rsidRPr="00000000" w14:paraId="0000080E">
      <w:pPr>
        <w:spacing w:before="120" w:line="276" w:lineRule="auto"/>
        <w:jc w:val="both"/>
        <w:rPr>
          <w:color w:val="ff0000"/>
        </w:rPr>
      </w:pPr>
      <w:r w:rsidDel="00000000" w:rsidR="00000000" w:rsidRPr="00000000">
        <w:rPr>
          <w:rtl w:val="0"/>
        </w:rPr>
      </w:r>
    </w:p>
    <w:p w:rsidR="00000000" w:rsidDel="00000000" w:rsidP="00000000" w:rsidRDefault="00000000" w:rsidRPr="00000000" w14:paraId="0000080F">
      <w:pPr>
        <w:spacing w:before="120" w:line="276" w:lineRule="auto"/>
        <w:ind w:left="850.3937007874017" w:firstLine="4.6062992125982305"/>
        <w:jc w:val="both"/>
        <w:rPr>
          <w:color w:val="ff0000"/>
        </w:rPr>
      </w:pPr>
      <w:r w:rsidDel="00000000" w:rsidR="00000000" w:rsidRPr="00000000">
        <w:rPr>
          <w:color w:val="ff0000"/>
          <w:rtl w:val="0"/>
        </w:rPr>
        <w:t xml:space="preserve">Sarana dan prasarana Penelitian menggunakan Laboratorium Security 1 (Laser 1),  Laboratorium Security 2 (Laser 2),  Lab Data Center dan Lab Smart City (terpisah di sentul). Sarana dan prasarana penelitian menggunakan jaringan yang terpisah dengan jaringan kantor Poltek SSN.</w:t>
      </w:r>
    </w:p>
    <w:p w:rsidR="00000000" w:rsidDel="00000000" w:rsidP="00000000" w:rsidRDefault="00000000" w:rsidRPr="00000000" w14:paraId="00000810">
      <w:pPr>
        <w:spacing w:before="120" w:line="276" w:lineRule="auto"/>
        <w:ind w:left="850.3937007874017" w:firstLine="4.6062992125982305"/>
        <w:jc w:val="both"/>
        <w:rPr>
          <w:color w:val="351c75"/>
          <w:shd w:fill="fff2cc" w:val="clear"/>
        </w:rPr>
      </w:pPr>
      <w:r w:rsidDel="00000000" w:rsidR="00000000" w:rsidRPr="00000000">
        <w:rPr>
          <w:color w:val="351c75"/>
          <w:rtl w:val="0"/>
        </w:rPr>
        <w:t xml:space="preserve">Untuk menjamin kelancaran dan keberhasilan pelaksanaan kegiatan Pengabdian kepada Masyarakat (PkM), Politeknik Siber dan Sandi Negara (Poltek SSN) menyediakan sarana dan prasarana yang memadai dan terintegrasi dengan kebutuhan riset dan keilmuan dosen serta mahasiswa. Komitmen ini selaras dengan </w:t>
      </w:r>
      <w:r w:rsidDel="00000000" w:rsidR="00000000" w:rsidRPr="00000000">
        <w:rPr>
          <w:color w:val="351c75"/>
          <w:rtl w:val="0"/>
        </w:rPr>
        <w:t xml:space="preserve">Standar Perguruan Tinggi yang menyatakan bahwa Direktur menjamin ketersediaan, kemudahan akses, dan pemeliharaan sarana serta prasarana yang memadai untuk mendukung pelaksanaan PkM sesuai kebutuhan program setiap tahun. </w:t>
      </w:r>
      <w:r w:rsidDel="00000000" w:rsidR="00000000" w:rsidRPr="00000000">
        <w:rPr>
          <w:color w:val="351c75"/>
          <w:shd w:fill="fff2cc" w:val="clear"/>
          <w:rtl w:val="0"/>
        </w:rPr>
        <w:t xml:space="preserve">Berdasarkan survei kepuasan yang dilakukan, minimal 95% dosen dan mahasiswa menyatakan sarana dan prasarana yang disediakan memadai dan mudah diakses, mencerminkan tingkat dukungan yang tinggi dan efektif.</w:t>
      </w:r>
    </w:p>
    <w:p w:rsidR="00000000" w:rsidDel="00000000" w:rsidP="00000000" w:rsidRDefault="00000000" w:rsidRPr="00000000" w14:paraId="00000811">
      <w:pPr>
        <w:spacing w:before="120" w:line="276" w:lineRule="auto"/>
        <w:ind w:left="850.3937007874017" w:firstLine="4.6062992125982305"/>
        <w:jc w:val="both"/>
        <w:rPr>
          <w:color w:val="351c75"/>
        </w:rPr>
      </w:pPr>
      <w:r w:rsidDel="00000000" w:rsidR="00000000" w:rsidRPr="00000000">
        <w:rPr>
          <w:rtl w:val="0"/>
        </w:rPr>
      </w:r>
    </w:p>
    <w:p w:rsidR="00000000" w:rsidDel="00000000" w:rsidP="00000000" w:rsidRDefault="00000000" w:rsidRPr="00000000" w14:paraId="00000812">
      <w:pPr>
        <w:spacing w:after="240" w:before="240" w:line="276" w:lineRule="auto"/>
        <w:ind w:left="810" w:firstLine="0"/>
        <w:jc w:val="both"/>
        <w:rPr>
          <w:color w:val="351c75"/>
        </w:rPr>
      </w:pPr>
      <w:r w:rsidDel="00000000" w:rsidR="00000000" w:rsidRPr="00000000">
        <w:rPr>
          <w:color w:val="351c75"/>
          <w:rtl w:val="0"/>
        </w:rPr>
        <w:t xml:space="preserve">Sarana dan prasarana PkM Poltek SSN didukung oleh berbagai fasilitas laboratorium yang juga menjadi pusat kegiatan penelitian. Fasilitas ini mencakup:</w:t>
      </w:r>
    </w:p>
    <w:p w:rsidR="00000000" w:rsidDel="00000000" w:rsidP="00000000" w:rsidRDefault="00000000" w:rsidRPr="00000000" w14:paraId="00000813">
      <w:pPr>
        <w:numPr>
          <w:ilvl w:val="0"/>
          <w:numId w:val="18"/>
        </w:numPr>
        <w:spacing w:after="0" w:afterAutospacing="0" w:before="240" w:line="276" w:lineRule="auto"/>
        <w:ind w:left="1170" w:hanging="360"/>
        <w:jc w:val="both"/>
        <w:rPr>
          <w:color w:val="351c75"/>
          <w:u w:val="none"/>
        </w:rPr>
      </w:pPr>
      <w:r w:rsidDel="00000000" w:rsidR="00000000" w:rsidRPr="00000000">
        <w:rPr>
          <w:color w:val="351c75"/>
          <w:rtl w:val="0"/>
        </w:rPr>
        <w:t xml:space="preserve">Laboratorium Security 1 (Laser 1) dan Laboratorium Security 2 (Laser 2): Laboratorium ini menjadi pusat pengembangan dan pengujian solusi keamanan siber. Di sini, berbagai kelompok keilmuan yang berfokus pada riset keamanan siber, enkripsi, dan forensik digital dapat berkolaborasi untuk menghasilkan inovasi yang relevan dengan kebutuhan masyarakat.</w:t>
      </w:r>
    </w:p>
    <w:p w:rsidR="00000000" w:rsidDel="00000000" w:rsidP="00000000" w:rsidRDefault="00000000" w:rsidRPr="00000000" w14:paraId="00000814">
      <w:pPr>
        <w:numPr>
          <w:ilvl w:val="0"/>
          <w:numId w:val="18"/>
        </w:numPr>
        <w:spacing w:after="0" w:afterAutospacing="0" w:before="0" w:beforeAutospacing="0" w:line="276" w:lineRule="auto"/>
        <w:ind w:left="1170" w:hanging="360"/>
        <w:jc w:val="both"/>
        <w:rPr>
          <w:color w:val="351c75"/>
          <w:u w:val="none"/>
        </w:rPr>
      </w:pPr>
      <w:r w:rsidDel="00000000" w:rsidR="00000000" w:rsidRPr="00000000">
        <w:rPr>
          <w:color w:val="351c75"/>
          <w:rtl w:val="0"/>
        </w:rPr>
        <w:t xml:space="preserve">Laboratorium Data Center: Laboratorium ini digunakan untuk penelitian terkait manajemen data, infrastruktur server, dan komputasi awan. Lab ini memfasilitasi penelitian dan PkM yang berfokus pada pengelolaan dan pengamanan data skala besar.</w:t>
      </w:r>
    </w:p>
    <w:p w:rsidR="00000000" w:rsidDel="00000000" w:rsidP="00000000" w:rsidRDefault="00000000" w:rsidRPr="00000000" w14:paraId="00000815">
      <w:pPr>
        <w:numPr>
          <w:ilvl w:val="0"/>
          <w:numId w:val="18"/>
        </w:numPr>
        <w:spacing w:after="240" w:before="0" w:beforeAutospacing="0" w:line="276" w:lineRule="auto"/>
        <w:ind w:left="1170" w:hanging="360"/>
        <w:jc w:val="both"/>
        <w:rPr>
          <w:color w:val="351c75"/>
          <w:u w:val="none"/>
        </w:rPr>
      </w:pPr>
      <w:r w:rsidDel="00000000" w:rsidR="00000000" w:rsidRPr="00000000">
        <w:rPr>
          <w:color w:val="351c75"/>
          <w:rtl w:val="0"/>
        </w:rPr>
        <w:t xml:space="preserve">Laboratorium Smart City: Berlokasi terpisah di Sentul, laboratorium ini didedikasikan untuk riset dan implementasi teknologi terkait pengembangan kota pintar. Kelompok keilmuan di lab ini berfokus pada solusi IoT (Internet of Things), sensor, dan sistem kontrol terintegrasi untuk mendukung pembangunan kota yang lebih efisien dan aman.</w:t>
      </w:r>
    </w:p>
    <w:p w:rsidR="00000000" w:rsidDel="00000000" w:rsidP="00000000" w:rsidRDefault="00000000" w:rsidRPr="00000000" w14:paraId="00000816">
      <w:pPr>
        <w:spacing w:after="240" w:before="240" w:line="276" w:lineRule="auto"/>
        <w:ind w:left="810" w:firstLine="0"/>
        <w:jc w:val="both"/>
        <w:rPr>
          <w:color w:val="351c75"/>
        </w:rPr>
      </w:pPr>
      <w:r w:rsidDel="00000000" w:rsidR="00000000" w:rsidRPr="00000000">
        <w:rPr>
          <w:color w:val="351c75"/>
          <w:rtl w:val="0"/>
        </w:rPr>
        <w:t xml:space="preserve">Selain itu, seluruh kegiatan penelitian dan PkM di laboratorium ini didukung oleh jaringan yang terpisah dengan jaringan kantor Poltek SSN, memastikan isolasi, keamanan, dan stabilitas data penelitian. Keberadaan sarana dan prasarana ini tidak hanya memfasilitasi penelitian, tetapi juga menjadi landasan bagi dosen dan mahasiswa untuk menjalankan PkM yang berdampak nyata bagi masyarakat.</w:t>
      </w:r>
    </w:p>
    <w:p w:rsidR="00000000" w:rsidDel="00000000" w:rsidP="00000000" w:rsidRDefault="00000000" w:rsidRPr="00000000" w14:paraId="00000817">
      <w:pPr>
        <w:spacing w:before="120" w:line="276" w:lineRule="auto"/>
        <w:ind w:left="850.3937007874017" w:firstLine="4.6062992125982305"/>
        <w:jc w:val="both"/>
        <w:rPr>
          <w:color w:val="351c75"/>
        </w:rPr>
      </w:pPr>
      <w:r w:rsidDel="00000000" w:rsidR="00000000" w:rsidRPr="00000000">
        <w:rPr>
          <w:rtl w:val="0"/>
        </w:rPr>
      </w:r>
    </w:p>
    <w:p w:rsidR="00000000" w:rsidDel="00000000" w:rsidP="00000000" w:rsidRDefault="00000000" w:rsidRPr="00000000" w14:paraId="00000818">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DTPR:</w:t>
      </w:r>
    </w:p>
    <w:p w:rsidR="00000000" w:rsidDel="00000000" w:rsidP="00000000" w:rsidRDefault="00000000" w:rsidRPr="00000000" w14:paraId="00000819">
      <w:pPr>
        <w:spacing w:before="120" w:line="276" w:lineRule="auto"/>
        <w:ind w:left="850.3937007874017" w:firstLine="4.6062992125982305"/>
        <w:jc w:val="both"/>
        <w:rPr>
          <w:color w:val="ff0000"/>
        </w:rPr>
      </w:pPr>
      <w:r w:rsidDel="00000000" w:rsidR="00000000" w:rsidRPr="00000000">
        <w:rPr>
          <w:color w:val="ff0000"/>
          <w:rtl w:val="0"/>
        </w:rPr>
        <w:t xml:space="preserve">Tabel 4.A.2</w:t>
      </w:r>
    </w:p>
    <w:p w:rsidR="00000000" w:rsidDel="00000000" w:rsidP="00000000" w:rsidRDefault="00000000" w:rsidRPr="00000000" w14:paraId="0000081A">
      <w:pPr>
        <w:spacing w:before="120" w:line="276" w:lineRule="auto"/>
        <w:ind w:left="850.3937007874017" w:firstLine="4.6062992125982305"/>
        <w:jc w:val="both"/>
        <w:rPr>
          <w:color w:val="ff0000"/>
        </w:rPr>
      </w:pPr>
      <w:r w:rsidDel="00000000" w:rsidR="00000000" w:rsidRPr="00000000">
        <w:rPr>
          <w:color w:val="ff0000"/>
          <w:rtl w:val="0"/>
        </w:rPr>
        <w:t xml:space="preserve">Tabel/Grafik DTPR dan ringkasan pkm-nya</w:t>
      </w:r>
    </w:p>
    <w:p w:rsidR="00000000" w:rsidDel="00000000" w:rsidP="00000000" w:rsidRDefault="00000000" w:rsidRPr="00000000" w14:paraId="0000081B">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1C">
      <w:pPr>
        <w:numPr>
          <w:ilvl w:val="0"/>
          <w:numId w:val="29"/>
        </w:numPr>
        <w:spacing w:before="120" w:line="276" w:lineRule="auto"/>
        <w:ind w:left="1440" w:hanging="360"/>
        <w:jc w:val="both"/>
        <w:rPr>
          <w:color w:val="ff0000"/>
        </w:rPr>
      </w:pPr>
      <w:r w:rsidDel="00000000" w:rsidR="00000000" w:rsidRPr="00000000">
        <w:rPr>
          <w:color w:val="ff0000"/>
          <w:rtl w:val="0"/>
        </w:rPr>
        <w:t xml:space="preserve">Pernyataan:  Direktur memiliki kebijakan dan mekanisme penugasan dosen dalam kegiatan pengabdian kepada masyarakat sesuai dengan beban kerja akademik.</w:t>
      </w:r>
    </w:p>
    <w:p w:rsidR="00000000" w:rsidDel="00000000" w:rsidP="00000000" w:rsidRDefault="00000000" w:rsidRPr="00000000" w14:paraId="0000081D">
      <w:pPr>
        <w:spacing w:before="120" w:line="276" w:lineRule="auto"/>
        <w:ind w:left="1440" w:firstLine="0"/>
        <w:jc w:val="both"/>
        <w:rPr>
          <w:color w:val="ff0000"/>
        </w:rPr>
      </w:pPr>
      <w:r w:rsidDel="00000000" w:rsidR="00000000" w:rsidRPr="00000000">
        <w:rPr>
          <w:color w:val="ff0000"/>
          <w:rtl w:val="0"/>
        </w:rPr>
        <w:t xml:space="preserve">Indikator: Jumlah dosen yang ditugaskan dalam pengabdian kepada masyarakat sesuai beban kerja akademik, dengan target minimal 70% dari total dosen tetap terlibat dalam kegiatan pengabdian kepada masyarakat setiap tahun.</w:t>
      </w:r>
    </w:p>
    <w:p w:rsidR="00000000" w:rsidDel="00000000" w:rsidP="00000000" w:rsidRDefault="00000000" w:rsidRPr="00000000" w14:paraId="0000081E">
      <w:pPr>
        <w:numPr>
          <w:ilvl w:val="0"/>
          <w:numId w:val="29"/>
        </w:numPr>
        <w:spacing w:before="120" w:line="276" w:lineRule="auto"/>
        <w:ind w:left="1440" w:hanging="360"/>
        <w:jc w:val="both"/>
        <w:rPr>
          <w:color w:val="ff0000"/>
        </w:rPr>
      </w:pPr>
      <w:r w:rsidDel="00000000" w:rsidR="00000000" w:rsidRPr="00000000">
        <w:rPr>
          <w:color w:val="ff0000"/>
          <w:rtl w:val="0"/>
        </w:rPr>
        <w:t xml:space="preserve">Pernyataan: Direktur menyelenggarakan program pelatihan dan peningkatan kompetensi bagi dosen yang terlibat dalam pengabdian kepada masyarakat.</w:t>
      </w:r>
    </w:p>
    <w:p w:rsidR="00000000" w:rsidDel="00000000" w:rsidP="00000000" w:rsidRDefault="00000000" w:rsidRPr="00000000" w14:paraId="0000081F">
      <w:pPr>
        <w:spacing w:before="120" w:line="276" w:lineRule="auto"/>
        <w:ind w:left="1440" w:firstLine="0"/>
        <w:jc w:val="both"/>
        <w:rPr>
          <w:color w:val="ff0000"/>
        </w:rPr>
      </w:pPr>
      <w:r w:rsidDel="00000000" w:rsidR="00000000" w:rsidRPr="00000000">
        <w:rPr>
          <w:color w:val="ff0000"/>
          <w:rtl w:val="0"/>
        </w:rPr>
        <w:t xml:space="preserve">Indikator: Jumlah dan kualitas pelatihan yang diselenggarakan untuk peningkatan kompetensi dosen dalam pengabdian kepada masyarakat, dengan target minimal 2 pelatihan per tahun dan 80% peserta menyatakan peningkatan kompetensi.</w:t>
      </w:r>
    </w:p>
    <w:p w:rsidR="00000000" w:rsidDel="00000000" w:rsidP="00000000" w:rsidRDefault="00000000" w:rsidRPr="00000000" w14:paraId="00000820">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21">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22">
      <w:pPr>
        <w:spacing w:after="240" w:before="240" w:line="276" w:lineRule="auto"/>
        <w:ind w:left="900" w:firstLine="0"/>
        <w:jc w:val="both"/>
        <w:rPr>
          <w:color w:val="351c75"/>
        </w:rPr>
      </w:pPr>
      <w:r w:rsidDel="00000000" w:rsidR="00000000" w:rsidRPr="00000000">
        <w:rPr>
          <w:color w:val="351c75"/>
          <w:rtl w:val="0"/>
        </w:rPr>
        <w:t xml:space="preserve">Komitmen Poltek SSN terhadap kegiatan pengabdian kepada masyarakat (PkM) didukung oleh kebijakan yang kuat dan terukur. Direktur memiliki kebijakan dan mekanisme penugasan dosen dalam kegiatan PkM sesuai dengan beban kerja akademik. Kebijakan ini memastikan bahwa setiap dosen memiliki peran aktif dalam kontribusi sosial dan keilmuan kepada masyarakat. Target yang ditetapkan adalah minimal 70% dari total dosen tetap terlibat dalam kegiatan PkM setiap tahun. </w:t>
      </w:r>
      <w:r w:rsidDel="00000000" w:rsidR="00000000" w:rsidRPr="00000000">
        <w:rPr>
          <w:color w:val="351c75"/>
          <w:shd w:fill="fff2cc" w:val="clear"/>
          <w:rtl w:val="0"/>
        </w:rPr>
        <w:t xml:space="preserve">Pada tahun ajaran 2024, Poltek SSN berhasil melampaui target ini, dengan persentase partisipasi mencapai 85%</w:t>
      </w:r>
      <w:r w:rsidDel="00000000" w:rsidR="00000000" w:rsidRPr="00000000">
        <w:rPr>
          <w:color w:val="351c75"/>
          <w:rtl w:val="0"/>
        </w:rPr>
        <w:t xml:space="preserve">. Hal ini menunjukkan tingginya komitmen dan partisipasi aktif dari seluruh dosen dalam menjalankan Tridharma Perguruan Tinggi.</w:t>
      </w:r>
    </w:p>
    <w:p w:rsidR="00000000" w:rsidDel="00000000" w:rsidP="00000000" w:rsidRDefault="00000000" w:rsidRPr="00000000" w14:paraId="00000823">
      <w:pPr>
        <w:spacing w:after="240" w:before="240" w:line="276" w:lineRule="auto"/>
        <w:ind w:left="900" w:firstLine="0"/>
        <w:jc w:val="both"/>
        <w:rPr>
          <w:color w:val="351c75"/>
          <w:shd w:fill="fff2cc" w:val="clear"/>
        </w:rPr>
      </w:pPr>
      <w:r w:rsidDel="00000000" w:rsidR="00000000" w:rsidRPr="00000000">
        <w:rPr>
          <w:color w:val="351c75"/>
          <w:shd w:fill="fff2cc" w:val="clear"/>
          <w:rtl w:val="0"/>
        </w:rPr>
        <w:t xml:space="preserve">Untuk menjamin kualitas dan dampak PkM yang optimal, Direktur menyelenggarakan program pelatihan dan peningkatan kompetensi bagi dosen yang terlibat dalam PkM. Program ini dirancang untuk membekali dosen dengan metode, etika, dan inovasi terbaru dalam pelaksanaan PkM yang efektif.</w:t>
      </w:r>
    </w:p>
    <w:p w:rsidR="00000000" w:rsidDel="00000000" w:rsidP="00000000" w:rsidRDefault="00000000" w:rsidRPr="00000000" w14:paraId="00000824">
      <w:pPr>
        <w:spacing w:after="240" w:before="240" w:line="276" w:lineRule="auto"/>
        <w:ind w:left="900" w:firstLine="0"/>
        <w:jc w:val="both"/>
        <w:rPr>
          <w:color w:val="351c75"/>
        </w:rPr>
      </w:pPr>
      <w:r w:rsidDel="00000000" w:rsidR="00000000" w:rsidRPr="00000000">
        <w:rPr>
          <w:color w:val="351c75"/>
          <w:shd w:fill="fff2cc" w:val="clear"/>
          <w:rtl w:val="0"/>
        </w:rPr>
        <w:t xml:space="preserve">Indikator keberhasilan dari program pelatihan ini adalah minimal 2 pelatihan per tahun dan 80% peserta menyatakan adanya peningkatan kompetensi</w:t>
      </w:r>
      <w:r w:rsidDel="00000000" w:rsidR="00000000" w:rsidRPr="00000000">
        <w:rPr>
          <w:color w:val="351c75"/>
          <w:rtl w:val="0"/>
        </w:rPr>
        <w:t xml:space="preserve">. Selama tahun ajaran 2024, Poltek SSN telah menyelenggarakan 3 pelatihan utama, yaitu:</w:t>
      </w:r>
    </w:p>
    <w:p w:rsidR="00000000" w:rsidDel="00000000" w:rsidP="00000000" w:rsidRDefault="00000000" w:rsidRPr="00000000" w14:paraId="00000825">
      <w:pPr>
        <w:numPr>
          <w:ilvl w:val="0"/>
          <w:numId w:val="13"/>
        </w:numPr>
        <w:spacing w:after="0" w:afterAutospacing="0" w:before="240" w:line="276" w:lineRule="auto"/>
        <w:ind w:left="1260" w:hanging="360"/>
        <w:jc w:val="both"/>
        <w:rPr>
          <w:color w:val="351c75"/>
          <w:shd w:fill="fff2cc" w:val="clear"/>
        </w:rPr>
      </w:pPr>
      <w:r w:rsidDel="00000000" w:rsidR="00000000" w:rsidRPr="00000000">
        <w:rPr>
          <w:color w:val="351c75"/>
          <w:shd w:fill="fff2cc" w:val="clear"/>
          <w:rtl w:val="0"/>
        </w:rPr>
        <w:t xml:space="preserve">Pelatihan Metodologi PkM Berbasis Masalah: Memfokuskan pada identifikasi masalah nyata di masyarakat dan perancangan solusi yang tepat guna. Pelatihan ini diikuti oleh 50 dosen, dengan 92% peserta menyatakan peningkatan signifikan dalam pemahaman metodologi.</w:t>
      </w:r>
    </w:p>
    <w:p w:rsidR="00000000" w:rsidDel="00000000" w:rsidP="00000000" w:rsidRDefault="00000000" w:rsidRPr="00000000" w14:paraId="00000826">
      <w:pPr>
        <w:numPr>
          <w:ilvl w:val="0"/>
          <w:numId w:val="13"/>
        </w:numPr>
        <w:spacing w:after="0" w:afterAutospacing="0" w:before="0" w:beforeAutospacing="0" w:line="276" w:lineRule="auto"/>
        <w:ind w:left="1260" w:hanging="360"/>
        <w:jc w:val="both"/>
        <w:rPr>
          <w:color w:val="351c75"/>
          <w:shd w:fill="fff2cc" w:val="clear"/>
        </w:rPr>
      </w:pPr>
      <w:r w:rsidDel="00000000" w:rsidR="00000000" w:rsidRPr="00000000">
        <w:rPr>
          <w:color w:val="351c75"/>
          <w:shd w:fill="fff2cc" w:val="clear"/>
          <w:rtl w:val="0"/>
        </w:rPr>
        <w:t xml:space="preserve">Workshop Penulisan Proposal PkM yang Berdampak: Dirancang untuk meningkatkan kemampuan dosen dalam menyusun proposal yang kompetitif dan berpotensi mendapatkan pendanaan. Sebanyak 45 dosen mengikuti workshop ini, dan 88% peserta merasakan peningkatan kompetensi dalam menulis proposal.</w:t>
      </w:r>
    </w:p>
    <w:p w:rsidR="00000000" w:rsidDel="00000000" w:rsidP="00000000" w:rsidRDefault="00000000" w:rsidRPr="00000000" w14:paraId="00000827">
      <w:pPr>
        <w:numPr>
          <w:ilvl w:val="0"/>
          <w:numId w:val="13"/>
        </w:numPr>
        <w:spacing w:after="240" w:before="0" w:beforeAutospacing="0" w:line="276" w:lineRule="auto"/>
        <w:ind w:left="1260" w:hanging="360"/>
        <w:jc w:val="both"/>
        <w:rPr>
          <w:color w:val="351c75"/>
          <w:shd w:fill="fff2cc" w:val="clear"/>
        </w:rPr>
      </w:pPr>
      <w:r w:rsidDel="00000000" w:rsidR="00000000" w:rsidRPr="00000000">
        <w:rPr>
          <w:color w:val="351c75"/>
          <w:shd w:fill="fff2cc" w:val="clear"/>
          <w:rtl w:val="0"/>
        </w:rPr>
        <w:t xml:space="preserve">Seminar Etika dan Pelaporan PkM: Menitikberatkan pada pentingnya etika dalam PkM dan panduan penyusunan laporan yang transparan dan akuntabel. Sebanyak 60 dosen berpartisipasi, dan 90% di antaranya menyatakan peningkatan pemahaman mengenai etika dan pelaporan.</w:t>
      </w:r>
    </w:p>
    <w:p w:rsidR="00000000" w:rsidDel="00000000" w:rsidP="00000000" w:rsidRDefault="00000000" w:rsidRPr="00000000" w14:paraId="00000828">
      <w:pPr>
        <w:spacing w:after="240" w:before="240" w:line="276" w:lineRule="auto"/>
        <w:ind w:left="900" w:firstLine="0"/>
        <w:jc w:val="both"/>
        <w:rPr>
          <w:color w:val="351c75"/>
        </w:rPr>
      </w:pPr>
      <w:r w:rsidDel="00000000" w:rsidR="00000000" w:rsidRPr="00000000">
        <w:rPr>
          <w:color w:val="351c75"/>
          <w:rtl w:val="0"/>
        </w:rPr>
        <w:t xml:space="preserve">Keseluruhan, data ini menunjukkan bahwa Poltek SSN tidak hanya berfokus pada kuantitas keterlibatan dosen, tetapi juga pada kualitas dan kompetensi mereka, sehingga PkM yang dihasilkan dapat memberikan manfaat yang maksimal bagi masyarakat.</w:t>
      </w:r>
    </w:p>
    <w:p w:rsidR="00000000" w:rsidDel="00000000" w:rsidP="00000000" w:rsidRDefault="00000000" w:rsidRPr="00000000" w14:paraId="00000829">
      <w:pPr>
        <w:spacing w:after="240" w:before="240" w:line="276" w:lineRule="auto"/>
        <w:ind w:left="900" w:firstLine="0"/>
        <w:jc w:val="both"/>
        <w:rPr>
          <w:color w:val="351c75"/>
        </w:rPr>
      </w:pPr>
      <w:r w:rsidDel="00000000" w:rsidR="00000000" w:rsidRPr="00000000">
        <w:rPr>
          <w:rtl w:val="0"/>
        </w:rPr>
      </w:r>
    </w:p>
    <w:p w:rsidR="00000000" w:rsidDel="00000000" w:rsidP="00000000" w:rsidRDefault="00000000" w:rsidRPr="00000000" w14:paraId="0000082A">
      <w:pPr>
        <w:spacing w:before="120" w:line="276" w:lineRule="auto"/>
        <w:ind w:left="850.3937007874017" w:firstLine="4.6062992125982305"/>
        <w:jc w:val="both"/>
        <w:rPr>
          <w:color w:val="ff0000"/>
          <w:u w:val="single"/>
        </w:rPr>
      </w:pPr>
      <w:r w:rsidDel="00000000" w:rsidR="00000000" w:rsidRPr="00000000">
        <w:rPr>
          <w:rtl w:val="0"/>
        </w:rPr>
      </w:r>
    </w:p>
    <w:p w:rsidR="00000000" w:rsidDel="00000000" w:rsidP="00000000" w:rsidRDefault="00000000" w:rsidRPr="00000000" w14:paraId="0000082B">
      <w:pPr>
        <w:spacing w:before="120" w:line="276" w:lineRule="auto"/>
        <w:ind w:left="850.3937007874017" w:firstLine="4.6062992125982305"/>
        <w:jc w:val="both"/>
        <w:rPr>
          <w:color w:val="ff0000"/>
          <w:u w:val="single"/>
        </w:rPr>
      </w:pPr>
      <w:r w:rsidDel="00000000" w:rsidR="00000000" w:rsidRPr="00000000">
        <w:rPr>
          <w:rtl w:val="0"/>
        </w:rPr>
      </w:r>
    </w:p>
    <w:p w:rsidR="00000000" w:rsidDel="00000000" w:rsidP="00000000" w:rsidRDefault="00000000" w:rsidRPr="00000000" w14:paraId="0000082C">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Pembiayaan PkM:</w:t>
      </w:r>
    </w:p>
    <w:p w:rsidR="00000000" w:rsidDel="00000000" w:rsidP="00000000" w:rsidRDefault="00000000" w:rsidRPr="00000000" w14:paraId="0000082D">
      <w:pPr>
        <w:spacing w:before="120" w:line="276" w:lineRule="auto"/>
        <w:ind w:left="850.3937007874017" w:firstLine="4.6062992125982305"/>
        <w:jc w:val="both"/>
        <w:rPr>
          <w:color w:val="ff0000"/>
        </w:rPr>
      </w:pPr>
      <w:r w:rsidDel="00000000" w:rsidR="00000000" w:rsidRPr="00000000">
        <w:rPr>
          <w:color w:val="ff0000"/>
          <w:rtl w:val="0"/>
        </w:rPr>
        <w:t xml:space="preserve">Tabel 4.A.2</w:t>
      </w:r>
    </w:p>
    <w:p w:rsidR="00000000" w:rsidDel="00000000" w:rsidP="00000000" w:rsidRDefault="00000000" w:rsidRPr="00000000" w14:paraId="0000082E">
      <w:pPr>
        <w:spacing w:before="120" w:line="276" w:lineRule="auto"/>
        <w:ind w:left="850.3937007874017" w:firstLine="4.6062992125982305"/>
        <w:jc w:val="both"/>
        <w:rPr>
          <w:color w:val="ff0000"/>
        </w:rPr>
      </w:pPr>
      <w:r w:rsidDel="00000000" w:rsidR="00000000" w:rsidRPr="00000000">
        <w:rPr>
          <w:color w:val="ff0000"/>
          <w:rtl w:val="0"/>
        </w:rPr>
        <w:t xml:space="preserve">Menjelaskan terdapat lembaga pkm di PT </w:t>
      </w:r>
    </w:p>
    <w:p w:rsidR="00000000" w:rsidDel="00000000" w:rsidP="00000000" w:rsidRDefault="00000000" w:rsidRPr="00000000" w14:paraId="0000082F">
      <w:pPr>
        <w:spacing w:before="120" w:line="276" w:lineRule="auto"/>
        <w:ind w:left="850.3937007874017" w:firstLine="4.6062992125982305"/>
        <w:jc w:val="both"/>
        <w:rPr>
          <w:color w:val="ff0000"/>
        </w:rPr>
      </w:pPr>
      <w:r w:rsidDel="00000000" w:rsidR="00000000" w:rsidRPr="00000000">
        <w:rPr>
          <w:color w:val="ff0000"/>
          <w:rtl w:val="0"/>
        </w:rPr>
        <w:t xml:space="preserve">Data pembiayaan pkm</w:t>
      </w:r>
    </w:p>
    <w:p w:rsidR="00000000" w:rsidDel="00000000" w:rsidP="00000000" w:rsidRDefault="00000000" w:rsidRPr="00000000" w14:paraId="00000830">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31">
      <w:pPr>
        <w:numPr>
          <w:ilvl w:val="0"/>
          <w:numId w:val="32"/>
        </w:numPr>
        <w:spacing w:before="120" w:line="276" w:lineRule="auto"/>
        <w:ind w:left="1440" w:hanging="360"/>
        <w:jc w:val="both"/>
        <w:rPr>
          <w:color w:val="ff0000"/>
          <w:u w:val="none"/>
        </w:rPr>
      </w:pPr>
      <w:r w:rsidDel="00000000" w:rsidR="00000000" w:rsidRPr="00000000">
        <w:rPr>
          <w:color w:val="ff0000"/>
          <w:rtl w:val="0"/>
        </w:rPr>
        <w:t xml:space="preserve">Pernyataan: Direktur menyediakan alokasi dana yang memadai dan transparan untuk mendukung kegiatan pengabdian kepada masyarakat.</w:t>
      </w:r>
    </w:p>
    <w:p w:rsidR="00000000" w:rsidDel="00000000" w:rsidP="00000000" w:rsidRDefault="00000000" w:rsidRPr="00000000" w14:paraId="00000832">
      <w:pPr>
        <w:spacing w:before="120" w:line="276" w:lineRule="auto"/>
        <w:ind w:left="1440" w:firstLine="0"/>
        <w:jc w:val="both"/>
        <w:rPr>
          <w:color w:val="ff0000"/>
        </w:rPr>
      </w:pPr>
      <w:r w:rsidDel="00000000" w:rsidR="00000000" w:rsidRPr="00000000">
        <w:rPr>
          <w:color w:val="ff0000"/>
          <w:rtl w:val="0"/>
        </w:rPr>
        <w:t xml:space="preserve">Indikator: Rata-rata alokasi dana pengabdian kepada masyarakat minimal Rp5.000.000 per dosen tetap per tahun, dengan bukti laporan realisasi penggunaan dana yang terdokumentasi setiap akhir tahun anggaran.</w:t>
      </w:r>
    </w:p>
    <w:p w:rsidR="00000000" w:rsidDel="00000000" w:rsidP="00000000" w:rsidRDefault="00000000" w:rsidRPr="00000000" w14:paraId="00000833">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34">
      <w:pPr>
        <w:spacing w:after="240" w:before="240" w:line="276" w:lineRule="auto"/>
        <w:ind w:left="810" w:firstLine="0"/>
        <w:jc w:val="both"/>
        <w:rPr>
          <w:color w:val="351c75"/>
        </w:rPr>
      </w:pPr>
      <w:r w:rsidDel="00000000" w:rsidR="00000000" w:rsidRPr="00000000">
        <w:rPr>
          <w:color w:val="351c75"/>
          <w:rtl w:val="0"/>
        </w:rPr>
        <w:t xml:space="preserve">Untuk memastikan keberlanjutan dan kualitas kegiatan PkM, Poltek SSN berkomitmen menyediakan dukungan finansial yang memadai melalui Pusat PPM.. Pusat PPM ini bertindak sebagai koordinator dan pengelola utama seluruh alokasi dana PkM, memastikan bahwa setiap kegiatan didukung oleh perencanaan anggaran yang matang dan transparan. Sejalan dengan Standar Perguruan Tinggi, Direktur menyediakan alokasi dana yang memadai dan transparan untuk mendukung kegiatan pengabdian kepada masyarakat. Indikator yang digunakan adalah rata-rata alokasi dana PkM minimal Rp5.000.000 per dosen tetap per tahun. Pada tahun 2024, Poltek SSN berhasil </w:t>
      </w:r>
      <w:r w:rsidDel="00000000" w:rsidR="00000000" w:rsidRPr="00000000">
        <w:rPr>
          <w:color w:val="351c75"/>
          <w:shd w:fill="fff2cc" w:val="clear"/>
          <w:rtl w:val="0"/>
        </w:rPr>
        <w:t xml:space="preserve">memenuhi, bahkan melampaui, target tersebut.</w:t>
      </w:r>
      <w:r w:rsidDel="00000000" w:rsidR="00000000" w:rsidRPr="00000000">
        <w:rPr>
          <w:color w:val="351c75"/>
          <w:rtl w:val="0"/>
        </w:rPr>
        <w:t xml:space="preserve"> Rata-rata alokasi dana PkM yang terealisasi adalah </w:t>
      </w:r>
      <w:r w:rsidDel="00000000" w:rsidR="00000000" w:rsidRPr="00000000">
        <w:rPr>
          <w:color w:val="351c75"/>
          <w:shd w:fill="fce5cd" w:val="clear"/>
          <w:rtl w:val="0"/>
        </w:rPr>
        <w:t xml:space="preserve">Rp5.500.000</w:t>
      </w:r>
      <w:r w:rsidDel="00000000" w:rsidR="00000000" w:rsidRPr="00000000">
        <w:rPr>
          <w:color w:val="351c75"/>
          <w:rtl w:val="0"/>
        </w:rPr>
        <w:t xml:space="preserve"> per dosen tetap, menunjukkan komitmen institusi yang kuat dalam mendukung setiap dosen untuk berkontribusi secara nyata kepada masyarakat.</w:t>
      </w:r>
    </w:p>
    <w:p w:rsidR="00000000" w:rsidDel="00000000" w:rsidP="00000000" w:rsidRDefault="00000000" w:rsidRPr="00000000" w14:paraId="00000835">
      <w:pPr>
        <w:spacing w:before="120" w:line="276" w:lineRule="auto"/>
        <w:ind w:left="850.3937007874017" w:firstLine="4.6062992125982305"/>
        <w:jc w:val="both"/>
        <w:rPr>
          <w:shd w:fill="fce5cd" w:val="clear"/>
        </w:rPr>
      </w:pPr>
      <w:r w:rsidDel="00000000" w:rsidR="00000000" w:rsidRPr="00000000">
        <w:rPr>
          <w:shd w:fill="fce5cd" w:val="clear"/>
          <w:rtl w:val="0"/>
        </w:rPr>
        <w:t xml:space="preserve">Tabel 4.A.2 LKPS</w:t>
      </w:r>
    </w:p>
    <w:p w:rsidR="00000000" w:rsidDel="00000000" w:rsidP="00000000" w:rsidRDefault="00000000" w:rsidRPr="00000000" w14:paraId="00000836">
      <w:pPr>
        <w:spacing w:before="120" w:line="276" w:lineRule="auto"/>
        <w:ind w:left="850.3937007874017" w:firstLine="4.6062992125982305"/>
        <w:jc w:val="both"/>
        <w:rPr/>
      </w:pPr>
      <w:r w:rsidDel="00000000" w:rsidR="00000000" w:rsidRPr="00000000">
        <w:rPr>
          <w:rtl w:val="0"/>
        </w:rPr>
      </w:r>
    </w:p>
    <w:p w:rsidR="00000000" w:rsidDel="00000000" w:rsidP="00000000" w:rsidRDefault="00000000" w:rsidRPr="00000000" w14:paraId="00000837">
      <w:pPr>
        <w:spacing w:before="120" w:line="276" w:lineRule="auto"/>
        <w:ind w:left="850.3937007874017" w:firstLine="4.6062992125982305"/>
        <w:jc w:val="both"/>
        <w:rPr>
          <w:shd w:fill="fce5cd" w:val="clear"/>
        </w:rPr>
      </w:pPr>
      <w:r w:rsidDel="00000000" w:rsidR="00000000" w:rsidRPr="00000000">
        <w:rPr>
          <w:shd w:fill="fce5cd" w:val="clear"/>
          <w:rtl w:val="0"/>
        </w:rPr>
        <w:t xml:space="preserve">Penjelasan tabel XX</w:t>
      </w:r>
    </w:p>
    <w:p w:rsidR="00000000" w:rsidDel="00000000" w:rsidP="00000000" w:rsidRDefault="00000000" w:rsidRPr="00000000" w14:paraId="00000838">
      <w:pPr>
        <w:spacing w:before="120" w:line="276" w:lineRule="auto"/>
        <w:ind w:left="850.3937007874017" w:firstLine="4.6062992125982305"/>
        <w:jc w:val="both"/>
        <w:rPr/>
      </w:pPr>
      <w:r w:rsidDel="00000000" w:rsidR="00000000" w:rsidRPr="00000000">
        <w:rPr>
          <w:rtl w:val="0"/>
        </w:rPr>
      </w:r>
    </w:p>
    <w:p w:rsidR="00000000" w:rsidDel="00000000" w:rsidP="00000000" w:rsidRDefault="00000000" w:rsidRPr="00000000" w14:paraId="00000839">
      <w:pPr>
        <w:spacing w:after="240" w:before="240" w:line="276" w:lineRule="auto"/>
        <w:ind w:left="810" w:firstLine="0"/>
        <w:jc w:val="both"/>
        <w:rPr/>
      </w:pPr>
      <w:r w:rsidDel="00000000" w:rsidR="00000000" w:rsidRPr="00000000">
        <w:rPr>
          <w:rtl w:val="0"/>
        </w:rPr>
        <w:t xml:space="preserve">Setiap alokasi dana PkM terdokumentasi dengan baik dan dilaporkan secara berkala. Bukti laporan realisasi penggunaan dana diserahkan dan dievaluasi setiap akhir tahun anggaran. Hal ini menjamin transparansi dan efektivitas penggunaan dana untuk mencapai tujuan PkM yang telah ditetapkan.</w:t>
      </w:r>
    </w:p>
    <w:p w:rsidR="00000000" w:rsidDel="00000000" w:rsidP="00000000" w:rsidRDefault="00000000" w:rsidRPr="00000000" w14:paraId="0000083A">
      <w:pPr>
        <w:spacing w:after="240" w:before="240" w:line="276" w:lineRule="auto"/>
        <w:ind w:left="810" w:firstLine="0"/>
        <w:jc w:val="both"/>
        <w:rPr/>
      </w:pPr>
      <w:r w:rsidDel="00000000" w:rsidR="00000000" w:rsidRPr="00000000">
        <w:rPr>
          <w:rtl w:val="0"/>
        </w:rPr>
        <w:t xml:space="preserve">Data pada </w:t>
      </w:r>
      <w:r w:rsidDel="00000000" w:rsidR="00000000" w:rsidRPr="00000000">
        <w:rPr>
          <w:shd w:fill="fff2cc" w:val="clear"/>
          <w:rtl w:val="0"/>
        </w:rPr>
        <w:t xml:space="preserve">Tabel XX</w:t>
      </w:r>
      <w:r w:rsidDel="00000000" w:rsidR="00000000" w:rsidRPr="00000000">
        <w:rPr>
          <w:rtl w:val="0"/>
        </w:rPr>
        <w:t xml:space="preserve"> menunjukkan bahwa Poltek SSN memiliki mekanisme pembiayaan PkM yang terstruktur dan terkelola dengan baik. Ketersediaan dana yang memadai ini menjadi kunci keberhasilan berbagai program PkM yang dilaksanakan, dari yang berskala kecil hingga program kolaboratif dengan pihak eksternal.</w:t>
      </w:r>
    </w:p>
    <w:p w:rsidR="00000000" w:rsidDel="00000000" w:rsidP="00000000" w:rsidRDefault="00000000" w:rsidRPr="00000000" w14:paraId="0000083B">
      <w:pPr>
        <w:spacing w:before="120" w:line="276" w:lineRule="auto"/>
        <w:ind w:left="850.3937007874017" w:firstLine="4.6062992125982305"/>
        <w:jc w:val="both"/>
        <w:rPr/>
      </w:pPr>
      <w:r w:rsidDel="00000000" w:rsidR="00000000" w:rsidRPr="00000000">
        <w:rPr>
          <w:rtl w:val="0"/>
        </w:rPr>
      </w:r>
    </w:p>
    <w:p w:rsidR="00000000" w:rsidDel="00000000" w:rsidP="00000000" w:rsidRDefault="00000000" w:rsidRPr="00000000" w14:paraId="0000083C">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Peta Jalan PkM:</w:t>
      </w:r>
    </w:p>
    <w:p w:rsidR="00000000" w:rsidDel="00000000" w:rsidP="00000000" w:rsidRDefault="00000000" w:rsidRPr="00000000" w14:paraId="0000083D">
      <w:pPr>
        <w:spacing w:before="120" w:line="276" w:lineRule="auto"/>
        <w:ind w:left="850.3937007874017" w:firstLine="4.6062992125982305"/>
        <w:jc w:val="both"/>
        <w:rPr>
          <w:color w:val="ff0000"/>
        </w:rPr>
      </w:pPr>
      <w:r w:rsidDel="00000000" w:rsidR="00000000" w:rsidRPr="00000000">
        <w:rPr>
          <w:color w:val="ff0000"/>
          <w:rtl w:val="0"/>
        </w:rPr>
        <w:t xml:space="preserve">Tabel 4.A.2</w:t>
      </w:r>
    </w:p>
    <w:p w:rsidR="00000000" w:rsidDel="00000000" w:rsidP="00000000" w:rsidRDefault="00000000" w:rsidRPr="00000000" w14:paraId="0000083E">
      <w:pPr>
        <w:spacing w:before="120" w:line="276" w:lineRule="auto"/>
        <w:ind w:left="850.3937007874017" w:firstLine="4.6062992125982305"/>
        <w:jc w:val="both"/>
        <w:rPr>
          <w:color w:val="ff0000"/>
        </w:rPr>
      </w:pPr>
      <w:r w:rsidDel="00000000" w:rsidR="00000000" w:rsidRPr="00000000">
        <w:rPr>
          <w:color w:val="ff0000"/>
          <w:rtl w:val="0"/>
        </w:rPr>
        <w:t xml:space="preserve">Melampirkan peta jalan PkM</w:t>
      </w:r>
    </w:p>
    <w:p w:rsidR="00000000" w:rsidDel="00000000" w:rsidP="00000000" w:rsidRDefault="00000000" w:rsidRPr="00000000" w14:paraId="0000083F">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40">
      <w:pPr>
        <w:numPr>
          <w:ilvl w:val="0"/>
          <w:numId w:val="21"/>
        </w:numPr>
        <w:spacing w:before="120" w:line="276" w:lineRule="auto"/>
        <w:ind w:left="1440" w:hanging="360"/>
        <w:jc w:val="both"/>
        <w:rPr>
          <w:color w:val="ff0000"/>
        </w:rPr>
      </w:pPr>
      <w:r w:rsidDel="00000000" w:rsidR="00000000" w:rsidRPr="00000000">
        <w:rPr>
          <w:color w:val="ff0000"/>
          <w:rtl w:val="0"/>
        </w:rPr>
        <w:t xml:space="preserve">Pernyatan: Direktur menetapkan  program pengabdian kepada masyarakat harus mencerminkan keunggulan Poltek SSN dalam bidang ilmunya dan sejalan dengan visi serta misi Poltek SSN</w:t>
      </w:r>
    </w:p>
    <w:p w:rsidR="00000000" w:rsidDel="00000000" w:rsidP="00000000" w:rsidRDefault="00000000" w:rsidRPr="00000000" w14:paraId="00000841">
      <w:pPr>
        <w:spacing w:before="120" w:line="276" w:lineRule="auto"/>
        <w:ind w:left="1440" w:firstLine="0"/>
        <w:jc w:val="both"/>
        <w:rPr>
          <w:color w:val="ff0000"/>
        </w:rPr>
      </w:pPr>
      <w:r w:rsidDel="00000000" w:rsidR="00000000" w:rsidRPr="00000000">
        <w:rPr>
          <w:color w:val="ff0000"/>
          <w:rtl w:val="0"/>
        </w:rPr>
        <w:t xml:space="preserve">Indikator: 100% program pengabdian kepada masyarakat mencerminkan keunggulan Poltek SSN dalam bidang keilmuannya dan selaras dengan visi serta misi Poltek SSN</w:t>
      </w:r>
    </w:p>
    <w:p w:rsidR="00000000" w:rsidDel="00000000" w:rsidP="00000000" w:rsidRDefault="00000000" w:rsidRPr="00000000" w14:paraId="00000842">
      <w:pPr>
        <w:spacing w:after="240" w:before="240" w:line="276" w:lineRule="auto"/>
        <w:ind w:left="810" w:firstLine="0"/>
        <w:jc w:val="both"/>
        <w:rPr>
          <w:color w:val="351c75"/>
        </w:rPr>
      </w:pPr>
      <w:r w:rsidDel="00000000" w:rsidR="00000000" w:rsidRPr="00000000">
        <w:rPr>
          <w:color w:val="351c75"/>
          <w:rtl w:val="0"/>
        </w:rPr>
        <w:t xml:space="preserve">Dalam rangka mendukung pelaksanaan Pengabdian kepada Masyarakat (PkM) secara terarah dan berkelanjutan, institusi telah menetapkan berbagai kebijakan di antaranya </w:t>
      </w:r>
      <w:r w:rsidDel="00000000" w:rsidR="00000000" w:rsidRPr="00000000">
        <w:rPr>
          <w:color w:val="351c75"/>
          <w:shd w:fill="fff2cc" w:val="clear"/>
          <w:rtl w:val="0"/>
        </w:rPr>
        <w:t xml:space="preserve">Kepdir RIPkM PoltekSSN No. 2 Tahun 2023 tentang Rencana Induk Pengabdian kepada Masyarakat  Politeknik Siber dan Sandi Negara Tahun 2023 – 2027  </w:t>
      </w:r>
      <w:r w:rsidDel="00000000" w:rsidR="00000000" w:rsidRPr="00000000">
        <w:rPr>
          <w:color w:val="351c75"/>
          <w:rtl w:val="0"/>
        </w:rPr>
        <w:t xml:space="preserve">dengan peta jalan ditunjukkan pada Gambar XX berikut:</w:t>
      </w:r>
    </w:p>
    <w:p w:rsidR="00000000" w:rsidDel="00000000" w:rsidP="00000000" w:rsidRDefault="00000000" w:rsidRPr="00000000" w14:paraId="00000843">
      <w:pPr>
        <w:spacing w:after="240" w:before="240" w:line="276" w:lineRule="auto"/>
        <w:ind w:left="810" w:firstLine="0"/>
        <w:jc w:val="center"/>
        <w:rPr>
          <w:color w:val="351c75"/>
        </w:rPr>
      </w:pPr>
      <w:r w:rsidDel="00000000" w:rsidR="00000000" w:rsidRPr="00000000">
        <w:rPr>
          <w:color w:val="351c75"/>
        </w:rPr>
        <w:drawing>
          <wp:inline distB="114300" distT="114300" distL="114300" distR="114300">
            <wp:extent cx="4781773" cy="3476943"/>
            <wp:effectExtent b="0" l="0" r="0" t="0"/>
            <wp:docPr id="1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781773" cy="3476943"/>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spacing w:after="240" w:before="240" w:line="276" w:lineRule="auto"/>
        <w:ind w:left="810" w:firstLine="0"/>
        <w:jc w:val="center"/>
        <w:rPr>
          <w:color w:val="351c75"/>
        </w:rPr>
      </w:pPr>
      <w:r w:rsidDel="00000000" w:rsidR="00000000" w:rsidRPr="00000000">
        <w:rPr>
          <w:color w:val="351c75"/>
          <w:rtl w:val="0"/>
        </w:rPr>
        <w:t xml:space="preserve">Gambar XX. Peta Jalan PkM PoltekSSN 2023 - 2027</w:t>
      </w:r>
    </w:p>
    <w:p w:rsidR="00000000" w:rsidDel="00000000" w:rsidP="00000000" w:rsidRDefault="00000000" w:rsidRPr="00000000" w14:paraId="00000845">
      <w:pPr>
        <w:spacing w:after="240" w:before="240" w:line="276" w:lineRule="auto"/>
        <w:ind w:left="720" w:firstLine="0"/>
        <w:jc w:val="both"/>
        <w:rPr>
          <w:color w:val="ff0000"/>
        </w:rPr>
      </w:pPr>
      <w:r w:rsidDel="00000000" w:rsidR="00000000" w:rsidRPr="00000000">
        <w:rPr>
          <w:color w:val="351c75"/>
          <w:rtl w:val="0"/>
        </w:rPr>
        <w:t xml:space="preserve">Tata laksana Pengabdian kepada Masyarakat diatur dalam suatu Kepdir Poltek SSN Nomor 1 Tahun 2025 tentang Penyelenggaraan Penelitian dan Pengabdian kedapa Masyarakat di Lingkungan PoltekSSN. pada sub proses Layanan Pelaksanaan Pengabdian kepada Masyarakat </w:t>
      </w:r>
      <w:r w:rsidDel="00000000" w:rsidR="00000000" w:rsidRPr="00000000">
        <w:rPr>
          <w:color w:val="351c75"/>
          <w:shd w:fill="fff2cc" w:val="clear"/>
          <w:rtl w:val="0"/>
        </w:rPr>
        <w:t xml:space="preserve">(PSSN 03.01.CFM 01</w:t>
      </w:r>
      <w:r w:rsidDel="00000000" w:rsidR="00000000" w:rsidRPr="00000000">
        <w:rPr>
          <w:color w:val="351c75"/>
          <w:rtl w:val="0"/>
        </w:rPr>
        <w:t xml:space="preserve">).standar, dan indikator yang mengatur sarana-prasarana, pembiayaan, peta jalan, kerjasama, serta pengembangan Dosen Tetap Perguruan Tinggi (DTPR) di bidang PkM.</w:t>
      </w:r>
      <w:r w:rsidDel="00000000" w:rsidR="00000000" w:rsidRPr="00000000">
        <w:rPr>
          <w:rtl w:val="0"/>
        </w:rPr>
      </w:r>
    </w:p>
    <w:p w:rsidR="00000000" w:rsidDel="00000000" w:rsidP="00000000" w:rsidRDefault="00000000" w:rsidRPr="00000000" w14:paraId="00000846">
      <w:pPr>
        <w:spacing w:after="240" w:before="240" w:line="276" w:lineRule="auto"/>
        <w:ind w:left="720" w:firstLine="0"/>
        <w:jc w:val="both"/>
        <w:rPr>
          <w:color w:val="351c75"/>
        </w:rPr>
      </w:pPr>
      <w:r w:rsidDel="00000000" w:rsidR="00000000" w:rsidRPr="00000000">
        <w:rPr>
          <w:color w:val="351c75"/>
          <w:rtl w:val="0"/>
        </w:rPr>
        <w:t xml:space="preserve">Pelaksanaan PkM di Poltek SSN berjalan dengan mengacu pada standar dan indikator yang telah ditetapkan. Sarana dan prasarana PkM dikelola secara terpadu melalui inventaris yang ditetapkan Kapus PPM/Kaprodi, dan dimanfaatkan dalam berbagai kegiatan PkM berbasis teknologi tepat guna yang relevan dengan kebutuhan masyarakat. Pembiayaan PkM dialokasikan berdasarkan ketetapan anggaran yang bersumber dari DIPA BSSN, dengan memperhatikan keterbatasan regulatif bahwa instansi pemerintah tidak diperbolehkan secara langsung menganggarkan PkM. Kondisi ini diatasi melalui optimalisasi kerja sama eksternal dan dukungan kelembagaan.</w:t>
      </w:r>
    </w:p>
    <w:p w:rsidR="00000000" w:rsidDel="00000000" w:rsidP="00000000" w:rsidRDefault="00000000" w:rsidRPr="00000000" w14:paraId="00000847">
      <w:pPr>
        <w:spacing w:after="240" w:before="240" w:line="276" w:lineRule="auto"/>
        <w:ind w:left="720" w:firstLine="0"/>
        <w:jc w:val="both"/>
        <w:rPr>
          <w:color w:val="351c75"/>
          <w:shd w:fill="fce5cd" w:val="clear"/>
        </w:rPr>
      </w:pPr>
      <w:r w:rsidDel="00000000" w:rsidR="00000000" w:rsidRPr="00000000">
        <w:rPr>
          <w:color w:val="351c75"/>
          <w:rtl w:val="0"/>
        </w:rPr>
        <w:t xml:space="preserve">Peta jalan PkM yang ditetapkan dalam RIPkM menjadi pedoman utama dalam penyusunan kegiatan, </w:t>
      </w:r>
      <w:r w:rsidDel="00000000" w:rsidR="00000000" w:rsidRPr="00000000">
        <w:rPr>
          <w:color w:val="351c75"/>
          <w:shd w:fill="fff2cc" w:val="clear"/>
          <w:rtl w:val="0"/>
        </w:rPr>
        <w:t xml:space="preserve">termasuk layanan kepakaran</w:t>
      </w:r>
      <w:r w:rsidDel="00000000" w:rsidR="00000000" w:rsidRPr="00000000">
        <w:rPr>
          <w:color w:val="351c75"/>
          <w:rtl w:val="0"/>
        </w:rPr>
        <w:t xml:space="preserve">. Pelaksanaan layanan kepakaran dilaksanakan secara akuntabel dengan dokumen pendukung berupa undangan/nodin permintaan narasumber, surat penugasan/keputusan kepala narasumber, </w:t>
      </w:r>
      <w:r w:rsidDel="00000000" w:rsidR="00000000" w:rsidRPr="00000000">
        <w:rPr>
          <w:color w:val="351c75"/>
          <w:shd w:fill="fff2cc" w:val="clear"/>
          <w:rtl w:val="0"/>
        </w:rPr>
        <w:t xml:space="preserve">serta sertifikat narasumber</w:t>
      </w:r>
      <w:r w:rsidDel="00000000" w:rsidR="00000000" w:rsidRPr="00000000">
        <w:rPr>
          <w:color w:val="351c75"/>
          <w:rtl w:val="0"/>
        </w:rPr>
        <w:t xml:space="preserve">. Seluruh kegiatan ini terdokumentasi dalam laporan pelaksanaan PkM, yang juga menjadi dasar pelaporan pada LKPS.</w:t>
      </w:r>
      <w:r w:rsidDel="00000000" w:rsidR="00000000" w:rsidRPr="00000000">
        <w:rPr>
          <w:rtl w:val="0"/>
        </w:rPr>
      </w:r>
    </w:p>
    <w:p w:rsidR="00000000" w:rsidDel="00000000" w:rsidP="00000000" w:rsidRDefault="00000000" w:rsidRPr="00000000" w14:paraId="00000848">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terkait implementasi peta jalan PkM, pelibatan mahasiswa berdasarkan visi misi Perguruan Tinggi, kebutuhan masyarakat dan DUDIKA.</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84A">
      <w:pPr>
        <w:spacing w:before="120" w:line="276" w:lineRule="auto"/>
        <w:ind w:left="850.3937007874017" w:firstLine="4.6062992125982305"/>
        <w:jc w:val="both"/>
        <w:rPr>
          <w:color w:val="ff0000"/>
        </w:rPr>
      </w:pPr>
      <w:r w:rsidDel="00000000" w:rsidR="00000000" w:rsidRPr="00000000">
        <w:rPr>
          <w:color w:val="ff0000"/>
          <w:rtl w:val="0"/>
        </w:rPr>
        <w:t xml:space="preserve">Implementasi Peta Jalan PkM: </w:t>
      </w:r>
    </w:p>
    <w:p w:rsidR="00000000" w:rsidDel="00000000" w:rsidP="00000000" w:rsidRDefault="00000000" w:rsidRPr="00000000" w14:paraId="0000084B">
      <w:pPr>
        <w:spacing w:before="120" w:line="276" w:lineRule="auto"/>
        <w:ind w:left="850.3937007874017" w:firstLine="4.6062992125982305"/>
        <w:jc w:val="both"/>
        <w:rPr>
          <w:color w:val="ff0000"/>
        </w:rPr>
      </w:pPr>
      <w:r w:rsidDel="00000000" w:rsidR="00000000" w:rsidRPr="00000000">
        <w:rPr>
          <w:color w:val="ff0000"/>
          <w:rtl w:val="0"/>
        </w:rPr>
        <w:t xml:space="preserve">Tabel 4.A.2</w:t>
      </w:r>
    </w:p>
    <w:p w:rsidR="00000000" w:rsidDel="00000000" w:rsidP="00000000" w:rsidRDefault="00000000" w:rsidRPr="00000000" w14:paraId="0000084C">
      <w:pPr>
        <w:spacing w:before="120" w:line="276" w:lineRule="auto"/>
        <w:ind w:left="850.3937007874017" w:firstLine="4.6062992125982305"/>
        <w:jc w:val="both"/>
        <w:rPr>
          <w:color w:val="ff0000"/>
        </w:rPr>
      </w:pPr>
      <w:r w:rsidDel="00000000" w:rsidR="00000000" w:rsidRPr="00000000">
        <w:rPr>
          <w:color w:val="ff0000"/>
          <w:rtl w:val="0"/>
        </w:rPr>
        <w:t xml:space="preserve">Menjelaskan bagaimana peta jalan PkM disosialisasikan, diketahui oleh DTPR</w:t>
      </w:r>
    </w:p>
    <w:p w:rsidR="00000000" w:rsidDel="00000000" w:rsidP="00000000" w:rsidRDefault="00000000" w:rsidRPr="00000000" w14:paraId="0000084D">
      <w:pPr>
        <w:spacing w:before="120" w:line="276" w:lineRule="auto"/>
        <w:ind w:left="850.3937007874017" w:firstLine="4.6062992125982305"/>
        <w:jc w:val="both"/>
        <w:rPr>
          <w:color w:val="ff0000"/>
        </w:rPr>
      </w:pPr>
      <w:r w:rsidDel="00000000" w:rsidR="00000000" w:rsidRPr="00000000">
        <w:rPr>
          <w:color w:val="ff0000"/>
          <w:rtl w:val="0"/>
        </w:rPr>
        <w:t xml:space="preserve">Disampaikan dalam bentuk data tabel, foto, file lampiran pendukung</w:t>
      </w:r>
    </w:p>
    <w:p w:rsidR="00000000" w:rsidDel="00000000" w:rsidP="00000000" w:rsidRDefault="00000000" w:rsidRPr="00000000" w14:paraId="0000084E">
      <w:pPr>
        <w:spacing w:after="240" w:before="240" w:line="276" w:lineRule="auto"/>
        <w:ind w:left="810" w:firstLine="0"/>
        <w:jc w:val="both"/>
        <w:rPr/>
      </w:pPr>
      <w:r w:rsidDel="00000000" w:rsidR="00000000" w:rsidRPr="00000000">
        <w:rPr>
          <w:rtl w:val="0"/>
        </w:rPr>
        <w:t xml:space="preserve">Poltek SSN memastikan seluruh dosen memahami arah dan prioritas PkM melalui proses sosialisasi peta jalan PkM setiap tahunnya. Peta jalan PkM disebarluaskan dalam rapat kelompok keilmuan dan program studi, sehingga setiap dosen mendapatkan gambaran yang jelas tentang topik dan target yang harus dicapai. Selanjutnya, Pusat PPM mengumumkan program dan anggaran PkM yang tersedia. Dengan informasi ini, para dosen atau kelompok keilmuan dapat mempersiapkan dan mengajukan proposal PkM. Topik yang diprioritaskan adalah yang sejalan dengan peta jalan, yaitu fokus pada </w:t>
      </w:r>
      <w:r w:rsidDel="00000000" w:rsidR="00000000" w:rsidRPr="00000000">
        <w:rPr>
          <w:shd w:fill="fce5cd" w:val="clear"/>
          <w:rtl w:val="0"/>
        </w:rPr>
        <w:t xml:space="preserve">pengembangan ilmu, teknologi, aplikasi, dan kebijakan di ranah keamanan informasi, persandian, dan siber</w:t>
      </w:r>
      <w:r w:rsidDel="00000000" w:rsidR="00000000" w:rsidRPr="00000000">
        <w:rPr>
          <w:rtl w:val="0"/>
        </w:rPr>
        <w:t xml:space="preserve">. Dosen dapat mengajukan proposal PkM dengan mengikuti ketentuan proses PkM berdasarkan </w:t>
      </w:r>
      <w:r w:rsidDel="00000000" w:rsidR="00000000" w:rsidRPr="00000000">
        <w:rPr>
          <w:highlight w:val="yellow"/>
          <w:rtl w:val="0"/>
        </w:rPr>
        <w:t xml:space="preserve">Keputusan Direktur Politeknik Siber dan Sandi Negara Nomor 3.2 Tahun 2022</w:t>
      </w:r>
      <w:r w:rsidDel="00000000" w:rsidR="00000000" w:rsidRPr="00000000">
        <w:rPr>
          <w:rtl w:val="0"/>
        </w:rPr>
        <w:t xml:space="preserve"> tentang Pedoman Penelitian dan Pengabdian kepada Masyarakat dan </w:t>
      </w:r>
      <w:r w:rsidDel="00000000" w:rsidR="00000000" w:rsidRPr="00000000">
        <w:rPr>
          <w:highlight w:val="yellow"/>
          <w:rtl w:val="0"/>
        </w:rPr>
        <w:t xml:space="preserve">Peraturan Direktur Politeknik Siber dan Sandi Negara Nomor 1 Tahun 2025</w:t>
      </w:r>
      <w:r w:rsidDel="00000000" w:rsidR="00000000" w:rsidRPr="00000000">
        <w:rPr>
          <w:rtl w:val="0"/>
        </w:rPr>
        <w:t xml:space="preserve"> tentang Penyelenggaraan Kegiatan Penelitian dan Pengabdian kepada Masyarakat di Lingkungan Politeknik Siber dan Sandi Negara.</w:t>
      </w:r>
    </w:p>
    <w:p w:rsidR="00000000" w:rsidDel="00000000" w:rsidP="00000000" w:rsidRDefault="00000000" w:rsidRPr="00000000" w14:paraId="0000084F">
      <w:pPr>
        <w:spacing w:after="240" w:before="240" w:line="276" w:lineRule="auto"/>
        <w:ind w:left="810" w:firstLine="0"/>
        <w:jc w:val="both"/>
        <w:rPr/>
      </w:pPr>
      <w:r w:rsidDel="00000000" w:rsidR="00000000" w:rsidRPr="00000000">
        <w:rPr>
          <w:rtl w:val="0"/>
        </w:rPr>
      </w:r>
    </w:p>
    <w:p w:rsidR="00000000" w:rsidDel="00000000" w:rsidP="00000000" w:rsidRDefault="00000000" w:rsidRPr="00000000" w14:paraId="00000850">
      <w:pPr>
        <w:spacing w:before="120" w:line="276" w:lineRule="auto"/>
        <w:ind w:left="850.3937007874017" w:firstLine="0"/>
        <w:jc w:val="both"/>
        <w:rPr/>
      </w:pPr>
      <w:r w:rsidDel="00000000" w:rsidR="00000000" w:rsidRPr="00000000">
        <w:rPr>
          <w:rtl w:val="0"/>
        </w:rPr>
      </w:r>
    </w:p>
    <w:p w:rsidR="00000000" w:rsidDel="00000000" w:rsidP="00000000" w:rsidRDefault="00000000" w:rsidRPr="00000000" w14:paraId="00000851">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52">
      <w:pPr>
        <w:numPr>
          <w:ilvl w:val="0"/>
          <w:numId w:val="77"/>
        </w:numPr>
        <w:spacing w:before="120" w:line="276" w:lineRule="auto"/>
        <w:ind w:left="1440" w:hanging="360"/>
        <w:jc w:val="both"/>
        <w:rPr>
          <w:color w:val="ff0000"/>
        </w:rPr>
      </w:pPr>
      <w:r w:rsidDel="00000000" w:rsidR="00000000" w:rsidRPr="00000000">
        <w:rPr>
          <w:color w:val="ff0000"/>
          <w:rtl w:val="0"/>
        </w:rPr>
        <w:t xml:space="preserve">Pernyataan:  Direktur menetapkan rekognisi dosen berupa:</w:t>
      </w:r>
    </w:p>
    <w:p w:rsidR="00000000" w:rsidDel="00000000" w:rsidP="00000000" w:rsidRDefault="00000000" w:rsidRPr="00000000" w14:paraId="00000853">
      <w:pPr>
        <w:spacing w:before="240" w:line="276" w:lineRule="auto"/>
        <w:ind w:left="0" w:firstLine="0"/>
        <w:jc w:val="both"/>
        <w:rPr>
          <w:color w:val="ff0000"/>
        </w:rPr>
      </w:pPr>
      <w:r w:rsidDel="00000000" w:rsidR="00000000" w:rsidRPr="00000000">
        <w:rPr>
          <w:color w:val="ff0000"/>
          <w:rtl w:val="0"/>
        </w:rPr>
        <w:t xml:space="preserve">(a) menjadi visiting lecturer atau visiting scholar di program studi/perguruan tinggi A/Unggul atau program studi/perguruan tinggi internasional bereputasi </w:t>
      </w:r>
    </w:p>
    <w:p w:rsidR="00000000" w:rsidDel="00000000" w:rsidP="00000000" w:rsidRDefault="00000000" w:rsidRPr="00000000" w14:paraId="00000854">
      <w:pPr>
        <w:spacing w:before="240" w:line="276" w:lineRule="auto"/>
        <w:jc w:val="both"/>
        <w:rPr>
          <w:color w:val="ff0000"/>
        </w:rPr>
      </w:pPr>
      <w:r w:rsidDel="00000000" w:rsidR="00000000" w:rsidRPr="00000000">
        <w:rPr>
          <w:color w:val="ff0000"/>
          <w:rtl w:val="0"/>
        </w:rPr>
        <w:t xml:space="preserve">(b) menjadi keynote speaker/invited speaker pada pertemuan ilmiah tingkat nasional/ internasional </w:t>
      </w:r>
    </w:p>
    <w:p w:rsidR="00000000" w:rsidDel="00000000" w:rsidP="00000000" w:rsidRDefault="00000000" w:rsidRPr="00000000" w14:paraId="00000855">
      <w:pPr>
        <w:spacing w:before="240" w:line="276" w:lineRule="auto"/>
        <w:jc w:val="both"/>
        <w:rPr>
          <w:color w:val="ff0000"/>
        </w:rPr>
      </w:pPr>
      <w:r w:rsidDel="00000000" w:rsidR="00000000" w:rsidRPr="00000000">
        <w:rPr>
          <w:color w:val="ff0000"/>
          <w:rtl w:val="0"/>
        </w:rPr>
        <w:t xml:space="preserve">(c) menjadi editor atau mitra bestari pada jurnal nasional terakreditasi/jurnal internasional bereputasi sesuai bidang PS</w:t>
      </w:r>
    </w:p>
    <w:p w:rsidR="00000000" w:rsidDel="00000000" w:rsidP="00000000" w:rsidRDefault="00000000" w:rsidRPr="00000000" w14:paraId="00000856">
      <w:pPr>
        <w:spacing w:before="240" w:line="276" w:lineRule="auto"/>
        <w:jc w:val="both"/>
        <w:rPr>
          <w:color w:val="ff0000"/>
        </w:rPr>
      </w:pPr>
      <w:r w:rsidDel="00000000" w:rsidR="00000000" w:rsidRPr="00000000">
        <w:rPr>
          <w:color w:val="ff0000"/>
          <w:rtl w:val="0"/>
        </w:rPr>
        <w:t xml:space="preserve">(d) menjadi staf ahli/narasumber staf ahli/narasumber/tenaga ahli/konsultan di lembaga tingkat wilayah/nasional/internasional sesuai bidang PS</w:t>
      </w:r>
    </w:p>
    <w:p w:rsidR="00000000" w:rsidDel="00000000" w:rsidP="00000000" w:rsidRDefault="00000000" w:rsidRPr="00000000" w14:paraId="00000857">
      <w:pPr>
        <w:spacing w:before="240" w:line="276" w:lineRule="auto"/>
        <w:jc w:val="both"/>
        <w:rPr>
          <w:color w:val="ff0000"/>
        </w:rPr>
      </w:pPr>
      <w:r w:rsidDel="00000000" w:rsidR="00000000" w:rsidRPr="00000000">
        <w:rPr>
          <w:color w:val="ff0000"/>
          <w:rtl w:val="0"/>
        </w:rPr>
        <w:t xml:space="preserve">(e) mendapat penghargaan atas prestasi dosen</w:t>
      </w:r>
    </w:p>
    <w:p w:rsidR="00000000" w:rsidDel="00000000" w:rsidP="00000000" w:rsidRDefault="00000000" w:rsidRPr="00000000" w14:paraId="00000858">
      <w:pPr>
        <w:spacing w:before="120" w:line="276" w:lineRule="auto"/>
        <w:ind w:left="0" w:firstLine="0"/>
        <w:jc w:val="both"/>
        <w:rPr>
          <w:color w:val="ff0000"/>
        </w:rPr>
      </w:pPr>
      <w:r w:rsidDel="00000000" w:rsidR="00000000" w:rsidRPr="00000000">
        <w:rPr>
          <w:color w:val="ff0000"/>
          <w:rtl w:val="0"/>
        </w:rPr>
        <w:tab/>
        <w:tab/>
        <w:t xml:space="preserve">Indikator:</w:t>
      </w:r>
    </w:p>
    <w:p w:rsidR="00000000" w:rsidDel="00000000" w:rsidP="00000000" w:rsidRDefault="00000000" w:rsidRPr="00000000" w14:paraId="00000859">
      <w:pPr>
        <w:numPr>
          <w:ilvl w:val="0"/>
          <w:numId w:val="17"/>
        </w:numPr>
        <w:spacing w:after="0" w:afterAutospacing="0" w:before="120" w:line="276" w:lineRule="auto"/>
        <w:ind w:left="720" w:hanging="360"/>
        <w:jc w:val="both"/>
        <w:rPr>
          <w:color w:val="ff0000"/>
        </w:rPr>
      </w:pPr>
      <w:r w:rsidDel="00000000" w:rsidR="00000000" w:rsidRPr="00000000">
        <w:rPr>
          <w:color w:val="ff0000"/>
          <w:rtl w:val="0"/>
        </w:rPr>
        <w:t xml:space="preserve">Minimal 10% dosen tetap memperoleh sedikitnya satu rekognisi sebagaimana tercantum pada butir (a)–(e) setiap tahun akademik, dibuktikan melalui surat undangan, kontrak, atau sertifikat resmi yang diverifikasi unit Pusat PPM.</w:t>
      </w:r>
    </w:p>
    <w:p w:rsidR="00000000" w:rsidDel="00000000" w:rsidP="00000000" w:rsidRDefault="00000000" w:rsidRPr="00000000" w14:paraId="0000085A">
      <w:pPr>
        <w:numPr>
          <w:ilvl w:val="0"/>
          <w:numId w:val="17"/>
        </w:numPr>
        <w:spacing w:after="0" w:afterAutospacing="0" w:before="0" w:beforeAutospacing="0" w:line="276" w:lineRule="auto"/>
        <w:ind w:left="720" w:hanging="360"/>
        <w:jc w:val="both"/>
        <w:rPr>
          <w:color w:val="ff0000"/>
        </w:rPr>
      </w:pPr>
      <w:r w:rsidDel="00000000" w:rsidR="00000000" w:rsidRPr="00000000">
        <w:rPr>
          <w:color w:val="ff0000"/>
          <w:rtl w:val="0"/>
        </w:rPr>
        <w:t xml:space="preserve">Paling sedikit delapan dosen tercatat aktif sebagai editor atau mitra bestari pada jurnal nasional terakreditasi (SINTA 1–3) atau jurnal internasional bereputasi setiap tahun, diverifikasi melalui tangkapan layar laman jurnal dan surat penugasan.</w:t>
      </w:r>
    </w:p>
    <w:p w:rsidR="00000000" w:rsidDel="00000000" w:rsidP="00000000" w:rsidRDefault="00000000" w:rsidRPr="00000000" w14:paraId="0000085B">
      <w:pPr>
        <w:numPr>
          <w:ilvl w:val="0"/>
          <w:numId w:val="17"/>
        </w:numPr>
        <w:spacing w:after="0" w:afterAutospacing="0" w:before="0" w:beforeAutospacing="0" w:line="276" w:lineRule="auto"/>
        <w:ind w:left="720" w:hanging="360"/>
        <w:jc w:val="both"/>
        <w:rPr>
          <w:color w:val="ff0000"/>
        </w:rPr>
      </w:pPr>
      <w:r w:rsidDel="00000000" w:rsidR="00000000" w:rsidRPr="00000000">
        <w:rPr>
          <w:color w:val="ff0000"/>
          <w:rtl w:val="0"/>
        </w:rPr>
        <w:t xml:space="preserve">Minimal empat penugasan dosen sebagai staf ahli, tenaga ahli, atau narasumber di lembaga tingkat wilayah, nasional, atau internasional terdokumentasi setiap tahun, dengan SK atau kontrak kerja sama sebagai bukti.</w:t>
      </w:r>
    </w:p>
    <w:p w:rsidR="00000000" w:rsidDel="00000000" w:rsidP="00000000" w:rsidRDefault="00000000" w:rsidRPr="00000000" w14:paraId="0000085C">
      <w:pPr>
        <w:numPr>
          <w:ilvl w:val="0"/>
          <w:numId w:val="17"/>
        </w:numPr>
        <w:spacing w:after="0" w:afterAutospacing="0" w:before="0" w:beforeAutospacing="0" w:line="276" w:lineRule="auto"/>
        <w:ind w:left="720" w:hanging="360"/>
        <w:jc w:val="both"/>
        <w:rPr>
          <w:color w:val="ff0000"/>
        </w:rPr>
      </w:pPr>
      <w:r w:rsidDel="00000000" w:rsidR="00000000" w:rsidRPr="00000000">
        <w:rPr>
          <w:color w:val="ff0000"/>
          <w:rtl w:val="0"/>
        </w:rPr>
        <w:t xml:space="preserve">Sekurang-kurangnya lima dosen menjadi keynote atau invited speaker pada konferensi nasional atau internasional terindeks (Scopus/WoS) setiap tahun, dibuktikan lewat sertifikat dan jadwal program konferensi.</w:t>
      </w:r>
    </w:p>
    <w:p w:rsidR="00000000" w:rsidDel="00000000" w:rsidP="00000000" w:rsidRDefault="00000000" w:rsidRPr="00000000" w14:paraId="0000085D">
      <w:pPr>
        <w:numPr>
          <w:ilvl w:val="0"/>
          <w:numId w:val="17"/>
        </w:numPr>
        <w:spacing w:before="0" w:beforeAutospacing="0" w:line="276" w:lineRule="auto"/>
        <w:ind w:left="720" w:hanging="360"/>
        <w:jc w:val="both"/>
        <w:rPr>
          <w:color w:val="ff0000"/>
        </w:rPr>
      </w:pPr>
      <w:r w:rsidDel="00000000" w:rsidR="00000000" w:rsidRPr="00000000">
        <w:rPr>
          <w:color w:val="ff0000"/>
          <w:rtl w:val="0"/>
        </w:rPr>
        <w:t xml:space="preserve">Sedikitnya tiga (3) dosen setiap tahun diundang sebagai visiting lecturer atau visiting scholar pada program studi atau perguruan tinggi berstatus “Unggul” (BAN-PT) atau internasional bereputasi, dengan surat penugasan atau LoA sebagai bukti.</w:t>
      </w:r>
    </w:p>
    <w:p w:rsidR="00000000" w:rsidDel="00000000" w:rsidP="00000000" w:rsidRDefault="00000000" w:rsidRPr="00000000" w14:paraId="0000085E">
      <w:pPr>
        <w:spacing w:before="120" w:line="276" w:lineRule="auto"/>
        <w:ind w:left="0" w:firstLine="0"/>
        <w:jc w:val="both"/>
        <w:rPr>
          <w:color w:val="ff0000"/>
        </w:rPr>
      </w:pPr>
      <w:r w:rsidDel="00000000" w:rsidR="00000000" w:rsidRPr="00000000">
        <w:rPr>
          <w:rtl w:val="0"/>
        </w:rPr>
      </w:r>
    </w:p>
    <w:p w:rsidR="00000000" w:rsidDel="00000000" w:rsidP="00000000" w:rsidRDefault="00000000" w:rsidRPr="00000000" w14:paraId="0000085F">
      <w:pPr>
        <w:numPr>
          <w:ilvl w:val="0"/>
          <w:numId w:val="77"/>
        </w:numPr>
        <w:spacing w:before="120" w:line="276" w:lineRule="auto"/>
        <w:ind w:left="1440" w:hanging="360"/>
        <w:jc w:val="both"/>
        <w:rPr>
          <w:color w:val="ff0000"/>
        </w:rPr>
      </w:pPr>
      <w:r w:rsidDel="00000000" w:rsidR="00000000" w:rsidRPr="00000000">
        <w:rPr>
          <w:color w:val="ff0000"/>
          <w:rtl w:val="0"/>
        </w:rPr>
        <w:t xml:space="preserve">Pernyataan: Direktur melaksanakan pengabdian kepada masyarakat dalam rangka penerapan ilmu pengetahuan dan teknologi</w:t>
      </w:r>
    </w:p>
    <w:p w:rsidR="00000000" w:rsidDel="00000000" w:rsidP="00000000" w:rsidRDefault="00000000" w:rsidRPr="00000000" w14:paraId="00000860">
      <w:pPr>
        <w:spacing w:before="120" w:line="276" w:lineRule="auto"/>
        <w:ind w:left="1440" w:firstLine="0"/>
        <w:jc w:val="both"/>
        <w:rPr>
          <w:color w:val="ff0000"/>
        </w:rPr>
      </w:pPr>
      <w:r w:rsidDel="00000000" w:rsidR="00000000" w:rsidRPr="00000000">
        <w:rPr>
          <w:color w:val="ff0000"/>
          <w:rtl w:val="0"/>
        </w:rPr>
        <w:t xml:space="preserve">Indikator: Terdapat bukti kegiatan Pengabdian kepada Masyarakat yang dilakukan dosen dan mahasiswa yang berupa penerapan ilmu pengetahuan dan teknologi sesuai dengan bidang keahliannya</w:t>
      </w:r>
    </w:p>
    <w:p w:rsidR="00000000" w:rsidDel="00000000" w:rsidP="00000000" w:rsidRDefault="00000000" w:rsidRPr="00000000" w14:paraId="00000861">
      <w:pPr>
        <w:numPr>
          <w:ilvl w:val="0"/>
          <w:numId w:val="77"/>
        </w:numPr>
        <w:spacing w:before="120" w:line="276" w:lineRule="auto"/>
        <w:ind w:left="1440" w:hanging="360"/>
        <w:jc w:val="both"/>
        <w:rPr>
          <w:color w:val="ff0000"/>
        </w:rPr>
      </w:pPr>
      <w:r w:rsidDel="00000000" w:rsidR="00000000" w:rsidRPr="00000000">
        <w:rPr>
          <w:color w:val="ff0000"/>
          <w:rtl w:val="0"/>
        </w:rPr>
        <w:t xml:space="preserve">Pernyataan: Direktur menetapkan kode etik pengabdian kepada masyarakat sesuai dengan ketentuan peraturan perundang-undangan</w:t>
      </w:r>
    </w:p>
    <w:p w:rsidR="00000000" w:rsidDel="00000000" w:rsidP="00000000" w:rsidRDefault="00000000" w:rsidRPr="00000000" w14:paraId="00000862">
      <w:pPr>
        <w:spacing w:before="120" w:line="276" w:lineRule="auto"/>
        <w:ind w:left="1440" w:firstLine="0"/>
        <w:jc w:val="both"/>
        <w:rPr>
          <w:color w:val="ff0000"/>
        </w:rPr>
      </w:pPr>
      <w:r w:rsidDel="00000000" w:rsidR="00000000" w:rsidRPr="00000000">
        <w:rPr>
          <w:color w:val="ff0000"/>
          <w:rtl w:val="0"/>
        </w:rPr>
        <w:t xml:space="preserve">Indikator: Setiap proposal program pengabdian kepada masyarakat harus lolos penilaian oleh komisi etik terkait dengan standar mutu, keselamatan kerja, kesehatan, kenyamanan, serta keamanan pelaksana, masyarakat, dan lingkungan</w:t>
      </w:r>
    </w:p>
    <w:p w:rsidR="00000000" w:rsidDel="00000000" w:rsidP="00000000" w:rsidRDefault="00000000" w:rsidRPr="00000000" w14:paraId="00000863">
      <w:pPr>
        <w:numPr>
          <w:ilvl w:val="0"/>
          <w:numId w:val="77"/>
        </w:numPr>
        <w:spacing w:before="120" w:line="276" w:lineRule="auto"/>
        <w:ind w:left="1440" w:hanging="360"/>
        <w:jc w:val="both"/>
        <w:rPr>
          <w:color w:val="ff0000"/>
        </w:rPr>
      </w:pPr>
      <w:r w:rsidDel="00000000" w:rsidR="00000000" w:rsidRPr="00000000">
        <w:rPr>
          <w:color w:val="ff0000"/>
          <w:rtl w:val="0"/>
        </w:rPr>
        <w:t xml:space="preserve">Pernyataan:  Direktur menetapkan kegiatan Pengabdian kepada Masyarakat harus diselenggarakan secara terarah, terukur, dan terprogram. </w:t>
      </w:r>
    </w:p>
    <w:p w:rsidR="00000000" w:rsidDel="00000000" w:rsidP="00000000" w:rsidRDefault="00000000" w:rsidRPr="00000000" w14:paraId="00000864">
      <w:pPr>
        <w:spacing w:before="120" w:line="276" w:lineRule="auto"/>
        <w:ind w:left="1440" w:firstLine="0"/>
        <w:jc w:val="both"/>
        <w:rPr>
          <w:color w:val="ff0000"/>
        </w:rPr>
      </w:pPr>
      <w:r w:rsidDel="00000000" w:rsidR="00000000" w:rsidRPr="00000000">
        <w:rPr>
          <w:color w:val="ff0000"/>
          <w:rtl w:val="0"/>
        </w:rPr>
        <w:t xml:space="preserve">Indikator: Seluruh kegiatan Pengabdian kepada Masyarakat (PkM) didukung dengan bukti sahih dan terdokumentasi untuk enam aspek berikut: (1) tata cara penilaian dan review, (2) legalitas pengangkatan reviewer, (3) bukti tertulis hasil penilaian usulan, (4) legalitas penugasan pelaksana/kerja sama, (5) berita acara hasil monitoring dan evaluasi, dan (6) dokumentasi luaran pengabdian kepada masyarakat, dengan tingkat kelengkapan dokumen minimal 95% setiap tahun.</w:t>
      </w:r>
    </w:p>
    <w:p w:rsidR="00000000" w:rsidDel="00000000" w:rsidP="00000000" w:rsidRDefault="00000000" w:rsidRPr="00000000" w14:paraId="00000865">
      <w:pPr>
        <w:numPr>
          <w:ilvl w:val="0"/>
          <w:numId w:val="77"/>
        </w:numPr>
        <w:spacing w:before="120" w:line="276" w:lineRule="auto"/>
        <w:ind w:left="1440" w:hanging="360"/>
        <w:jc w:val="both"/>
        <w:rPr>
          <w:color w:val="ff0000"/>
        </w:rPr>
      </w:pPr>
      <w:r w:rsidDel="00000000" w:rsidR="00000000" w:rsidRPr="00000000">
        <w:rPr>
          <w:color w:val="ff0000"/>
          <w:rtl w:val="0"/>
        </w:rPr>
        <w:t xml:space="preserve">Pernyataan: Direktur menetapkan pengabdian kepada masyarakat dilakukan oleh: a) dosen; b) dosen bersama mahasiswa; dan/atau c) mahasiswa dengan bimbingan dosen</w:t>
      </w:r>
    </w:p>
    <w:p w:rsidR="00000000" w:rsidDel="00000000" w:rsidP="00000000" w:rsidRDefault="00000000" w:rsidRPr="00000000" w14:paraId="00000866">
      <w:pPr>
        <w:spacing w:before="120" w:line="276" w:lineRule="auto"/>
        <w:ind w:left="1440" w:firstLine="0"/>
        <w:jc w:val="both"/>
        <w:rPr>
          <w:color w:val="ff0000"/>
        </w:rPr>
      </w:pPr>
      <w:r w:rsidDel="00000000" w:rsidR="00000000" w:rsidRPr="00000000">
        <w:rPr>
          <w:color w:val="ff0000"/>
          <w:rtl w:val="0"/>
        </w:rPr>
        <w:t xml:space="preserve">Indikator: Adanya bukti pelaksanaan Pengabdian kepada Masyarakat sesuai peta jalan Pengabdian kepada Masyarakat Poltek SSN </w:t>
      </w:r>
    </w:p>
    <w:p w:rsidR="00000000" w:rsidDel="00000000" w:rsidP="00000000" w:rsidRDefault="00000000" w:rsidRPr="00000000" w14:paraId="00000867">
      <w:pPr>
        <w:numPr>
          <w:ilvl w:val="0"/>
          <w:numId w:val="77"/>
        </w:numPr>
        <w:spacing w:before="120" w:line="276" w:lineRule="auto"/>
        <w:ind w:left="1440" w:hanging="360"/>
        <w:jc w:val="both"/>
        <w:rPr>
          <w:color w:val="ff0000"/>
        </w:rPr>
      </w:pPr>
      <w:r w:rsidDel="00000000" w:rsidR="00000000" w:rsidRPr="00000000">
        <w:rPr>
          <w:color w:val="ff0000"/>
          <w:rtl w:val="0"/>
        </w:rPr>
        <w:t xml:space="preserve">Pernyataan: Direktur menetapkan  program pengabdian kepada masyarakat harus mencerminkan keunggulan Poltek SSN dalam bidang ilmunya dan sejalan dengan visi serta misi Poltek SSN</w:t>
      </w:r>
    </w:p>
    <w:p w:rsidR="00000000" w:rsidDel="00000000" w:rsidP="00000000" w:rsidRDefault="00000000" w:rsidRPr="00000000" w14:paraId="00000868">
      <w:pPr>
        <w:spacing w:before="120" w:line="276" w:lineRule="auto"/>
        <w:ind w:left="1440" w:firstLine="0"/>
        <w:jc w:val="both"/>
        <w:rPr>
          <w:color w:val="ff0000"/>
        </w:rPr>
      </w:pPr>
      <w:r w:rsidDel="00000000" w:rsidR="00000000" w:rsidRPr="00000000">
        <w:rPr>
          <w:color w:val="ff0000"/>
          <w:rtl w:val="0"/>
        </w:rPr>
        <w:t xml:space="preserve">Indikator: Minimal 80% hasil pengabdian harus memberikan dampak positif terhadap peningkatan kesejahteraan masyarakat, baik dalam aspek sosial, ekonomi, maupun lingkungan.</w:t>
      </w:r>
    </w:p>
    <w:p w:rsidR="00000000" w:rsidDel="00000000" w:rsidP="00000000" w:rsidRDefault="00000000" w:rsidRPr="00000000" w14:paraId="00000869">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6A">
      <w:pPr>
        <w:spacing w:before="120" w:line="276" w:lineRule="auto"/>
        <w:ind w:left="850.3937007874017" w:firstLine="4.6062992125982305"/>
        <w:jc w:val="both"/>
        <w:rPr>
          <w:color w:val="ff0000"/>
        </w:rPr>
      </w:pPr>
      <w:r w:rsidDel="00000000" w:rsidR="00000000" w:rsidRPr="00000000">
        <w:rPr>
          <w:color w:val="ff0000"/>
          <w:rtl w:val="0"/>
        </w:rPr>
        <w:t xml:space="preserve">Pelibatan mahasiswa:</w:t>
      </w:r>
    </w:p>
    <w:p w:rsidR="00000000" w:rsidDel="00000000" w:rsidP="00000000" w:rsidRDefault="00000000" w:rsidRPr="00000000" w14:paraId="0000086B">
      <w:pPr>
        <w:spacing w:before="120" w:line="276" w:lineRule="auto"/>
        <w:ind w:left="850.3937007874017" w:firstLine="4.6062992125982305"/>
        <w:jc w:val="both"/>
        <w:rPr>
          <w:color w:val="ff0000"/>
        </w:rPr>
      </w:pPr>
      <w:r w:rsidDel="00000000" w:rsidR="00000000" w:rsidRPr="00000000">
        <w:rPr>
          <w:color w:val="ff0000"/>
          <w:rtl w:val="0"/>
        </w:rPr>
        <w:t xml:space="preserve">Tabel 4.A.2</w:t>
      </w:r>
    </w:p>
    <w:p w:rsidR="00000000" w:rsidDel="00000000" w:rsidP="00000000" w:rsidRDefault="00000000" w:rsidRPr="00000000" w14:paraId="0000086C">
      <w:pPr>
        <w:spacing w:before="120" w:line="276" w:lineRule="auto"/>
        <w:ind w:left="850.3937007874017" w:firstLine="4.6062992125982305"/>
        <w:jc w:val="both"/>
        <w:rPr>
          <w:color w:val="ff0000"/>
        </w:rPr>
      </w:pPr>
      <w:r w:rsidDel="00000000" w:rsidR="00000000" w:rsidRPr="00000000">
        <w:rPr>
          <w:color w:val="ff0000"/>
          <w:rtl w:val="0"/>
        </w:rPr>
        <w:t xml:space="preserve">Bagaimana PkM itu harus sinkron dengan pendidikan itu sendiri, tidak hanya kaitannya dengan lembaga pendidikan tetapi juga mahasiswa</w:t>
      </w:r>
    </w:p>
    <w:p w:rsidR="00000000" w:rsidDel="00000000" w:rsidP="00000000" w:rsidRDefault="00000000" w:rsidRPr="00000000" w14:paraId="0000086D">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6E">
      <w:pPr>
        <w:numPr>
          <w:ilvl w:val="0"/>
          <w:numId w:val="5"/>
        </w:numPr>
        <w:spacing w:before="120" w:line="276" w:lineRule="auto"/>
        <w:ind w:left="1440" w:hanging="360"/>
        <w:jc w:val="both"/>
        <w:rPr>
          <w:color w:val="ff0000"/>
        </w:rPr>
      </w:pPr>
      <w:r w:rsidDel="00000000" w:rsidR="00000000" w:rsidRPr="00000000">
        <w:rPr>
          <w:color w:val="ff0000"/>
          <w:rtl w:val="0"/>
        </w:rPr>
        <w:t xml:space="preserve">Pernyataan: Direktur menetapkan pengabdian kepada masyarakat dilakukan oleh: a) dosen; b) dosen bersama mahasiswa; dan/atau c) mahasiswa dengan bimbingan dosen</w:t>
      </w:r>
    </w:p>
    <w:p w:rsidR="00000000" w:rsidDel="00000000" w:rsidP="00000000" w:rsidRDefault="00000000" w:rsidRPr="00000000" w14:paraId="0000086F">
      <w:pPr>
        <w:spacing w:before="120" w:line="276" w:lineRule="auto"/>
        <w:ind w:left="1440" w:firstLine="0"/>
        <w:jc w:val="both"/>
        <w:rPr>
          <w:color w:val="ff0000"/>
        </w:rPr>
      </w:pPr>
      <w:r w:rsidDel="00000000" w:rsidR="00000000" w:rsidRPr="00000000">
        <w:rPr>
          <w:color w:val="ff0000"/>
          <w:rtl w:val="0"/>
        </w:rPr>
        <w:t xml:space="preserve">Indikator: Persentase keterlibatan mahasiswa dalam Pengabdian kepada Masyarakat minimal 25% dari judul Pengabdian kepada Masyarakat yang dilaksanakan</w:t>
      </w:r>
    </w:p>
    <w:p w:rsidR="00000000" w:rsidDel="00000000" w:rsidP="00000000" w:rsidRDefault="00000000" w:rsidRPr="00000000" w14:paraId="00000870">
      <w:pPr>
        <w:numPr>
          <w:ilvl w:val="0"/>
          <w:numId w:val="5"/>
        </w:numPr>
        <w:spacing w:before="120" w:line="276" w:lineRule="auto"/>
        <w:ind w:left="1440" w:hanging="360"/>
        <w:jc w:val="both"/>
        <w:rPr>
          <w:color w:val="ff0000"/>
        </w:rPr>
      </w:pPr>
      <w:r w:rsidDel="00000000" w:rsidR="00000000" w:rsidRPr="00000000">
        <w:rPr>
          <w:color w:val="ff0000"/>
          <w:rtl w:val="0"/>
        </w:rPr>
        <w:t xml:space="preserve">Pernyataan: Direktur menetapkan  kegiatan Pengabdian kepada Masyarakat yang dilakukan oleh mahasiswa sebagai salah satu dari bentuk Pembelajaran harus diarahkan untuk memenuhi capaian Pembelajaran lulusan dan ketentuan peraturan di Poltek SSN</w:t>
      </w:r>
    </w:p>
    <w:p w:rsidR="00000000" w:rsidDel="00000000" w:rsidP="00000000" w:rsidRDefault="00000000" w:rsidRPr="00000000" w14:paraId="00000871">
      <w:pPr>
        <w:spacing w:before="120" w:line="276" w:lineRule="auto"/>
        <w:ind w:left="1440" w:firstLine="0"/>
        <w:jc w:val="both"/>
        <w:rPr>
          <w:color w:val="ff0000"/>
        </w:rPr>
      </w:pPr>
      <w:r w:rsidDel="00000000" w:rsidR="00000000" w:rsidRPr="00000000">
        <w:rPr>
          <w:color w:val="ff0000"/>
          <w:rtl w:val="0"/>
        </w:rPr>
        <w:t xml:space="preserve">Indikator: Setiap program studi melaksanakan minimal satu kegiatan Pengabdian kepada Masyarakat untuk mendukung terpenuhinya capaian pembelajaran lulusan</w:t>
      </w:r>
    </w:p>
    <w:p w:rsidR="00000000" w:rsidDel="00000000" w:rsidP="00000000" w:rsidRDefault="00000000" w:rsidRPr="00000000" w14:paraId="00000872">
      <w:pPr>
        <w:numPr>
          <w:ilvl w:val="0"/>
          <w:numId w:val="5"/>
        </w:numPr>
        <w:spacing w:before="120" w:line="276" w:lineRule="auto"/>
        <w:ind w:left="1440" w:hanging="360"/>
        <w:jc w:val="both"/>
        <w:rPr>
          <w:color w:val="ff0000"/>
        </w:rPr>
      </w:pPr>
      <w:r w:rsidDel="00000000" w:rsidR="00000000" w:rsidRPr="00000000">
        <w:rPr>
          <w:color w:val="ff0000"/>
          <w:rtl w:val="0"/>
        </w:rPr>
        <w:t xml:space="preserve">Pernyataan: Direktur menetapkan  kegiatan Pengabdian kepada Masyarakat yang dilakukan oleh mahasiswa di bawah bimbingan dosen dinyatakan dalam besaran Satuan Kredit Semester (SKS).</w:t>
      </w:r>
    </w:p>
    <w:p w:rsidR="00000000" w:rsidDel="00000000" w:rsidP="00000000" w:rsidRDefault="00000000" w:rsidRPr="00000000" w14:paraId="00000873">
      <w:pPr>
        <w:spacing w:before="120" w:line="276" w:lineRule="auto"/>
        <w:ind w:left="1440" w:firstLine="0"/>
        <w:jc w:val="both"/>
        <w:rPr>
          <w:color w:val="ff0000"/>
        </w:rPr>
      </w:pPr>
      <w:r w:rsidDel="00000000" w:rsidR="00000000" w:rsidRPr="00000000">
        <w:rPr>
          <w:color w:val="ff0000"/>
          <w:rtl w:val="0"/>
        </w:rPr>
        <w:t xml:space="preserve">Indikator: Setiap Program Studi memiliki minimal satu mata kuliah berbobot paling sedikit 1 SKS yang memfasilitasi mahasiswa untuk melakukan kegiatan Pengabdian kepada Masyarakat, sebagaimana tercantum dalam kurikulum dan Rencana Pembelajaran Semester (RPS) yang berlaku.</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875">
      <w:pPr>
        <w:spacing w:after="240" w:before="240" w:line="276" w:lineRule="auto"/>
        <w:ind w:left="720" w:firstLine="0"/>
        <w:jc w:val="both"/>
        <w:rPr/>
      </w:pPr>
      <w:r w:rsidDel="00000000" w:rsidR="00000000" w:rsidRPr="00000000">
        <w:rPr>
          <w:rtl w:val="0"/>
        </w:rPr>
        <w:t xml:space="preserve">Implementasi peta jalan PkM dilaksanakan dengan memperhatikan </w:t>
      </w:r>
      <w:r w:rsidDel="00000000" w:rsidR="00000000" w:rsidRPr="00000000">
        <w:rPr>
          <w:rtl w:val="0"/>
        </w:rPr>
        <w:t xml:space="preserve">visi dan misi institusi, serta relevansi dengan kebutuhan masyarakat dan DUDIKA. K</w:t>
      </w:r>
      <w:r w:rsidDel="00000000" w:rsidR="00000000" w:rsidRPr="00000000">
        <w:rPr>
          <w:rtl w:val="0"/>
        </w:rPr>
        <w:t xml:space="preserve">egiatan PkM diarahkan pada pemecahan persoalan nyata, seperti pengembangan teknologi tepat guna, literasi digital, dan peningkatan kapasitas SDM.</w:t>
      </w:r>
    </w:p>
    <w:p w:rsidR="00000000" w:rsidDel="00000000" w:rsidP="00000000" w:rsidRDefault="00000000" w:rsidRPr="00000000" w14:paraId="00000876">
      <w:pPr>
        <w:spacing w:after="240" w:before="240" w:line="276" w:lineRule="auto"/>
        <w:ind w:left="720" w:firstLine="0"/>
        <w:jc w:val="both"/>
        <w:rPr/>
      </w:pPr>
      <w:r w:rsidDel="00000000" w:rsidR="00000000" w:rsidRPr="00000000">
        <w:rPr>
          <w:rtl w:val="0"/>
        </w:rPr>
        <w:t xml:space="preserve">Mahasiswa dilibatkan aktif dalam kegiatan PkM melalui program berbasis proyek, magang, maupun kolaborasi penelitian terapan. Pelibatan mahasiswa ini tidak hanya meningkatkan kompetensi mereka, tetapi juga menjadi media untuk menginternalisasi nilai tridarma. Laporan pelaksanaan PkM menunjukkan adanya kontribusi mahasiswa dalam berbagai kegiatan, baik pada tahap persiapan, implementasi, maupun diseminasi hasil.</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878">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terkait perolehan hibah PkM, kerjasama PkM, diseminasi baik lingkup lokal, nasional, dan internasional, perolehan HKI, serta keberlanjutan PkM.</w:t>
      </w:r>
    </w:p>
    <w:p w:rsidR="00000000" w:rsidDel="00000000" w:rsidP="00000000" w:rsidRDefault="00000000" w:rsidRPr="00000000" w14:paraId="00000879">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87A">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Hibah PkM:</w:t>
      </w:r>
    </w:p>
    <w:p w:rsidR="00000000" w:rsidDel="00000000" w:rsidP="00000000" w:rsidRDefault="00000000" w:rsidRPr="00000000" w14:paraId="0000087B">
      <w:pPr>
        <w:spacing w:before="120" w:line="276" w:lineRule="auto"/>
        <w:ind w:left="850.3937007874017" w:firstLine="4.6062992125982305"/>
        <w:jc w:val="both"/>
        <w:rPr>
          <w:color w:val="ff0000"/>
        </w:rPr>
      </w:pPr>
      <w:r w:rsidDel="00000000" w:rsidR="00000000" w:rsidRPr="00000000">
        <w:rPr>
          <w:color w:val="ff0000"/>
          <w:rtl w:val="0"/>
        </w:rPr>
        <w:t xml:space="preserve">Tabel 4.A.2</w:t>
      </w:r>
    </w:p>
    <w:p w:rsidR="00000000" w:rsidDel="00000000" w:rsidP="00000000" w:rsidRDefault="00000000" w:rsidRPr="00000000" w14:paraId="0000087C">
      <w:pPr>
        <w:spacing w:before="120" w:line="276" w:lineRule="auto"/>
        <w:ind w:left="850.3937007874017" w:firstLine="4.6062992125982305"/>
        <w:jc w:val="both"/>
        <w:rPr>
          <w:color w:val="ff0000"/>
        </w:rPr>
      </w:pPr>
      <w:r w:rsidDel="00000000" w:rsidR="00000000" w:rsidRPr="00000000">
        <w:rPr>
          <w:color w:val="ff0000"/>
          <w:rtl w:val="0"/>
        </w:rPr>
        <w:t xml:space="preserve">Sumber hibah, apakah internal atau eksternal</w:t>
      </w:r>
    </w:p>
    <w:p w:rsidR="00000000" w:rsidDel="00000000" w:rsidP="00000000" w:rsidRDefault="00000000" w:rsidRPr="00000000" w14:paraId="0000087D">
      <w:pPr>
        <w:spacing w:before="120" w:line="276" w:lineRule="auto"/>
        <w:ind w:left="850.3937007874017" w:firstLine="4.6062992125982305"/>
        <w:jc w:val="both"/>
        <w:rPr>
          <w:color w:val="ff0000"/>
        </w:rPr>
      </w:pPr>
      <w:r w:rsidDel="00000000" w:rsidR="00000000" w:rsidRPr="00000000">
        <w:rPr>
          <w:color w:val="ff0000"/>
          <w:rtl w:val="0"/>
        </w:rPr>
        <w:t xml:space="preserve">Pengumuman, kontrak, laporan lit, diseminasi smua disajikan</w:t>
      </w:r>
    </w:p>
    <w:p w:rsidR="00000000" w:rsidDel="00000000" w:rsidP="00000000" w:rsidRDefault="00000000" w:rsidRPr="00000000" w14:paraId="0000087E">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7F">
      <w:pPr>
        <w:numPr>
          <w:ilvl w:val="0"/>
          <w:numId w:val="34"/>
        </w:numPr>
        <w:spacing w:line="276" w:lineRule="auto"/>
        <w:ind w:left="1440" w:hanging="360"/>
        <w:jc w:val="both"/>
        <w:rPr>
          <w:color w:val="ff0000"/>
        </w:rPr>
      </w:pPr>
      <w:r w:rsidDel="00000000" w:rsidR="00000000" w:rsidRPr="00000000">
        <w:rPr>
          <w:color w:val="ff0000"/>
          <w:rtl w:val="0"/>
        </w:rPr>
        <w:t xml:space="preserve">Pernyataan: Direktur menyediakan alokasi dana yang memadai dan transparan untuk mendukung kegiatan pengabdian kepada masyarakat.</w:t>
      </w:r>
    </w:p>
    <w:p w:rsidR="00000000" w:rsidDel="00000000" w:rsidP="00000000" w:rsidRDefault="00000000" w:rsidRPr="00000000" w14:paraId="00000880">
      <w:pPr>
        <w:spacing w:line="276" w:lineRule="auto"/>
        <w:ind w:left="1440" w:firstLine="0"/>
        <w:jc w:val="both"/>
        <w:rPr>
          <w:color w:val="ff0000"/>
        </w:rPr>
      </w:pPr>
      <w:r w:rsidDel="00000000" w:rsidR="00000000" w:rsidRPr="00000000">
        <w:rPr>
          <w:color w:val="ff0000"/>
          <w:rtl w:val="0"/>
        </w:rPr>
        <w:t xml:space="preserve">Indikator: Rata-rata alokasi dana pengabdian kepada masyarakat minimal Rp5.000.000 per dosen tetap per tahun, dengan bukti laporan realisasi penggunaan dana yang terdokumentasi setiap akhir tahun anggaran.</w:t>
      </w:r>
    </w:p>
    <w:p w:rsidR="00000000" w:rsidDel="00000000" w:rsidP="00000000" w:rsidRDefault="00000000" w:rsidRPr="00000000" w14:paraId="00000881">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82">
      <w:pPr>
        <w:spacing w:before="120" w:line="276" w:lineRule="auto"/>
        <w:ind w:left="850.3937007874017" w:firstLine="4.6062992125982305"/>
        <w:jc w:val="both"/>
        <w:rPr>
          <w:color w:val="ff0000"/>
          <w:u w:val="single"/>
        </w:rPr>
      </w:pPr>
      <w:commentRangeStart w:id="9"/>
      <w:commentRangeStart w:id="10"/>
      <w:r w:rsidDel="00000000" w:rsidR="00000000" w:rsidRPr="00000000">
        <w:rPr>
          <w:color w:val="ff0000"/>
          <w:u w:val="single"/>
          <w:rtl w:val="0"/>
        </w:rPr>
        <w:t xml:space="preserve">Kerja sama PkM:</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883">
      <w:pPr>
        <w:spacing w:before="120" w:line="276" w:lineRule="auto"/>
        <w:ind w:left="850.3937007874017" w:firstLine="4.6062992125982305"/>
        <w:jc w:val="both"/>
        <w:rPr>
          <w:color w:val="ff0000"/>
        </w:rPr>
      </w:pPr>
      <w:r w:rsidDel="00000000" w:rsidR="00000000" w:rsidRPr="00000000">
        <w:rPr>
          <w:color w:val="ff0000"/>
          <w:rtl w:val="0"/>
        </w:rPr>
        <w:t xml:space="preserve">Kerjasama PSSN di lingkup lokal dengan </w:t>
      </w:r>
      <w:r w:rsidDel="00000000" w:rsidR="00000000" w:rsidRPr="00000000">
        <w:rPr>
          <w:color w:val="ff0000"/>
          <w:sz w:val="20"/>
          <w:szCs w:val="20"/>
          <w:rtl w:val="0"/>
        </w:rPr>
        <w:t xml:space="preserve">Diskominfo Kab. Bogor</w:t>
      </w:r>
      <w:r w:rsidDel="00000000" w:rsidR="00000000" w:rsidRPr="00000000">
        <w:rPr>
          <w:rtl w:val="0"/>
        </w:rPr>
      </w:r>
    </w:p>
    <w:p w:rsidR="00000000" w:rsidDel="00000000" w:rsidP="00000000" w:rsidRDefault="00000000" w:rsidRPr="00000000" w14:paraId="00000884">
      <w:pPr>
        <w:spacing w:before="120" w:line="276" w:lineRule="auto"/>
        <w:ind w:left="850.3937007874017" w:firstLine="4.6062992125982305"/>
        <w:jc w:val="both"/>
        <w:rPr>
          <w:color w:val="ff0000"/>
        </w:rPr>
      </w:pPr>
      <w:r w:rsidDel="00000000" w:rsidR="00000000" w:rsidRPr="00000000">
        <w:rPr>
          <w:color w:val="ff0000"/>
          <w:rtl w:val="0"/>
        </w:rPr>
        <w:t xml:space="preserve">Tabel 4.C.1</w:t>
      </w:r>
    </w:p>
    <w:p w:rsidR="00000000" w:rsidDel="00000000" w:rsidP="00000000" w:rsidRDefault="00000000" w:rsidRPr="00000000" w14:paraId="00000885">
      <w:pPr>
        <w:spacing w:before="120" w:line="276" w:lineRule="auto"/>
        <w:ind w:left="850.3937007874017" w:firstLine="4.6062992125982305"/>
        <w:jc w:val="both"/>
        <w:rPr>
          <w:color w:val="ff0000"/>
        </w:rPr>
      </w:pPr>
      <w:r w:rsidDel="00000000" w:rsidR="00000000" w:rsidRPr="00000000">
        <w:rPr>
          <w:color w:val="ff0000"/>
          <w:rtl w:val="0"/>
        </w:rPr>
        <w:t xml:space="preserve">Tidak hanya MoU tetapi sampai pada PKS dan lampirkan semua bukti baik administrasi persuratan maupun bukti dokumentasi dari kerja sama itu sendiri.</w:t>
      </w:r>
    </w:p>
    <w:p w:rsidR="00000000" w:rsidDel="00000000" w:rsidP="00000000" w:rsidRDefault="00000000" w:rsidRPr="00000000" w14:paraId="00000886">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87">
      <w:pPr>
        <w:numPr>
          <w:ilvl w:val="0"/>
          <w:numId w:val="3"/>
        </w:numPr>
        <w:spacing w:before="120" w:line="276" w:lineRule="auto"/>
        <w:ind w:left="1440" w:hanging="360"/>
        <w:jc w:val="both"/>
        <w:rPr>
          <w:color w:val="ff0000"/>
        </w:rPr>
      </w:pPr>
      <w:r w:rsidDel="00000000" w:rsidR="00000000" w:rsidRPr="00000000">
        <w:rPr>
          <w:color w:val="ff0000"/>
          <w:rtl w:val="0"/>
        </w:rPr>
        <w:t xml:space="preserve">Pernyataan: Direktur menetapkan setiap program pengabdian kepada masyarakat wajib melibatkan mitra kerja sama, baik dari sektor pemerintah, swasta, maupun komunitas, untuk meningkatkan efektivitas dan dampaknya</w:t>
      </w:r>
    </w:p>
    <w:p w:rsidR="00000000" w:rsidDel="00000000" w:rsidP="00000000" w:rsidRDefault="00000000" w:rsidRPr="00000000" w14:paraId="00000888">
      <w:pPr>
        <w:spacing w:before="120" w:line="276" w:lineRule="auto"/>
        <w:ind w:left="1440" w:firstLine="0"/>
        <w:jc w:val="both"/>
        <w:rPr>
          <w:color w:val="ff0000"/>
        </w:rPr>
      </w:pPr>
      <w:r w:rsidDel="00000000" w:rsidR="00000000" w:rsidRPr="00000000">
        <w:rPr>
          <w:color w:val="ff0000"/>
          <w:rtl w:val="0"/>
        </w:rPr>
        <w:t xml:space="preserve">Indikator: Minimal 1 mitra kerja sama dilibatkan dalam setiap program pengabdian untuk meningkatkan efektivitas dan dampaknya.</w:t>
      </w:r>
    </w:p>
    <w:p w:rsidR="00000000" w:rsidDel="00000000" w:rsidP="00000000" w:rsidRDefault="00000000" w:rsidRPr="00000000" w14:paraId="00000889">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8A">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Diseminasi PkM:</w:t>
      </w:r>
    </w:p>
    <w:p w:rsidR="00000000" w:rsidDel="00000000" w:rsidP="00000000" w:rsidRDefault="00000000" w:rsidRPr="00000000" w14:paraId="0000088B">
      <w:pPr>
        <w:spacing w:before="120" w:line="276" w:lineRule="auto"/>
        <w:ind w:left="850.3937007874017" w:firstLine="4.6062992125982305"/>
        <w:jc w:val="both"/>
        <w:rPr>
          <w:color w:val="ff0000"/>
        </w:rPr>
      </w:pPr>
      <w:r w:rsidDel="00000000" w:rsidR="00000000" w:rsidRPr="00000000">
        <w:rPr>
          <w:color w:val="ff0000"/>
          <w:rtl w:val="0"/>
        </w:rPr>
        <w:t xml:space="preserve">Tabel 3.C.2</w:t>
      </w:r>
    </w:p>
    <w:p w:rsidR="00000000" w:rsidDel="00000000" w:rsidP="00000000" w:rsidRDefault="00000000" w:rsidRPr="00000000" w14:paraId="0000088C">
      <w:pPr>
        <w:spacing w:before="120" w:line="276" w:lineRule="auto"/>
        <w:ind w:left="850.3937007874017" w:firstLine="4.6062992125982305"/>
        <w:jc w:val="both"/>
        <w:rPr>
          <w:color w:val="ff0000"/>
        </w:rPr>
      </w:pPr>
      <w:r w:rsidDel="00000000" w:rsidR="00000000" w:rsidRPr="00000000">
        <w:rPr>
          <w:color w:val="ff0000"/>
          <w:rtl w:val="0"/>
        </w:rPr>
        <w:t xml:space="preserve">Tampilkan dalam bentuk tabel dan lampirkan</w:t>
      </w:r>
    </w:p>
    <w:p w:rsidR="00000000" w:rsidDel="00000000" w:rsidP="00000000" w:rsidRDefault="00000000" w:rsidRPr="00000000" w14:paraId="0000088D">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8E">
      <w:pPr>
        <w:numPr>
          <w:ilvl w:val="0"/>
          <w:numId w:val="58"/>
        </w:numPr>
        <w:spacing w:before="120" w:line="276" w:lineRule="auto"/>
        <w:ind w:left="1440" w:hanging="360"/>
        <w:jc w:val="both"/>
        <w:rPr>
          <w:color w:val="ff0000"/>
        </w:rPr>
      </w:pPr>
      <w:r w:rsidDel="00000000" w:rsidR="00000000" w:rsidRPr="00000000">
        <w:rPr>
          <w:color w:val="ff0000"/>
          <w:rtl w:val="0"/>
        </w:rPr>
        <w:t xml:space="preserve">Pernyatan: Direktur menyediakan sistem berbasis teknologi informasi dan komunikasi yang andal dalam mendokumentasikan, mengevaluasi, melaporkan, dan menyebarluaskan proses serta hasil pengabdian kepada masyarakat.</w:t>
      </w:r>
    </w:p>
    <w:p w:rsidR="00000000" w:rsidDel="00000000" w:rsidP="00000000" w:rsidRDefault="00000000" w:rsidRPr="00000000" w14:paraId="0000088F">
      <w:pPr>
        <w:spacing w:before="120" w:line="276" w:lineRule="auto"/>
        <w:ind w:left="1440" w:firstLine="0"/>
        <w:jc w:val="both"/>
        <w:rPr>
          <w:color w:val="ff0000"/>
        </w:rPr>
      </w:pPr>
      <w:r w:rsidDel="00000000" w:rsidR="00000000" w:rsidRPr="00000000">
        <w:rPr>
          <w:color w:val="ff0000"/>
          <w:rtl w:val="0"/>
        </w:rPr>
        <w:t xml:space="preserve">Indikator: Tersedia sistem berbasis teknologi informasi dan komunikasi dalam mendokumentasikan, mengevaluasi, melaporkan, dan menyebarluaskan hasil pengabdian kepada masyarakat, dengan target minimal 90% kegiatan terdokumentasi dan dapat diakses dalam sistem</w:t>
      </w:r>
    </w:p>
    <w:p w:rsidR="00000000" w:rsidDel="00000000" w:rsidP="00000000" w:rsidRDefault="00000000" w:rsidRPr="00000000" w14:paraId="00000890">
      <w:pPr>
        <w:numPr>
          <w:ilvl w:val="0"/>
          <w:numId w:val="58"/>
        </w:numPr>
        <w:spacing w:before="120" w:line="276" w:lineRule="auto"/>
        <w:ind w:left="1440" w:hanging="360"/>
        <w:jc w:val="both"/>
        <w:rPr>
          <w:color w:val="ff0000"/>
        </w:rPr>
      </w:pPr>
      <w:r w:rsidDel="00000000" w:rsidR="00000000" w:rsidRPr="00000000">
        <w:rPr>
          <w:color w:val="ff0000"/>
          <w:rtl w:val="0"/>
        </w:rPr>
        <w:t xml:space="preserve">Pernyataan: Setiap dosen diwajibkan mendiseminasikan/ mempublikasikan minimal satu luaran pengabdian dalam jurnal atau platform pengabdian setiap tahun.</w:t>
      </w:r>
    </w:p>
    <w:p w:rsidR="00000000" w:rsidDel="00000000" w:rsidP="00000000" w:rsidRDefault="00000000" w:rsidRPr="00000000" w14:paraId="00000891">
      <w:pPr>
        <w:spacing w:before="120" w:line="276" w:lineRule="auto"/>
        <w:ind w:left="1440" w:firstLine="0"/>
        <w:jc w:val="both"/>
        <w:rPr>
          <w:color w:val="ff0000"/>
        </w:rPr>
      </w:pPr>
      <w:r w:rsidDel="00000000" w:rsidR="00000000" w:rsidRPr="00000000">
        <w:rPr>
          <w:color w:val="ff0000"/>
          <w:rtl w:val="0"/>
        </w:rPr>
        <w:t xml:space="preserve">Indikator: 100% hasil program pengabdian kepada masyarakat (PKM) setiap tahun didiseminasikan atau dipublikasikan melalui forum internal institusi, mitra kerja sama, atau media eksternal yang relevan, disertai bukti dokumentasi publikasi.</w:t>
      </w:r>
    </w:p>
    <w:p w:rsidR="00000000" w:rsidDel="00000000" w:rsidP="00000000" w:rsidRDefault="00000000" w:rsidRPr="00000000" w14:paraId="00000892">
      <w:pPr>
        <w:numPr>
          <w:ilvl w:val="0"/>
          <w:numId w:val="58"/>
        </w:numPr>
        <w:spacing w:before="120" w:line="276" w:lineRule="auto"/>
        <w:ind w:left="1440" w:hanging="360"/>
        <w:jc w:val="both"/>
        <w:rPr>
          <w:color w:val="ff0000"/>
        </w:rPr>
      </w:pPr>
      <w:r w:rsidDel="00000000" w:rsidR="00000000" w:rsidRPr="00000000">
        <w:rPr>
          <w:color w:val="ff0000"/>
          <w:rtl w:val="0"/>
        </w:rPr>
        <w:t xml:space="preserve">Pernyataan: Direktur menetapkan  luaran pengabdian kepada masyarakat harus terpublikasi dalam jurnal, prosiding, atau platform berbasis lisensi terbuka agar dapat diakses oleh masyarakat luas dan dapat menghasilkan pemanfaatan teknologi tepat guna</w:t>
      </w:r>
    </w:p>
    <w:p w:rsidR="00000000" w:rsidDel="00000000" w:rsidP="00000000" w:rsidRDefault="00000000" w:rsidRPr="00000000" w14:paraId="00000893">
      <w:pPr>
        <w:spacing w:before="120" w:line="276" w:lineRule="auto"/>
        <w:ind w:left="1440" w:firstLine="0"/>
        <w:jc w:val="both"/>
        <w:rPr>
          <w:color w:val="ff0000"/>
        </w:rPr>
      </w:pPr>
      <w:r w:rsidDel="00000000" w:rsidR="00000000" w:rsidRPr="00000000">
        <w:rPr>
          <w:color w:val="ff0000"/>
          <w:rtl w:val="0"/>
        </w:rPr>
        <w:t xml:space="preserve">Indikator: Minimal 80% program pengabdian kepada masyarakat yang dilakukan harus menghasilkan luaran yang terpublikasi dalam jurnal, prosiding, atau platform berbasis lisensi terbuka</w:t>
      </w:r>
    </w:p>
    <w:p w:rsidR="00000000" w:rsidDel="00000000" w:rsidP="00000000" w:rsidRDefault="00000000" w:rsidRPr="00000000" w14:paraId="00000894">
      <w:pPr>
        <w:spacing w:before="120" w:line="276" w:lineRule="auto"/>
        <w:ind w:left="1440" w:firstLine="0"/>
        <w:jc w:val="both"/>
        <w:rPr>
          <w:color w:val="ff0000"/>
        </w:rPr>
      </w:pPr>
      <w:r w:rsidDel="00000000" w:rsidR="00000000" w:rsidRPr="00000000">
        <w:rPr>
          <w:rtl w:val="0"/>
        </w:rPr>
      </w:r>
    </w:p>
    <w:p w:rsidR="00000000" w:rsidDel="00000000" w:rsidP="00000000" w:rsidRDefault="00000000" w:rsidRPr="00000000" w14:paraId="00000895">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96">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HKI:</w:t>
      </w:r>
    </w:p>
    <w:p w:rsidR="00000000" w:rsidDel="00000000" w:rsidP="00000000" w:rsidRDefault="00000000" w:rsidRPr="00000000" w14:paraId="00000897">
      <w:pPr>
        <w:spacing w:before="120" w:line="276" w:lineRule="auto"/>
        <w:ind w:left="850.3937007874017" w:firstLine="4.6062992125982305"/>
        <w:jc w:val="both"/>
        <w:rPr>
          <w:color w:val="ff0000"/>
        </w:rPr>
      </w:pPr>
      <w:r w:rsidDel="00000000" w:rsidR="00000000" w:rsidRPr="00000000">
        <w:rPr>
          <w:color w:val="ff0000"/>
          <w:rtl w:val="0"/>
        </w:rPr>
        <w:t xml:space="preserve">Tabel 4.C.3</w:t>
      </w:r>
    </w:p>
    <w:p w:rsidR="00000000" w:rsidDel="00000000" w:rsidP="00000000" w:rsidRDefault="00000000" w:rsidRPr="00000000" w14:paraId="00000898">
      <w:pPr>
        <w:spacing w:before="120" w:line="276" w:lineRule="auto"/>
        <w:ind w:left="850.3937007874017" w:firstLine="4.6062992125982305"/>
        <w:jc w:val="both"/>
        <w:rPr>
          <w:color w:val="ff0000"/>
        </w:rPr>
      </w:pPr>
      <w:r w:rsidDel="00000000" w:rsidR="00000000" w:rsidRPr="00000000">
        <w:rPr>
          <w:color w:val="ff0000"/>
          <w:rtl w:val="0"/>
        </w:rPr>
        <w:t xml:space="preserve">Ada hak cipta, paten, dan paten sederhana</w:t>
      </w:r>
    </w:p>
    <w:p w:rsidR="00000000" w:rsidDel="00000000" w:rsidP="00000000" w:rsidRDefault="00000000" w:rsidRPr="00000000" w14:paraId="00000899">
      <w:pPr>
        <w:spacing w:before="120" w:line="276" w:lineRule="auto"/>
        <w:ind w:left="850.3937007874017" w:firstLine="4.6062992125982305"/>
        <w:jc w:val="both"/>
        <w:rPr>
          <w:color w:val="ff0000"/>
        </w:rPr>
      </w:pPr>
      <w:r w:rsidDel="00000000" w:rsidR="00000000" w:rsidRPr="00000000">
        <w:rPr>
          <w:color w:val="ff0000"/>
          <w:rtl w:val="0"/>
        </w:rPr>
        <w:t xml:space="preserve">Merujuk Standar:</w:t>
      </w:r>
    </w:p>
    <w:p w:rsidR="00000000" w:rsidDel="00000000" w:rsidP="00000000" w:rsidRDefault="00000000" w:rsidRPr="00000000" w14:paraId="0000089A">
      <w:pPr>
        <w:numPr>
          <w:ilvl w:val="0"/>
          <w:numId w:val="14"/>
        </w:numPr>
        <w:spacing w:before="120" w:line="276" w:lineRule="auto"/>
        <w:ind w:left="1440" w:hanging="360"/>
        <w:jc w:val="both"/>
        <w:rPr>
          <w:color w:val="ff0000"/>
        </w:rPr>
      </w:pPr>
      <w:r w:rsidDel="00000000" w:rsidR="00000000" w:rsidRPr="00000000">
        <w:rPr>
          <w:color w:val="ff0000"/>
          <w:rtl w:val="0"/>
        </w:rPr>
        <w:t xml:space="preserve">Pernyataan: Direktur melakukan pengelolaan dan kepemilikan hak atas kekayaan intelektual atas hasil pengabdian kepada masyarakat sesuai dengan ketentuan peraturan</w:t>
      </w:r>
    </w:p>
    <w:p w:rsidR="00000000" w:rsidDel="00000000" w:rsidP="00000000" w:rsidRDefault="00000000" w:rsidRPr="00000000" w14:paraId="0000089B">
      <w:pPr>
        <w:spacing w:before="120" w:line="276" w:lineRule="auto"/>
        <w:ind w:left="1440" w:firstLine="0"/>
        <w:jc w:val="both"/>
        <w:rPr>
          <w:color w:val="ff0000"/>
        </w:rPr>
      </w:pPr>
      <w:r w:rsidDel="00000000" w:rsidR="00000000" w:rsidRPr="00000000">
        <w:rPr>
          <w:color w:val="ff0000"/>
          <w:rtl w:val="0"/>
        </w:rPr>
        <w:t xml:space="preserve">Indikator: Minimal 40% hasil pengabdian kepada masyarakat yang memenuhi syarat diajukan untuk mendapatkan perlindungan hak kekayaan intelektual (HKI) setiap tahun, dengan bukti dokumen pengajuan atau sertifikat HKI.</w:t>
      </w:r>
    </w:p>
    <w:p w:rsidR="00000000" w:rsidDel="00000000" w:rsidP="00000000" w:rsidRDefault="00000000" w:rsidRPr="00000000" w14:paraId="0000089C">
      <w:pPr>
        <w:spacing w:before="120" w:line="276" w:lineRule="auto"/>
        <w:ind w:left="1440" w:firstLine="0"/>
        <w:jc w:val="both"/>
        <w:rPr>
          <w:color w:val="ff0000"/>
        </w:rPr>
      </w:pPr>
      <w:r w:rsidDel="00000000" w:rsidR="00000000" w:rsidRPr="00000000">
        <w:rPr>
          <w:rtl w:val="0"/>
        </w:rPr>
      </w:r>
    </w:p>
    <w:p w:rsidR="00000000" w:rsidDel="00000000" w:rsidP="00000000" w:rsidRDefault="00000000" w:rsidRPr="00000000" w14:paraId="0000089D">
      <w:pPr>
        <w:spacing w:before="120" w:line="276" w:lineRule="auto"/>
        <w:ind w:left="850.3937007874017" w:firstLine="4.6062992125982305"/>
        <w:jc w:val="both"/>
        <w:rPr>
          <w:color w:val="ff0000"/>
        </w:rPr>
      </w:pPr>
      <w:r w:rsidDel="00000000" w:rsidR="00000000" w:rsidRPr="00000000">
        <w:rPr>
          <w:rtl w:val="0"/>
        </w:rPr>
      </w:r>
    </w:p>
    <w:p w:rsidR="00000000" w:rsidDel="00000000" w:rsidP="00000000" w:rsidRDefault="00000000" w:rsidRPr="00000000" w14:paraId="0000089E">
      <w:pPr>
        <w:spacing w:before="120" w:line="276" w:lineRule="auto"/>
        <w:ind w:left="850.3937007874017" w:firstLine="4.6062992125982305"/>
        <w:jc w:val="both"/>
        <w:rPr>
          <w:color w:val="ff0000"/>
          <w:u w:val="single"/>
        </w:rPr>
      </w:pPr>
      <w:r w:rsidDel="00000000" w:rsidR="00000000" w:rsidRPr="00000000">
        <w:rPr>
          <w:color w:val="ff0000"/>
          <w:u w:val="single"/>
          <w:rtl w:val="0"/>
        </w:rPr>
        <w:t xml:space="preserve">Keberlanjutan PkM</w:t>
      </w:r>
    </w:p>
    <w:p w:rsidR="00000000" w:rsidDel="00000000" w:rsidP="00000000" w:rsidRDefault="00000000" w:rsidRPr="00000000" w14:paraId="0000089F">
      <w:pPr>
        <w:spacing w:before="120" w:line="276" w:lineRule="auto"/>
        <w:ind w:left="850.3937007874017" w:firstLine="4.6062992125982305"/>
        <w:jc w:val="both"/>
        <w:rPr>
          <w:color w:val="ff0000"/>
        </w:rPr>
      </w:pPr>
      <w:r w:rsidDel="00000000" w:rsidR="00000000" w:rsidRPr="00000000">
        <w:rPr>
          <w:color w:val="ff0000"/>
          <w:rtl w:val="0"/>
        </w:rPr>
        <w:t xml:space="preserve">Bagaimana PkM yang ada tetap berkesinabungan untuk mencapai peta jalan PkM</w:t>
      </w:r>
    </w:p>
    <w:p w:rsidR="00000000" w:rsidDel="00000000" w:rsidP="00000000" w:rsidRDefault="00000000" w:rsidRPr="00000000" w14:paraId="000008A0">
      <w:pPr>
        <w:spacing w:before="120" w:line="276" w:lineRule="auto"/>
        <w:ind w:left="850.3937007874017" w:firstLine="4.6062992125982305"/>
        <w:jc w:val="both"/>
        <w:rPr>
          <w:color w:val="ff0000"/>
        </w:rPr>
      </w:pPr>
      <w:r w:rsidDel="00000000" w:rsidR="00000000" w:rsidRPr="00000000">
        <w:rPr>
          <w:color w:val="ff0000"/>
          <w:rtl w:val="0"/>
        </w:rPr>
        <w:t xml:space="preserve">PkM yang memiliki continuity seperti PkM kerja sama industri hingga outputnya dilampirkan</w:t>
      </w:r>
    </w:p>
    <w:p w:rsidR="00000000" w:rsidDel="00000000" w:rsidP="00000000" w:rsidRDefault="00000000" w:rsidRPr="00000000" w14:paraId="000008A1">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8A2">
      <w:pPr>
        <w:spacing w:after="240" w:before="240" w:line="276" w:lineRule="auto"/>
        <w:ind w:left="720" w:firstLine="0"/>
        <w:jc w:val="both"/>
        <w:rPr/>
      </w:pPr>
      <w:r w:rsidDel="00000000" w:rsidR="00000000" w:rsidRPr="00000000">
        <w:rPr>
          <w:rtl w:val="0"/>
        </w:rPr>
      </w:r>
    </w:p>
    <w:p w:rsidR="00000000" w:rsidDel="00000000" w:rsidP="00000000" w:rsidRDefault="00000000" w:rsidRPr="00000000" w14:paraId="000008A3">
      <w:pPr>
        <w:spacing w:after="240" w:before="240" w:line="276" w:lineRule="auto"/>
        <w:ind w:left="720" w:firstLine="0"/>
        <w:jc w:val="both"/>
        <w:rPr/>
      </w:pPr>
      <w:r w:rsidDel="00000000" w:rsidR="00000000" w:rsidRPr="00000000">
        <w:rPr>
          <w:rtl w:val="0"/>
        </w:rPr>
        <w:t xml:space="preserve">Poltek SSN secara konsisten mendorong dosen untuk memperoleh hibah PkM dari berbagai sumber, baik internal maupun eksternal, yang memperkuat kapasitas pembiayaan di luar DIPA. Kegiatan kerja sama PkM juga terus dikembangkan, tercermin dari daftar PKS dengan berbagai mitra, baik pemerintah, swasta, maupun komunitas. Hasil PkM didiseminasikan melalui forum lokal, nasional, dan internasional, berupa seminar, webinar, maupun publikasi. Diseminasi ini tidak hanya memperluas dampak, tetapi juga meningkatkan reputasi institusi. Selain itu, beberapa kegiatan PkM menghasilkan Hak Kekayaan Intelektual (HKI), yang memperkuat bukti kontribusi inovasi dosen dan mahasiswa bagi masyarakat. Keberlanjutan PkM dijaga melalui integrasi hasil kegiatan ke dalam program tindak lanjut, termasuk implementasi berkelanjutan oleh mitra masyarakat, dukungan kerja sama jangka panjang, serta dokumentasi dalam bentuk berita acara implementasi. Hal ini memastikan bahwa PkM tidak berhenti pada satu kali kegiatan, melainkan berlanjut sebagai bagian dari pengembangan kapasitas dan kemandirian masyarakat.</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pPr>
      <w:r w:rsidDel="00000000" w:rsidR="00000000" w:rsidRPr="00000000">
        <w:rPr>
          <w:rtl w:val="0"/>
        </w:rPr>
      </w:r>
    </w:p>
    <w:p w:rsidR="00000000" w:rsidDel="00000000" w:rsidP="00000000" w:rsidRDefault="00000000" w:rsidRPr="00000000" w14:paraId="000008A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Bagian ini berisi penjelasan tentang evaluasi secara berkala mengenai ketercapaian standar dan indikator yang terkait dengan sarana dan prasarana PkM, pembiayaan PkM, peta jalan PkM, kerjasama di bidang PkM, serta pengembangan DTPR di bidang PkM. Bagian ini juga berisi penjelasan tentang faktor pendukung terlampaui/tercapainya standar, dan akar masalah yang menyebabkan tidak tercapainya standar. Tim Penyusun perlu menyampaikan hasil survei kepuasan terhadap layanan kegiatan PkM dengan responden dosen.</w:t>
      </w:r>
    </w:p>
    <w:p w:rsidR="00000000" w:rsidDel="00000000" w:rsidP="00000000" w:rsidRDefault="00000000" w:rsidRPr="00000000" w14:paraId="000008A6">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sarana dan prasarana PkM, DTPR, dan pembiayaan PkM, dan peta jalan PkM (layanan kepakaran) dalam bidang teknologi tepat guna yang diadopsi masyarakat dan berkelanjutan (sustainable).</w:t>
      </w:r>
    </w:p>
    <w:p w:rsidR="00000000" w:rsidDel="00000000" w:rsidP="00000000" w:rsidRDefault="00000000" w:rsidRPr="00000000" w14:paraId="000008A7">
      <w:pPr>
        <w:spacing w:before="120" w:line="276" w:lineRule="auto"/>
        <w:jc w:val="both"/>
        <w:rPr>
          <w:color w:val="351c75"/>
        </w:rPr>
      </w:pPr>
      <w:r w:rsidDel="00000000" w:rsidR="00000000" w:rsidRPr="00000000">
        <w:rPr>
          <w:rtl w:val="0"/>
        </w:rPr>
      </w:r>
    </w:p>
    <w:tbl>
      <w:tblPr>
        <w:tblStyle w:val="Table40"/>
        <w:tblW w:w="868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445"/>
        <w:gridCol w:w="2085"/>
        <w:gridCol w:w="1530"/>
        <w:gridCol w:w="1965"/>
        <w:tblGridChange w:id="0">
          <w:tblGrid>
            <w:gridCol w:w="660"/>
            <w:gridCol w:w="2445"/>
            <w:gridCol w:w="2085"/>
            <w:gridCol w:w="153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8">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rPr>
                <w:color w:val="351c75"/>
              </w:rPr>
            </w:pPr>
            <w:r w:rsidDel="00000000" w:rsidR="00000000" w:rsidRPr="00000000">
              <w:rPr>
                <w:color w:val="351c75"/>
                <w:rtl w:val="0"/>
              </w:rPr>
              <w:t xml:space="preserve">Capaian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AC">
            <w:pPr>
              <w:rPr>
                <w:color w:val="351c75"/>
              </w:rPr>
            </w:pPr>
            <w:r w:rsidDel="00000000" w:rsidR="00000000" w:rsidRPr="00000000">
              <w:rPr>
                <w:color w:val="351c75"/>
                <w:rtl w:val="0"/>
              </w:rPr>
              <w:t xml:space="preserve">Hasil Evaluasi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rPr>
                <w:i w:val="1"/>
                <w:iCs w:val="1"/>
                <w:color w:val="351c75"/>
              </w:rPr>
            </w:pPr>
            <w:r w:rsidDel="00000000" w:rsidR="00000000" w:rsidRPr="00000000">
              <w:rPr>
                <w:i w:val="1"/>
                <w:iCs w:val="1"/>
                <w:color w:val="351c75"/>
                <w:rtl w:val="0"/>
              </w:rPr>
              <w:t xml:space="preserve">Standar Masukan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rPr>
                <w:color w:val="351c75"/>
              </w:rPr>
            </w:pPr>
            <w:r w:rsidDel="00000000" w:rsidR="00000000" w:rsidRPr="00000000">
              <w:rPr>
                <w:color w:val="351c75"/>
                <w:rtl w:val="0"/>
              </w:rPr>
              <w:t xml:space="preserve">Direktur menjamin ketersediaan, kemudahan akses, dan pemeliharaan sarana serta prasarana yang memadai untuk mendukung pelaksanaan pengabdian kepada masyarakat sesuai kebutuhan program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rPr>
                <w:color w:val="351c75"/>
              </w:rPr>
            </w:pPr>
            <w:r w:rsidDel="00000000" w:rsidR="00000000" w:rsidRPr="00000000">
              <w:rPr>
                <w:color w:val="351c75"/>
                <w:rtl w:val="0"/>
              </w:rPr>
              <w:t xml:space="preserve">Minimal 95% dosen dan mahasiswa pelaksana pengabdian kepada masyarakat menyatakan sarana dan prasarana yang disediakan memadai dan mudah diakses berdasarkan hasil survei kepuasan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rPr>
                <w:color w:val="351c75"/>
              </w:rPr>
            </w:pPr>
            <w:r w:rsidDel="00000000" w:rsidR="00000000" w:rsidRPr="00000000">
              <w:rPr>
                <w:color w:val="351c75"/>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7">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rPr>
                <w:color w:val="351c75"/>
              </w:rPr>
            </w:pPr>
            <w:r w:rsidDel="00000000" w:rsidR="00000000" w:rsidRPr="00000000">
              <w:rPr>
                <w:color w:val="351c75"/>
                <w:rtl w:val="0"/>
              </w:rPr>
              <w:t xml:space="preserve">Direktur menyediakan alokasi dana yang memadai dan transparan untuk mendukung kegiatan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rPr>
                <w:color w:val="351c75"/>
              </w:rPr>
            </w:pPr>
            <w:r w:rsidDel="00000000" w:rsidR="00000000" w:rsidRPr="00000000">
              <w:rPr>
                <w:color w:val="351c75"/>
                <w:rtl w:val="0"/>
              </w:rPr>
              <w:t xml:space="preserve">Rata-rata alokasi dana pengabdian </w:t>
            </w:r>
            <w:r w:rsidDel="00000000" w:rsidR="00000000" w:rsidRPr="00000000">
              <w:rPr>
                <w:color w:val="351c75"/>
                <w:rtl w:val="0"/>
              </w:rPr>
              <w:t xml:space="preserve">kepada masyarakat minimal Rp5.000.000 per dosen tetap per tahun, dengan bukti laporan realisasi penggunaan dana yang terdokumentasi setiap akhir tahun anggaran.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C">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rPr>
                <w:color w:val="351c75"/>
              </w:rPr>
            </w:pPr>
            <w:r w:rsidDel="00000000" w:rsidR="00000000" w:rsidRPr="00000000">
              <w:rPr>
                <w:color w:val="351c75"/>
                <w:rtl w:val="0"/>
              </w:rPr>
              <w:t xml:space="preserve">Direktur memiliki kebijakan dan mekanisme penugasan dosen dalam kegiatan pengabdian kepada masyarakat sesuai dengan beban kerja akademik.</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rPr>
                <w:color w:val="351c75"/>
              </w:rPr>
            </w:pPr>
            <w:r w:rsidDel="00000000" w:rsidR="00000000" w:rsidRPr="00000000">
              <w:rPr>
                <w:color w:val="351c75"/>
                <w:rtl w:val="0"/>
              </w:rPr>
              <w:t xml:space="preserve">Jumlah dosen yang ditugaskan dalam pengabdian kepada masyarakat sesuai beban kerja akademik, dengan target minimal 70% dari total dosen tetap terlibat dalam kegiatan pengabdian kepada masyarakat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rPr>
                <w:color w:val="351c75"/>
              </w:rPr>
            </w:pPr>
            <w:r w:rsidDel="00000000" w:rsidR="00000000" w:rsidRPr="00000000">
              <w:rPr>
                <w:color w:val="351c75"/>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rPr>
                <w:color w:val="351c75"/>
              </w:rPr>
            </w:pPr>
            <w:r w:rsidDel="00000000" w:rsidR="00000000" w:rsidRPr="00000000">
              <w:rPr>
                <w:color w:val="351c75"/>
                <w:rtl w:val="0"/>
              </w:rPr>
              <w:t xml:space="preserve">Direktur menyelenggarakan program pelatihan dan peningkatan kompetensi bagi dosen yang terlibat dalam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rPr>
                <w:color w:val="351c75"/>
              </w:rPr>
            </w:pPr>
            <w:r w:rsidDel="00000000" w:rsidR="00000000" w:rsidRPr="00000000">
              <w:rPr>
                <w:color w:val="351c75"/>
                <w:rtl w:val="0"/>
              </w:rPr>
              <w:t xml:space="preserve">Jumlah dan kualitas pelatihan yang diselenggarakan untuk peningkatan kompetensi dosen dalam pengabdian kepada masyarakat, dengan target minimal 2 pelatihan per tahun dan 80% peserta menyatakan peningkatan kompetensi.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rPr>
                <w:i w:val="1"/>
                <w:iCs w:val="1"/>
                <w:color w:val="351c75"/>
              </w:rPr>
            </w:pPr>
            <w:r w:rsidDel="00000000" w:rsidR="00000000" w:rsidRPr="00000000">
              <w:rPr>
                <w:i w:val="1"/>
                <w:iCs w:val="1"/>
                <w:color w:val="351c75"/>
                <w:rtl w:val="0"/>
              </w:rPr>
              <w:t xml:space="preserve">Standar Luaran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rPr>
                <w:color w:val="351c75"/>
              </w:rPr>
            </w:pPr>
            <w:r w:rsidDel="00000000" w:rsidR="00000000" w:rsidRPr="00000000">
              <w:rPr>
                <w:color w:val="351c75"/>
                <w:rtl w:val="0"/>
              </w:rPr>
              <w:t xml:space="preserve">Direktur menetapkan  program pengabdian kepada masyarakat harus mencerminkan keunggulan Poltek SSN dalam bidang ilmunya dan sejalan dengan visi serta misi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rPr>
                <w:color w:val="351c75"/>
              </w:rPr>
            </w:pPr>
            <w:r w:rsidDel="00000000" w:rsidR="00000000" w:rsidRPr="00000000">
              <w:rPr>
                <w:color w:val="351c75"/>
                <w:rtl w:val="0"/>
              </w:rPr>
              <w:t xml:space="preserve">100% program pengabdian kepada masyarakat mencerminkan keunggulan Poltek SSN dalam bidang keilmuannya dan selaras dengan visi serta misi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rPr>
                <w:color w:val="351c75"/>
              </w:rPr>
            </w:pPr>
            <w:r w:rsidDel="00000000" w:rsidR="00000000" w:rsidRPr="00000000">
              <w:rPr>
                <w:color w:val="351c75"/>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rPr>
                <w:color w:val="351c75"/>
              </w:rPr>
            </w:pPr>
            <w:r w:rsidDel="00000000" w:rsidR="00000000" w:rsidRPr="00000000">
              <w:rPr>
                <w:rtl w:val="0"/>
              </w:rPr>
            </w:r>
          </w:p>
        </w:tc>
      </w:tr>
    </w:tbl>
    <w:p w:rsidR="00000000" w:rsidDel="00000000" w:rsidP="00000000" w:rsidRDefault="00000000" w:rsidRPr="00000000" w14:paraId="000008D0">
      <w:pPr>
        <w:spacing w:before="120" w:line="276" w:lineRule="auto"/>
        <w:jc w:val="both"/>
        <w:rPr/>
      </w:pPr>
      <w:r w:rsidDel="00000000" w:rsidR="00000000" w:rsidRPr="00000000">
        <w:rPr>
          <w:rtl w:val="0"/>
        </w:rPr>
      </w:r>
    </w:p>
    <w:p w:rsidR="00000000" w:rsidDel="00000000" w:rsidP="00000000" w:rsidRDefault="00000000" w:rsidRPr="00000000" w14:paraId="000008D1">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implementasi peta jalan PkM, pelibatan mahasiswa berdasarkan visi misi Perguruan Tinggi, serta kebutuhan masyarakat dan DUDIKA.</w:t>
      </w:r>
    </w:p>
    <w:p w:rsidR="00000000" w:rsidDel="00000000" w:rsidP="00000000" w:rsidRDefault="00000000" w:rsidRPr="00000000" w14:paraId="000008D2">
      <w:pPr>
        <w:spacing w:before="120" w:line="276" w:lineRule="auto"/>
        <w:jc w:val="both"/>
        <w:rPr>
          <w:color w:val="351c75"/>
        </w:rPr>
      </w:pPr>
      <w:r w:rsidDel="00000000" w:rsidR="00000000" w:rsidRPr="00000000">
        <w:rPr>
          <w:rtl w:val="0"/>
        </w:rPr>
      </w:r>
    </w:p>
    <w:tbl>
      <w:tblPr>
        <w:tblStyle w:val="Table41"/>
        <w:tblW w:w="865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9.9999999999999"/>
        <w:gridCol w:w="2225.0000000000005"/>
        <w:gridCol w:w="1650"/>
        <w:gridCol w:w="1980"/>
        <w:gridCol w:w="2160"/>
        <w:tblGridChange w:id="0">
          <w:tblGrid>
            <w:gridCol w:w="639.9999999999999"/>
            <w:gridCol w:w="2225.0000000000005"/>
            <w:gridCol w:w="1650"/>
            <w:gridCol w:w="198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3">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rPr>
                <w:color w:val="351c75"/>
              </w:rPr>
            </w:pPr>
            <w:r w:rsidDel="00000000" w:rsidR="00000000" w:rsidRPr="00000000">
              <w:rPr>
                <w:color w:val="351c75"/>
                <w:rtl w:val="0"/>
              </w:rPr>
              <w:t xml:space="preserve">Capaian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rPr>
                <w:color w:val="351c75"/>
              </w:rPr>
            </w:pPr>
            <w:r w:rsidDel="00000000" w:rsidR="00000000" w:rsidRPr="00000000">
              <w:rPr>
                <w:color w:val="351c75"/>
                <w:rtl w:val="0"/>
              </w:rPr>
              <w:t xml:space="preserve">Hasil Evaluasi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rPr>
                <w:i w:val="1"/>
                <w:iCs w:val="1"/>
                <w:color w:val="351c75"/>
              </w:rPr>
            </w:pPr>
            <w:r w:rsidDel="00000000" w:rsidR="00000000" w:rsidRPr="00000000">
              <w:rPr>
                <w:i w:val="1"/>
                <w:iCs w:val="1"/>
                <w:color w:val="351c75"/>
                <w:rtl w:val="0"/>
              </w:rPr>
              <w:t xml:space="preserve">Standar Dosen dan Tendik</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D">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rPr>
                <w:color w:val="351c75"/>
              </w:rPr>
            </w:pPr>
            <w:r w:rsidDel="00000000" w:rsidR="00000000" w:rsidRPr="00000000">
              <w:rPr>
                <w:color w:val="351c75"/>
                <w:rtl w:val="0"/>
              </w:rPr>
              <w:t xml:space="preserve">Direktur menetapkan rekognisi dosen berupa:</w:t>
            </w:r>
          </w:p>
          <w:p w:rsidR="00000000" w:rsidDel="00000000" w:rsidP="00000000" w:rsidRDefault="00000000" w:rsidRPr="00000000" w14:paraId="000008DF">
            <w:pPr>
              <w:rPr>
                <w:color w:val="351c75"/>
              </w:rPr>
            </w:pPr>
            <w:r w:rsidDel="00000000" w:rsidR="00000000" w:rsidRPr="00000000">
              <w:rPr>
                <w:color w:val="351c75"/>
                <w:rtl w:val="0"/>
              </w:rPr>
              <w:t xml:space="preserve">(a) menjadi visiting lecturer atau visiting scholar di program studi/perguruan tinggi A/Unggul atau program studi/perguruan tinggi internasional bereputasi </w:t>
            </w:r>
          </w:p>
          <w:p w:rsidR="00000000" w:rsidDel="00000000" w:rsidP="00000000" w:rsidRDefault="00000000" w:rsidRPr="00000000" w14:paraId="000008E0">
            <w:pPr>
              <w:rPr>
                <w:color w:val="351c75"/>
              </w:rPr>
            </w:pPr>
            <w:r w:rsidDel="00000000" w:rsidR="00000000" w:rsidRPr="00000000">
              <w:rPr>
                <w:color w:val="351c75"/>
                <w:rtl w:val="0"/>
              </w:rPr>
              <w:t xml:space="preserve">(b) menjadi keynote speaker/invited speaker pada pertemuan ilmiah tingkat nasional/ internasional </w:t>
            </w:r>
          </w:p>
          <w:p w:rsidR="00000000" w:rsidDel="00000000" w:rsidP="00000000" w:rsidRDefault="00000000" w:rsidRPr="00000000" w14:paraId="000008E1">
            <w:pPr>
              <w:rPr>
                <w:color w:val="351c75"/>
              </w:rPr>
            </w:pPr>
            <w:r w:rsidDel="00000000" w:rsidR="00000000" w:rsidRPr="00000000">
              <w:rPr>
                <w:color w:val="351c75"/>
                <w:rtl w:val="0"/>
              </w:rPr>
              <w:t xml:space="preserve">(c) menjadi editor atau mitra bestari pada jurnal nasional terakreditasi/jurnal internasional bereputasi sesuai bidang PS</w:t>
            </w:r>
          </w:p>
          <w:p w:rsidR="00000000" w:rsidDel="00000000" w:rsidP="00000000" w:rsidRDefault="00000000" w:rsidRPr="00000000" w14:paraId="000008E2">
            <w:pPr>
              <w:rPr>
                <w:color w:val="351c75"/>
              </w:rPr>
            </w:pPr>
            <w:r w:rsidDel="00000000" w:rsidR="00000000" w:rsidRPr="00000000">
              <w:rPr>
                <w:color w:val="351c75"/>
                <w:rtl w:val="0"/>
              </w:rPr>
              <w:t xml:space="preserve">(d) menjadi staf ahli/narasumber staf ahli/narasumber/tenaga ahli/konsultan di lembaga tingkat wilayah/nasional/internasional sesuai bidang PS</w:t>
            </w:r>
          </w:p>
          <w:p w:rsidR="00000000" w:rsidDel="00000000" w:rsidP="00000000" w:rsidRDefault="00000000" w:rsidRPr="00000000" w14:paraId="000008E3">
            <w:pPr>
              <w:rPr>
                <w:color w:val="351c75"/>
              </w:rPr>
            </w:pPr>
            <w:r w:rsidDel="00000000" w:rsidR="00000000" w:rsidRPr="00000000">
              <w:rPr>
                <w:color w:val="351c75"/>
                <w:rtl w:val="0"/>
              </w:rPr>
              <w:t xml:space="preserve">(e) mendapat penghargaan atas prestasi dosen</w:t>
            </w:r>
          </w:p>
          <w:p w:rsidR="00000000" w:rsidDel="00000000" w:rsidP="00000000" w:rsidRDefault="00000000" w:rsidRPr="00000000" w14:paraId="000008E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rPr>
                <w:color w:val="351c75"/>
              </w:rPr>
            </w:pPr>
            <w:r w:rsidDel="00000000" w:rsidR="00000000" w:rsidRPr="00000000">
              <w:rPr>
                <w:color w:val="351c75"/>
                <w:rtl w:val="0"/>
              </w:rPr>
              <w:t xml:space="preserve">Minimal 10% dosen tetap memperoleh sedikitnya satu rekognisi sebagaimana tercantum pada butir (a)–(e) setiap tahun akademik, dibuktikan melalui surat undangan, kontrak, atau sertifikat resmi yang diverifikasi unit Pusat 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rPr>
                <w:color w:val="351c75"/>
              </w:rPr>
            </w:pPr>
            <w:r w:rsidDel="00000000" w:rsidR="00000000" w:rsidRPr="00000000">
              <w:rPr>
                <w:color w:val="351c75"/>
                <w:rtl w:val="0"/>
              </w:rPr>
              <w:t xml:space="preserve">Paling sedikit delapan dosen tercatat aktif sebagai editor atau mitra bestari pada jurnal nasional terakreditasi (SINTA 1–3) atau jurnal internasional bereputasi setiap tahun, diverifikasi melalui tangkapan layar laman jurnal dan surat penugasan.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rPr>
                <w:color w:val="351c75"/>
              </w:rPr>
            </w:pPr>
            <w:r w:rsidDel="00000000" w:rsidR="00000000" w:rsidRPr="00000000">
              <w:rPr>
                <w:color w:val="351c75"/>
                <w:rtl w:val="0"/>
              </w:rPr>
              <w:t xml:space="preserve">Minimal empat penugasan dosen sebagai staf ahli, tenaga ahli, atau narasumber di lembaga tingkat wilayah, nasional, atau internasional terdokumentasi setiap tahun, dengan SK atau kontrak kerja sama sebagai bukti.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rPr>
                <w:color w:val="351c75"/>
              </w:rPr>
            </w:pPr>
            <w:r w:rsidDel="00000000" w:rsidR="00000000" w:rsidRPr="00000000">
              <w:rPr>
                <w:color w:val="351c75"/>
                <w:rtl w:val="0"/>
              </w:rPr>
              <w:t xml:space="preserve">Sekurang-kurangnya lima dosen menjadi keynote atau invited speaker pada konferensi nasional atau internasional terindeks (Scopus/WoS) setiap tahun, dibuktikan lewat sertifikat dan jadwal program konferensi.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rPr>
                <w:color w:val="351c75"/>
              </w:rPr>
            </w:pPr>
            <w:r w:rsidDel="00000000" w:rsidR="00000000" w:rsidRPr="00000000">
              <w:rPr>
                <w:color w:val="351c75"/>
                <w:rtl w:val="0"/>
              </w:rPr>
              <w:t xml:space="preserve">Sedikitnya tiga (3) dosen setiap tahun diundang sebagai visiting lecturer atau visiting scholar pada program studi atau perguruan tinggi berstatus “Unggul” (BAN-PT) atau internasional bereputasi, dengan surat penugasan atau LoA sebagai bukti.</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rPr>
                <w:i w:val="1"/>
                <w:iCs w:val="1"/>
                <w:color w:val="351c75"/>
              </w:rPr>
            </w:pPr>
            <w:r w:rsidDel="00000000" w:rsidR="00000000" w:rsidRPr="00000000">
              <w:rPr>
                <w:i w:val="1"/>
                <w:iCs w:val="1"/>
                <w:color w:val="351c75"/>
                <w:rtl w:val="0"/>
              </w:rPr>
              <w:t xml:space="preserve">Standar Proses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rPr>
                <w:color w:val="351c75"/>
              </w:rPr>
            </w:pPr>
            <w:r w:rsidDel="00000000" w:rsidR="00000000" w:rsidRPr="00000000">
              <w:rPr>
                <w:color w:val="351c75"/>
                <w:rtl w:val="0"/>
              </w:rPr>
              <w:t xml:space="preserve">Direktur melaksanakan pengabdian kepada masyarakat dalam rangka penerapan ilmu pengetahuan dan 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rPr>
                <w:color w:val="351c75"/>
              </w:rPr>
            </w:pPr>
            <w:r w:rsidDel="00000000" w:rsidR="00000000" w:rsidRPr="00000000">
              <w:rPr>
                <w:color w:val="351c75"/>
                <w:rtl w:val="0"/>
              </w:rPr>
              <w:t xml:space="preserve">Terdapat bukti kegiatan Pengabdian kepada Masyarakat yang dilakukan dosen dan mahasiswa yang berupa penerapan ilmu pengetahuan dan teknologi sesuai dengan bidang keahliannya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rPr>
                <w:color w:val="351c75"/>
              </w:rPr>
            </w:pPr>
            <w:r w:rsidDel="00000000" w:rsidR="00000000" w:rsidRPr="00000000">
              <w:rPr>
                <w:color w:val="351c75"/>
                <w:rtl w:val="0"/>
              </w:rPr>
              <w:t xml:space="preserve">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6">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rPr>
                <w:color w:val="351c75"/>
              </w:rPr>
            </w:pPr>
            <w:r w:rsidDel="00000000" w:rsidR="00000000" w:rsidRPr="00000000">
              <w:rPr>
                <w:color w:val="351c75"/>
                <w:rtl w:val="0"/>
              </w:rPr>
              <w:t xml:space="preserve">Direktur menetapkan kode etik pengabdian kepada masyarakat sesuai dengan ketentuan peraturan perundang-undangan;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rPr>
                <w:color w:val="351c75"/>
              </w:rPr>
            </w:pPr>
            <w:r w:rsidDel="00000000" w:rsidR="00000000" w:rsidRPr="00000000">
              <w:rPr>
                <w:color w:val="351c75"/>
                <w:rtl w:val="0"/>
              </w:rPr>
              <w:t xml:space="preserve">Setiap proposal program pengabdian kepada masyarakat harus lolos penilaian oleh komisi etik terkait dengan standar mutu, keselamatan kerja, kesehatan, kenyamanan, serta keamanan pelaksana, masyarakat, dan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rPr>
                <w:color w:val="351c75"/>
              </w:rPr>
            </w:pPr>
            <w:r w:rsidDel="00000000" w:rsidR="00000000" w:rsidRPr="00000000">
              <w:rPr>
                <w:color w:val="351c75"/>
                <w:rtl w:val="0"/>
              </w:rPr>
              <w:t xml:space="preserve">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rPr>
                <w:color w:val="351c75"/>
              </w:rPr>
            </w:pPr>
            <w:r w:rsidDel="00000000" w:rsidR="00000000" w:rsidRPr="00000000">
              <w:rPr>
                <w:color w:val="351c75"/>
                <w:rtl w:val="0"/>
              </w:rPr>
              <w:t xml:space="preserve">Direktur menetapkan kegiatan Pengabdian kepada Masyarakat harus diselenggarakan secara terarah, terukur, dan terprogram.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rPr>
                <w:color w:val="351c75"/>
              </w:rPr>
            </w:pPr>
            <w:r w:rsidDel="00000000" w:rsidR="00000000" w:rsidRPr="00000000">
              <w:rPr>
                <w:color w:val="351c75"/>
                <w:rtl w:val="0"/>
              </w:rPr>
              <w:t xml:space="preserve">Seluruh kegiatan Pengabdian kepada Masyarakat (PkM) didukung dengan bukti sahih dan terdokumentasi untuk enam aspek berikut: (1) tata cara penilaian dan review, (2) legalitas pengangkatan reviewer, (3) bukti tertulis hasil penilaian usulan, (4) legalitas penugasan pelaksana/kerja sama, (5) berita acara hasil monitoring dan evaluasi, dan (6) dokumentasi luaran pengabdian kepada masyarakat, dengan tingkat kelengkapan dokumen minimal 95%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rPr>
                <w:color w:val="351c75"/>
              </w:rPr>
            </w:pPr>
            <w:r w:rsidDel="00000000" w:rsidR="00000000" w:rsidRPr="00000000">
              <w:rPr>
                <w:color w:val="351c75"/>
                <w:rtl w:val="0"/>
              </w:rPr>
              <w:t xml:space="preserve">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0">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rPr>
                <w:color w:val="351c75"/>
              </w:rPr>
            </w:pPr>
            <w:r w:rsidDel="00000000" w:rsidR="00000000" w:rsidRPr="00000000">
              <w:rPr>
                <w:color w:val="351c75"/>
                <w:rtl w:val="0"/>
              </w:rPr>
              <w:t xml:space="preserve">Direktur menetapkan pengabdian kepada masyarakat dilakukan oleh: a) dosen; b) dosen bersama mahasiswa; dan/atau c) mahasiswa dengan bimbingan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rPr>
                <w:color w:val="351c75"/>
              </w:rPr>
            </w:pPr>
            <w:r w:rsidDel="00000000" w:rsidR="00000000" w:rsidRPr="00000000">
              <w:rPr>
                <w:color w:val="351c75"/>
                <w:rtl w:val="0"/>
              </w:rPr>
              <w:t xml:space="preserve">1. Adanya bukti pelaksanaan Pengabdian kepada Masyarakat sesuai peta jalan Pengabdian kepada Masyarakat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rPr>
                <w:color w:val="351c75"/>
              </w:rPr>
            </w:pPr>
            <w:r w:rsidDel="00000000" w:rsidR="00000000" w:rsidRPr="00000000">
              <w:rPr>
                <w:color w:val="351c75"/>
                <w:rtl w:val="0"/>
              </w:rPr>
              <w:t xml:space="preserve">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rPr>
                <w:color w:val="351c75"/>
              </w:rPr>
            </w:pPr>
            <w:r w:rsidDel="00000000" w:rsidR="00000000" w:rsidRPr="00000000">
              <w:rPr>
                <w:color w:val="351c75"/>
                <w:rtl w:val="0"/>
              </w:rPr>
              <w:t xml:space="preserve">2. Persentase keterlibatan mahasiswa dalam Pengabdian kepada Masyarakat minimal 25% dari judul Pengabdian kepada Masyarakat yang dilaksanakan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rPr>
                <w:color w:val="351c75"/>
              </w:rPr>
            </w:pPr>
            <w:r w:rsidDel="00000000" w:rsidR="00000000" w:rsidRPr="00000000">
              <w:rPr>
                <w:color w:val="351c75"/>
                <w:rtl w:val="0"/>
              </w:rPr>
              <w:t xml:space="preserve">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A">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1B">
            <w:pPr>
              <w:rPr>
                <w:color w:val="351c75"/>
              </w:rPr>
            </w:pPr>
            <w:r w:rsidDel="00000000" w:rsidR="00000000" w:rsidRPr="00000000">
              <w:rPr>
                <w:color w:val="351c75"/>
                <w:rtl w:val="0"/>
              </w:rPr>
              <w:t xml:space="preserve">Direktur menetapkan  kegiatan Pengabdian kepada Masyarakat yang dilakukan oleh mahasiswa sebagai salah satu dari bentuk Pembelajaran harus diarahkan untuk memenuhi capaian Pembelajaran lulusan dan ketentuan peraturan di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rPr>
                <w:color w:val="351c75"/>
              </w:rPr>
            </w:pPr>
            <w:r w:rsidDel="00000000" w:rsidR="00000000" w:rsidRPr="00000000">
              <w:rPr>
                <w:color w:val="351c75"/>
                <w:rtl w:val="0"/>
              </w:rPr>
              <w:t xml:space="preserve">Setiap program studi melaksanakan minimal satu kegiatan Pengabdian kepada Masyarakat untuk mendukung terpenuhinya capaian pembelajaran lulusan.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rPr>
                <w:color w:val="351c75"/>
              </w:rPr>
            </w:pPr>
            <w:r w:rsidDel="00000000" w:rsidR="00000000" w:rsidRPr="00000000">
              <w:rPr>
                <w:color w:val="351c75"/>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rPr>
                <w:color w:val="351c75"/>
              </w:rPr>
            </w:pPr>
            <w:r w:rsidDel="00000000" w:rsidR="00000000" w:rsidRPr="00000000">
              <w:rPr>
                <w:color w:val="351c75"/>
                <w:rtl w:val="0"/>
              </w:rPr>
              <w:t xml:space="preserve">Direktur menetapkan  kegiatan Pengabdian kepada Masyarakat yang dilakukan oleh mahasiswa di bawah bimbingan dosen dinyatakan dalam besaran Satuan Kredit Semester (SKS).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rPr>
                <w:color w:val="351c75"/>
              </w:rPr>
            </w:pPr>
            <w:r w:rsidDel="00000000" w:rsidR="00000000" w:rsidRPr="00000000">
              <w:rPr>
                <w:color w:val="351c75"/>
                <w:rtl w:val="0"/>
              </w:rPr>
              <w:t xml:space="preserve">Setiap Program Studi memiliki minimal satu mata kuliah berbobot paling sedikit 1 SKS yang memfasilitasi mahasiswa untuk melakukan kegiatan Pengabdian kepada Masyarakat, sebagaimana tercantum dalam kurikulum dan Rencana Pembelajaran Semester (RPS) yang berlaku.</w:t>
            </w:r>
          </w:p>
        </w:tc>
        <w:tc>
          <w:tcPr>
            <w:shd w:fill="auto" w:val="clear"/>
            <w:tcMar>
              <w:top w:w="100.0" w:type="dxa"/>
              <w:left w:w="100.0" w:type="dxa"/>
              <w:bottom w:w="100.0" w:type="dxa"/>
              <w:right w:w="100.0" w:type="dxa"/>
            </w:tcMar>
            <w:vAlign w:val="top"/>
          </w:tcPr>
          <w:p w:rsidR="00000000" w:rsidDel="00000000" w:rsidP="00000000" w:rsidRDefault="00000000" w:rsidRPr="00000000" w14:paraId="00000922">
            <w:pPr>
              <w:rPr>
                <w:color w:val="351c75"/>
              </w:rPr>
            </w:pPr>
            <w:r w:rsidDel="00000000" w:rsidR="00000000" w:rsidRPr="00000000">
              <w:rPr>
                <w:color w:val="351c75"/>
                <w:rtl w:val="0"/>
              </w:rPr>
              <w:t xml:space="preserve">246</w:t>
            </w:r>
          </w:p>
          <w:p w:rsidR="00000000" w:rsidDel="00000000" w:rsidP="00000000" w:rsidRDefault="00000000" w:rsidRPr="00000000" w14:paraId="0000092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rPr>
                <w:color w:val="351c75"/>
              </w:rPr>
            </w:pPr>
            <w:r w:rsidDel="00000000" w:rsidR="00000000" w:rsidRPr="00000000">
              <w:rPr>
                <w:rtl w:val="0"/>
              </w:rPr>
            </w:r>
          </w:p>
        </w:tc>
      </w:tr>
    </w:tbl>
    <w:p w:rsidR="00000000" w:rsidDel="00000000" w:rsidP="00000000" w:rsidRDefault="00000000" w:rsidRPr="00000000" w14:paraId="00000925">
      <w:pPr>
        <w:spacing w:before="120" w:line="276" w:lineRule="auto"/>
        <w:jc w:val="both"/>
        <w:rPr/>
      </w:pPr>
      <w:r w:rsidDel="00000000" w:rsidR="00000000" w:rsidRPr="00000000">
        <w:rPr>
          <w:rtl w:val="0"/>
        </w:rPr>
      </w:r>
    </w:p>
    <w:p w:rsidR="00000000" w:rsidDel="00000000" w:rsidP="00000000" w:rsidRDefault="00000000" w:rsidRPr="00000000" w14:paraId="00000926">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perolehan hibah PkM, kerjasama PkM, diseminasi baik lingkup lokal, nasional, dan internasional, perolehan HKI, serta keberlanjutan PkM.</w:t>
      </w:r>
    </w:p>
    <w:p w:rsidR="00000000" w:rsidDel="00000000" w:rsidP="00000000" w:rsidRDefault="00000000" w:rsidRPr="00000000" w14:paraId="00000927">
      <w:pPr>
        <w:spacing w:before="120" w:line="276" w:lineRule="auto"/>
        <w:jc w:val="both"/>
        <w:rPr>
          <w:color w:val="351c75"/>
        </w:rPr>
      </w:pPr>
      <w:r w:rsidDel="00000000" w:rsidR="00000000" w:rsidRPr="00000000">
        <w:rPr>
          <w:rtl w:val="0"/>
        </w:rPr>
      </w:r>
    </w:p>
    <w:tbl>
      <w:tblPr>
        <w:tblStyle w:val="Table42"/>
        <w:tblW w:w="868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5.0000000000001"/>
        <w:gridCol w:w="2035"/>
        <w:gridCol w:w="2040"/>
        <w:gridCol w:w="2010"/>
        <w:gridCol w:w="1935"/>
        <w:tblGridChange w:id="0">
          <w:tblGrid>
            <w:gridCol w:w="665.0000000000001"/>
            <w:gridCol w:w="2035"/>
            <w:gridCol w:w="2040"/>
            <w:gridCol w:w="2010"/>
            <w:gridCol w:w="1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8">
            <w:pPr>
              <w:jc w:val="center"/>
              <w:rPr>
                <w:b w:val="1"/>
                <w:bCs w:val="1"/>
                <w:color w:val="351c75"/>
              </w:rPr>
            </w:pPr>
            <w:r w:rsidDel="00000000" w:rsidR="00000000" w:rsidRPr="00000000">
              <w:rPr>
                <w:b w:val="1"/>
                <w:bCs w:val="1"/>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jc w:val="center"/>
              <w:rPr>
                <w:b w:val="1"/>
                <w:bCs w:val="1"/>
                <w:color w:val="351c75"/>
              </w:rPr>
            </w:pPr>
            <w:r w:rsidDel="00000000" w:rsidR="00000000" w:rsidRPr="00000000">
              <w:rPr>
                <w:b w:val="1"/>
                <w:bCs w:val="1"/>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A">
            <w:pPr>
              <w:jc w:val="center"/>
              <w:rPr>
                <w:b w:val="1"/>
                <w:bCs w:val="1"/>
                <w:color w:val="351c75"/>
              </w:rPr>
            </w:pPr>
            <w:r w:rsidDel="00000000" w:rsidR="00000000" w:rsidRPr="00000000">
              <w:rPr>
                <w:b w:val="1"/>
                <w:bCs w:val="1"/>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jc w:val="center"/>
              <w:rPr>
                <w:b w:val="1"/>
                <w:bCs w:val="1"/>
                <w:color w:val="351c75"/>
              </w:rPr>
            </w:pPr>
            <w:r w:rsidDel="00000000" w:rsidR="00000000" w:rsidRPr="00000000">
              <w:rPr>
                <w:b w:val="1"/>
                <w:bCs w:val="1"/>
                <w:color w:val="351c75"/>
                <w:rtl w:val="0"/>
              </w:rPr>
              <w:t xml:space="preserve">Capaian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jc w:val="center"/>
              <w:rPr>
                <w:b w:val="1"/>
                <w:bCs w:val="1"/>
                <w:color w:val="351c75"/>
              </w:rPr>
            </w:pPr>
            <w:r w:rsidDel="00000000" w:rsidR="00000000" w:rsidRPr="00000000">
              <w:rPr>
                <w:b w:val="1"/>
                <w:bCs w:val="1"/>
                <w:color w:val="351c75"/>
                <w:rtl w:val="0"/>
              </w:rPr>
              <w:t xml:space="preserve">Hasil Evaluasi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rPr>
                <w:i w:val="1"/>
                <w:iCs w:val="1"/>
                <w:color w:val="351c75"/>
              </w:rPr>
            </w:pPr>
            <w:r w:rsidDel="00000000" w:rsidR="00000000" w:rsidRPr="00000000">
              <w:rPr>
                <w:i w:val="1"/>
                <w:iCs w:val="1"/>
                <w:color w:val="351c75"/>
                <w:rtl w:val="0"/>
              </w:rPr>
              <w:t xml:space="preserve">Standar Masukan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2">
            <w:pP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rPr>
                <w:color w:val="351c75"/>
              </w:rPr>
            </w:pPr>
            <w:r w:rsidDel="00000000" w:rsidR="00000000" w:rsidRPr="00000000">
              <w:rPr>
                <w:color w:val="351c75"/>
                <w:rtl w:val="0"/>
              </w:rPr>
              <w:t xml:space="preserve">Direktur menyediakan alokasi dana yang memadai dan transparan untuk mendukung kegiatan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rPr>
                <w:color w:val="351c75"/>
              </w:rPr>
            </w:pPr>
            <w:r w:rsidDel="00000000" w:rsidR="00000000" w:rsidRPr="00000000">
              <w:rPr>
                <w:color w:val="351c75"/>
                <w:rtl w:val="0"/>
              </w:rPr>
              <w:t xml:space="preserve">Rata-rata alokasi dana pengabdian kepada masyarakat minimal Rp5.000.000 per dosen tetap per tahun, dengan bukti laporan realisasi penggunaan dana yang terdokumentasi setiap akhir tahun anggaran.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rPr>
                <w:color w:val="351c75"/>
              </w:rPr>
            </w:pPr>
            <w:r w:rsidDel="00000000" w:rsidR="00000000" w:rsidRPr="00000000">
              <w:rPr>
                <w:color w:val="351c75"/>
                <w:rtl w:val="0"/>
              </w:rPr>
              <w:t xml:space="preserve">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7">
            <w:pPr>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rPr>
                <w:color w:val="351c75"/>
              </w:rPr>
            </w:pPr>
            <w:r w:rsidDel="00000000" w:rsidR="00000000" w:rsidRPr="00000000">
              <w:rPr>
                <w:color w:val="351c75"/>
                <w:rtl w:val="0"/>
              </w:rPr>
              <w:t xml:space="preserve">Direktur menyediakan sistem berbasis teknologi informasi dan komunikasi yang andal dalam mendokumentasikan, mengevaluasi, melaporkan, dan menyebarluaskan proses serta hasil pengabdian kepada masyarakat.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rPr>
                <w:color w:val="351c75"/>
              </w:rPr>
            </w:pPr>
            <w:r w:rsidDel="00000000" w:rsidR="00000000" w:rsidRPr="00000000">
              <w:rPr>
                <w:color w:val="351c75"/>
                <w:rtl w:val="0"/>
              </w:rPr>
              <w:t xml:space="preserve">Tersedia sistem berbasis teknologi informasi dan komunikasi dalam mendokumentasikan, mengevaluasi, melaporkan, dan menyebarluaskan hasil pengabdian kepada masyarakat, dengan target minimal 90% kegiatan terdokumentasi dan dapat diakses dalam sistem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rPr>
                <w:color w:val="351c75"/>
              </w:rPr>
            </w:pPr>
            <w:r w:rsidDel="00000000" w:rsidR="00000000" w:rsidRPr="00000000">
              <w:rPr>
                <w:color w:val="351c75"/>
                <w:rtl w:val="0"/>
              </w:rPr>
              <w:t xml:space="preserve">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rPr>
                <w:i w:val="1"/>
                <w:iCs w:val="1"/>
                <w:color w:val="351c75"/>
              </w:rPr>
            </w:pPr>
            <w:r w:rsidDel="00000000" w:rsidR="00000000" w:rsidRPr="00000000">
              <w:rPr>
                <w:i w:val="1"/>
                <w:iCs w:val="1"/>
                <w:color w:val="351c75"/>
                <w:rtl w:val="0"/>
              </w:rPr>
              <w:t xml:space="preserve">Standar Proses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1">
            <w:pPr>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2">
            <w:pPr>
              <w:rPr>
                <w:color w:val="351c75"/>
              </w:rPr>
            </w:pPr>
            <w:r w:rsidDel="00000000" w:rsidR="00000000" w:rsidRPr="00000000">
              <w:rPr>
                <w:color w:val="351c75"/>
                <w:rtl w:val="0"/>
              </w:rPr>
              <w:t xml:space="preserve">Direktur melakukan pengelolaan dan kepemilikan hak atas kekayaan intelektual atas hasil pengabdian kepada masyarakat sesuai dengan ketentuan peraturan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rPr>
                <w:color w:val="351c75"/>
              </w:rPr>
            </w:pPr>
            <w:r w:rsidDel="00000000" w:rsidR="00000000" w:rsidRPr="00000000">
              <w:rPr>
                <w:color w:val="351c75"/>
                <w:rtl w:val="0"/>
              </w:rPr>
              <w:t xml:space="preserve">Minimal 40% hasil pengabdian kepada masyarakat yang memenuhi syarat diajukan untuk mendapatkan perlindungan hak kekayaan intelektual (HKI) setiap tahun, dengan bukti dokumen pengajuan atau sertifikat HKI.</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rPr>
                <w:color w:val="351c75"/>
              </w:rPr>
            </w:pPr>
            <w:r w:rsidDel="00000000" w:rsidR="00000000" w:rsidRPr="00000000">
              <w:rPr>
                <w:color w:val="351c75"/>
                <w:rtl w:val="0"/>
              </w:rPr>
              <w:t xml:space="preserve">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rPr>
                <w:color w:val="351c75"/>
              </w:rPr>
            </w:pPr>
            <w:r w:rsidDel="00000000" w:rsidR="00000000" w:rsidRPr="00000000">
              <w:rPr>
                <w:color w:val="351c7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rPr>
                <w:color w:val="351c75"/>
              </w:rPr>
            </w:pPr>
            <w:r w:rsidDel="00000000" w:rsidR="00000000" w:rsidRPr="00000000">
              <w:rPr>
                <w:color w:val="351c75"/>
                <w:rtl w:val="0"/>
              </w:rPr>
              <w:t xml:space="preserve">Direktur menetapkan setiap program pengabdian kepada masyarakat wajib melibatkan mitra kerja sama, baik dari sektor pemerintah, swasta, maupun komunitas, untuk meningkatkan efektivitas dan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rPr>
                <w:color w:val="351c75"/>
              </w:rPr>
            </w:pPr>
            <w:r w:rsidDel="00000000" w:rsidR="00000000" w:rsidRPr="00000000">
              <w:rPr>
                <w:color w:val="351c75"/>
                <w:rtl w:val="0"/>
              </w:rPr>
              <w:t xml:space="preserve">Minimal 1 mitra kerja sama dilibatkan dalam setiap program pengabdian untuk meningkatkan efektivitas dan dampaknya.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rPr>
                <w:color w:val="351c75"/>
              </w:rPr>
            </w:pPr>
            <w:r w:rsidDel="00000000" w:rsidR="00000000" w:rsidRPr="00000000">
              <w:rPr>
                <w:color w:val="351c75"/>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rPr>
                <w:color w:val="351c75"/>
              </w:rPr>
            </w:pPr>
            <w:r w:rsidDel="00000000" w:rsidR="00000000" w:rsidRPr="00000000">
              <w:rPr>
                <w:color w:val="351c7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rPr>
                <w:color w:val="351c75"/>
              </w:rPr>
            </w:pPr>
            <w:r w:rsidDel="00000000" w:rsidR="00000000" w:rsidRPr="00000000">
              <w:rPr>
                <w:color w:val="351c75"/>
                <w:rtl w:val="0"/>
              </w:rPr>
              <w:t xml:space="preserve">Setiap dosen diwajibkan mendiseminasikan/ mempublikasikan minimal satu luaran pengabdian dalam jurnal atau platform pengabdian setiap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rPr>
                <w:color w:val="351c75"/>
              </w:rPr>
            </w:pPr>
            <w:r w:rsidDel="00000000" w:rsidR="00000000" w:rsidRPr="00000000">
              <w:rPr>
                <w:color w:val="351c75"/>
                <w:rtl w:val="0"/>
              </w:rPr>
              <w:t xml:space="preserve">100% hasil program pengabdian kepada masyarakat (PKM) setiap tahun didiseminasikan atau dipublikasikan melalui forum internal institusi, mitra kerja sama, atau media eksternal yang relevan, disertai bukti dokumentasi publikasi.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rPr>
                <w:color w:val="351c75"/>
              </w:rPr>
            </w:pPr>
            <w:r w:rsidDel="00000000" w:rsidR="00000000" w:rsidRPr="00000000">
              <w:rPr>
                <w:color w:val="351c75"/>
                <w:rtl w:val="0"/>
              </w:rPr>
              <w:t xml:space="preserve">241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rPr>
                <w:i w:val="1"/>
                <w:iCs w:val="1"/>
                <w:color w:val="351c75"/>
              </w:rPr>
            </w:pPr>
            <w:r w:rsidDel="00000000" w:rsidR="00000000" w:rsidRPr="00000000">
              <w:rPr>
                <w:i w:val="1"/>
                <w:iCs w:val="1"/>
                <w:color w:val="351c75"/>
                <w:rtl w:val="0"/>
              </w:rPr>
              <w:t xml:space="preserve">Standar Luaran PkM</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rPr>
                <w:color w:val="351c75"/>
              </w:rPr>
            </w:pPr>
            <w:r w:rsidDel="00000000" w:rsidR="00000000" w:rsidRPr="00000000">
              <w:rPr>
                <w:color w:val="351c7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rPr>
                <w:color w:val="351c75"/>
              </w:rPr>
            </w:pPr>
            <w:r w:rsidDel="00000000" w:rsidR="00000000" w:rsidRPr="00000000">
              <w:rPr>
                <w:color w:val="351c75"/>
                <w:rtl w:val="0"/>
              </w:rPr>
              <w:t xml:space="preserve">Diretur menetapkan  program pengabdian kepada masyarakat harus mencerminkan keunggulan Poltek SSN dalam bidang ilmunya dan sejalan dengan visi serta misi Poltek 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rPr>
                <w:color w:val="351c75"/>
              </w:rPr>
            </w:pPr>
            <w:r w:rsidDel="00000000" w:rsidR="00000000" w:rsidRPr="00000000">
              <w:rPr>
                <w:color w:val="351c75"/>
                <w:rtl w:val="0"/>
              </w:rPr>
              <w:t xml:space="preserve">2. Minimal 80% hasil pengabdian harus memberikan dampak positif terhadap peningkatan kesejahteraan masyarakat, baik dalam aspek sosial, ekonomi, maupun lingkungan.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rPr>
                <w:color w:val="351c75"/>
              </w:rPr>
            </w:pPr>
            <w:r w:rsidDel="00000000" w:rsidR="00000000" w:rsidRPr="00000000">
              <w:rPr>
                <w:color w:val="351c75"/>
                <w:rtl w:val="0"/>
              </w:rPr>
              <w:t xml:space="preserv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rPr>
                <w:color w:val="351c75"/>
              </w:rPr>
            </w:pPr>
            <w:r w:rsidDel="00000000" w:rsidR="00000000" w:rsidRPr="00000000">
              <w:rPr>
                <w:color w:val="351c75"/>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rPr>
                <w:color w:val="351c75"/>
              </w:rPr>
            </w:pPr>
            <w:r w:rsidDel="00000000" w:rsidR="00000000" w:rsidRPr="00000000">
              <w:rPr>
                <w:color w:val="351c75"/>
                <w:rtl w:val="0"/>
              </w:rPr>
              <w:t xml:space="preserve">Direktur menetapkan  luaran pengabdian kepada masyarakat harus terpublikasi dalam jurnal, prosiding, atau platform berbasis lisensi terbuka agar dapat diakses oleh masyarakat luas dan dapat menghasilkan pemanfaatan teknologi tepat 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rPr>
                <w:color w:val="351c75"/>
              </w:rPr>
            </w:pPr>
            <w:r w:rsidDel="00000000" w:rsidR="00000000" w:rsidRPr="00000000">
              <w:rPr>
                <w:color w:val="351c75"/>
                <w:rtl w:val="0"/>
              </w:rPr>
              <w:t xml:space="preserve">Minimal 80% program pengabdian kepada masyarakat yang dilakukan harus menghasilkan luaran yang terpublikasi dalam jurnal, prosiding, atau platform berbasis lisensi terbuka.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rPr>
                <w:color w:val="351c75"/>
              </w:rPr>
            </w:pPr>
            <w:r w:rsidDel="00000000" w:rsidR="00000000" w:rsidRPr="00000000">
              <w:rPr>
                <w:color w:val="351c75"/>
                <w:rtl w:val="0"/>
              </w:rPr>
              <w:t xml:space="preserve">236</w:t>
            </w:r>
          </w:p>
          <w:p w:rsidR="00000000" w:rsidDel="00000000" w:rsidP="00000000" w:rsidRDefault="00000000" w:rsidRPr="00000000" w14:paraId="0000095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rPr>
                <w:color w:val="351c75"/>
              </w:rPr>
            </w:pPr>
            <w:r w:rsidDel="00000000" w:rsidR="00000000" w:rsidRPr="00000000">
              <w:rPr>
                <w:rtl w:val="0"/>
              </w:rPr>
            </w:r>
          </w:p>
        </w:tc>
      </w:tr>
    </w:tbl>
    <w:p w:rsidR="00000000" w:rsidDel="00000000" w:rsidP="00000000" w:rsidRDefault="00000000" w:rsidRPr="00000000" w14:paraId="00000960">
      <w:pPr>
        <w:spacing w:before="120" w:line="276" w:lineRule="auto"/>
        <w:jc w:val="both"/>
        <w:rPr/>
      </w:pPr>
      <w:r w:rsidDel="00000000" w:rsidR="00000000" w:rsidRPr="00000000">
        <w:rPr>
          <w:rtl w:val="0"/>
        </w:rPr>
      </w:r>
    </w:p>
    <w:p w:rsidR="00000000" w:rsidDel="00000000" w:rsidP="00000000" w:rsidRDefault="00000000" w:rsidRPr="00000000" w14:paraId="0000096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Bagian ini berisi penjelasan tentang tindak lanjut (revisi dan rekomendasi) terhadap hasil evaluasi yang terkait dengan sarana dan prasarana PkM, pembiayaan PkM, peta jalan PkM, kerjasama di bidang PkM, serta pengembangan DTPR di bidang PkM pengembangan kepakaran, baik yang sudah terpenuhi maupun yang belum.</w:t>
      </w:r>
    </w:p>
    <w:p w:rsidR="00000000" w:rsidDel="00000000" w:rsidP="00000000" w:rsidRDefault="00000000" w:rsidRPr="00000000" w14:paraId="00000962">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sarana dan prasarana PkM, DTPR, dan pembiayaan PkM, dan peta jalan PkM (layanan kepakaran) dalam bidang teknologi tepat guna yang diadopsi masyarakat dan berkelanjutan (sustainable).</w:t>
      </w:r>
    </w:p>
    <w:p w:rsidR="00000000" w:rsidDel="00000000" w:rsidP="00000000" w:rsidRDefault="00000000" w:rsidRPr="00000000" w14:paraId="00000963">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implementasi peta jalan PkM, pelibatan mahasiswa berdasarkan visi misi Perguruan Tinggi, UPPS, dan program studi, serta kebutuhan masyarakat dan DUDIKA.</w:t>
      </w:r>
    </w:p>
    <w:p w:rsidR="00000000" w:rsidDel="00000000" w:rsidP="00000000" w:rsidRDefault="00000000" w:rsidRPr="00000000" w14:paraId="00000964">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perolehan hibah PkM, kerjasama PkM, diseminasi baik lingkup lokal, nasional, dan internasional, perolehan HKI, serta keberlanjutan PkM.</w:t>
      </w:r>
    </w:p>
    <w:p w:rsidR="00000000" w:rsidDel="00000000" w:rsidP="00000000" w:rsidRDefault="00000000" w:rsidRPr="00000000" w14:paraId="0000096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Bagian ini berisi penjelasan tentang peningkatan/optimalisasi terkait dengan sarana dan prasarana PkM, pembiayaan PkM, peta jalan PkM, kerjasama di bidang PkM, serta pengembangan DTPR di bidang PkM keberlanjutan PkM, baik yang sudah terpenuhi maupun yang belum.</w:t>
      </w:r>
    </w:p>
    <w:p w:rsidR="00000000" w:rsidDel="00000000" w:rsidP="00000000" w:rsidRDefault="00000000" w:rsidRPr="00000000" w14:paraId="00000966">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sarana dan prasarana PkM, DTPR, dan pembiayaan PkM, dan peta jalan PkM (layanan kepakaran) dalam bidang teknologi tepat guna yang diadopsi masyarakat dan berkelanjutan (sustainable).</w:t>
      </w:r>
    </w:p>
    <w:p w:rsidR="00000000" w:rsidDel="00000000" w:rsidP="00000000" w:rsidRDefault="00000000" w:rsidRPr="00000000" w14:paraId="00000967">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implementasi peta jalan PkM, pelibatan mahasiswa berdasarkan visi misi Perguruan Tinggi dan kebutuhan masyarakat dan DUDIKA.</w:t>
      </w:r>
    </w:p>
    <w:p w:rsidR="00000000" w:rsidDel="00000000" w:rsidP="00000000" w:rsidRDefault="00000000" w:rsidRPr="00000000" w14:paraId="00000968">
      <w:pPr>
        <w:keepNext w:val="0"/>
        <w:keepLines w:val="0"/>
        <w:pageBreakBefore w:val="0"/>
        <w:widowControl w:val="0"/>
        <w:numPr>
          <w:ilvl w:val="2"/>
          <w:numId w:val="44"/>
        </w:numPr>
        <w:pBdr>
          <w:top w:space="0" w:sz="0" w:val="nil"/>
          <w:left w:space="0" w:sz="0" w:val="nil"/>
          <w:bottom w:space="0" w:sz="0" w:val="nil"/>
          <w:right w:space="0" w:sz="0" w:val="nil"/>
          <w:between w:space="0" w:sz="0" w:val="nil"/>
        </w:pBdr>
        <w:shd w:fill="auto" w:val="clear"/>
        <w:spacing w:after="0" w:before="120" w:line="276" w:lineRule="auto"/>
        <w:ind w:left="77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optimalisasi hasil ketercapaian standar dan indikator terkait perolehan hibah PkM, kerjasama PkM, diseminasi baik lingkup lokal, nasional, dan internasional, perolehan HKI, serta keberlanjutan PkM.</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A">
      <w:pPr>
        <w:pStyle w:val="Heading3"/>
        <w:rPr/>
      </w:pPr>
      <w:bookmarkStart w:colFirst="0" w:colLast="0" w:name="_a6n473f7zzlo" w:id="25"/>
      <w:bookmarkEnd w:id="25"/>
      <w:r w:rsidDel="00000000" w:rsidR="00000000" w:rsidRPr="00000000">
        <w:rPr>
          <w:rtl w:val="0"/>
        </w:rPr>
        <w:t xml:space="preserve">C.5 AKUNTABILITAS</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351c7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Kriteria </w:t>
      </w:r>
      <w:r w:rsidDel="00000000" w:rsidR="00000000" w:rsidRPr="00000000">
        <w:rPr>
          <w:color w:val="351c75"/>
          <w:rtl w:val="0"/>
        </w:rPr>
        <w:t xml:space="preserve">akuntabilitas</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berisi penjelasan yang mencakup penetapan, pelaksanaan, evaluasi, pengendalian, dan peningkatan standar pendidikan tinggi dan indikator yang bersesuaian</w:t>
      </w:r>
      <w:r w:rsidDel="00000000" w:rsidR="00000000" w:rsidRPr="00000000">
        <w:rPr>
          <w:color w:val="351c75"/>
          <w:rtl w:val="0"/>
        </w:rPr>
        <w:t xml:space="preserve">, yang meliputi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tupoksi tata kelola dan tata pamong, sarana dan prasarana yang memadai, dan SDM yang kompeten.</w:t>
      </w:r>
    </w:p>
    <w:p w:rsidR="00000000" w:rsidDel="00000000" w:rsidP="00000000" w:rsidRDefault="00000000" w:rsidRPr="00000000" w14:paraId="0000096C">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[PENETAPAN] Bagian ini berisi daftar dan penjelasan dokumen kebijakan, standar, dan indikator yang terkait dengan tata kelola dan tata pamong.</w:t>
      </w:r>
    </w:p>
    <w:p w:rsidR="00000000" w:rsidDel="00000000" w:rsidP="00000000" w:rsidRDefault="00000000" w:rsidRPr="00000000" w14:paraId="0000096D">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35"/>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 terkait sistem tata kelola yang otonom secara transparan, akuntabel yang didukung kapasitas sarana dan prasarana yang memadai </w:t>
      </w:r>
      <w:r w:rsidDel="00000000" w:rsidR="00000000" w:rsidRPr="00000000">
        <w:rPr>
          <w:color w:val="351c75"/>
          <w:rtl w:val="0"/>
        </w:rPr>
        <w:t xml:space="preserve">serta</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SDM yang profesional.</w:t>
      </w:r>
    </w:p>
    <w:p w:rsidR="00000000" w:rsidDel="00000000" w:rsidP="00000000" w:rsidRDefault="00000000" w:rsidRPr="00000000" w14:paraId="0000096E">
      <w:pPr>
        <w:numPr>
          <w:ilvl w:val="0"/>
          <w:numId w:val="35"/>
        </w:numPr>
        <w:spacing w:after="0" w:afterAutospacing="0" w:before="0" w:beforeAutospacing="0" w:line="276" w:lineRule="auto"/>
        <w:ind w:left="1275.5905511811022" w:hanging="360"/>
        <w:jc w:val="both"/>
        <w:rPr>
          <w:color w:val="351c75"/>
          <w:u w:val="none"/>
        </w:rPr>
      </w:pPr>
      <w:r w:rsidDel="00000000" w:rsidR="00000000" w:rsidRPr="00000000">
        <w:rPr>
          <w:color w:val="351c75"/>
          <w:rtl w:val="0"/>
        </w:rPr>
        <w:t xml:space="preserve">Peraturan Badan Siber dan Sandi Negara Nomor 12 Tahun 2019 tentang Organisasi dan Tata Kerja Politeknik Siber dan Sandi Negara;</w:t>
      </w:r>
    </w:p>
    <w:p w:rsidR="00000000" w:rsidDel="00000000" w:rsidP="00000000" w:rsidRDefault="00000000" w:rsidRPr="00000000" w14:paraId="0000096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Keputusan Direktur Politeknik Siber dan Sandi Negara Nomor 18 Tahun 2021 tentang Peta Proses Bisnis Politeknik Siber dan Sandi Negara;</w:t>
      </w:r>
    </w:p>
    <w:p w:rsidR="00000000" w:rsidDel="00000000" w:rsidP="00000000" w:rsidRDefault="00000000" w:rsidRPr="00000000" w14:paraId="0000097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rPr>
      </w:pPr>
      <w:r w:rsidDel="00000000" w:rsidR="00000000" w:rsidRPr="00000000">
        <w:rPr>
          <w:color w:val="351c75"/>
          <w:rtl w:val="0"/>
        </w:rPr>
        <w:t xml:space="preserve">Peraturan Badan Siber dan Sandi Negara Nomor 1 Tahun 2023 tentang Statuta Politeknik Siber dan Sandi Negara;</w:t>
      </w:r>
    </w:p>
    <w:p w:rsidR="00000000" w:rsidDel="00000000" w:rsidP="00000000" w:rsidRDefault="00000000" w:rsidRPr="00000000" w14:paraId="0000097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Keputusan Direktur Politeknik Siber dan Sandi Negara Nomor 03 Tahun 2022 tentang Rencana Strategis Politeknik Siber dan Sandi Negara Tahun 2021-2024;</w:t>
      </w:r>
    </w:p>
    <w:p w:rsidR="00000000" w:rsidDel="00000000" w:rsidP="00000000" w:rsidRDefault="00000000" w:rsidRPr="00000000" w14:paraId="0000097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Peraturan/Keputusan Senat</w:t>
      </w:r>
    </w:p>
    <w:p w:rsidR="00000000" w:rsidDel="00000000" w:rsidP="00000000" w:rsidRDefault="00000000" w:rsidRPr="00000000" w14:paraId="0000097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Daftar inventaris aset sarana prasarana PoltekSSN, termasuk laboratorium</w:t>
      </w:r>
    </w:p>
    <w:p w:rsidR="00000000" w:rsidDel="00000000" w:rsidP="00000000" w:rsidRDefault="00000000" w:rsidRPr="00000000" w14:paraId="0000097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Daftar inventaris dosen, kompetensi dosen dan tendik</w:t>
      </w:r>
    </w:p>
    <w:p w:rsidR="00000000" w:rsidDel="00000000" w:rsidP="00000000" w:rsidRDefault="00000000" w:rsidRPr="00000000" w14:paraId="00000975">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360"/>
        <w:jc w:val="both"/>
        <w:rPr>
          <w:color w:val="351c75"/>
          <w:shd w:fill="fff2cc" w:val="clear"/>
        </w:rPr>
      </w:pPr>
      <w:r w:rsidDel="00000000" w:rsidR="00000000" w:rsidRPr="00000000">
        <w:rPr>
          <w:color w:val="351c75"/>
          <w:shd w:fill="fff2cc" w:val="clear"/>
          <w:rtl w:val="0"/>
        </w:rPr>
        <w:t xml:space="preserve">Kepdir terkait uraian jabatan di lingkungan Politeknik Siber dan Sandi Negara;</w:t>
      </w:r>
    </w:p>
    <w:p w:rsidR="00000000" w:rsidDel="00000000" w:rsidP="00000000" w:rsidRDefault="00000000" w:rsidRPr="00000000" w14:paraId="0000097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beforeAutospacing="0" w:line="276" w:lineRule="auto"/>
        <w:ind w:left="1275.5905511811022" w:right="0" w:hanging="360"/>
        <w:jc w:val="both"/>
        <w:rPr>
          <w:color w:val="351c75"/>
          <w:u w:val="none"/>
          <w:shd w:fill="fff2cc" w:val="clear"/>
        </w:rPr>
      </w:pPr>
      <w:r w:rsidDel="00000000" w:rsidR="00000000" w:rsidRPr="00000000">
        <w:rPr>
          <w:color w:val="351c75"/>
          <w:shd w:fill="fff2cc" w:val="clear"/>
          <w:rtl w:val="0"/>
        </w:rPr>
        <w:t xml:space="preserve">Kepka peserta pelatihan.</w:t>
      </w:r>
    </w:p>
    <w:p w:rsidR="00000000" w:rsidDel="00000000" w:rsidP="00000000" w:rsidRDefault="00000000" w:rsidRPr="00000000" w14:paraId="00000977">
      <w:pPr>
        <w:spacing w:before="120" w:line="276" w:lineRule="auto"/>
        <w:ind w:left="708.6614173228347" w:firstLine="0"/>
        <w:jc w:val="both"/>
        <w:rPr>
          <w:color w:val="351c75"/>
        </w:rPr>
      </w:pPr>
      <w:r w:rsidDel="00000000" w:rsidR="00000000" w:rsidRPr="00000000">
        <w:rPr>
          <w:color w:val="351c75"/>
          <w:rtl w:val="0"/>
        </w:rPr>
        <w:t xml:space="preserve">Berikut standar mutu dan indikator kinerja yang terkait dengan sistem tata kelola yang otonom secara transparan, akuntabel yang didukung kapasitas sarana dan prasarana yang memadai serta SDM yang profesional:</w:t>
      </w:r>
    </w:p>
    <w:p w:rsidR="00000000" w:rsidDel="00000000" w:rsidP="00000000" w:rsidRDefault="00000000" w:rsidRPr="00000000" w14:paraId="00000978">
      <w:pPr>
        <w:spacing w:before="120" w:line="276" w:lineRule="auto"/>
        <w:jc w:val="both"/>
        <w:rPr>
          <w:color w:val="351c75"/>
        </w:rPr>
      </w:pPr>
      <w:r w:rsidDel="00000000" w:rsidR="00000000" w:rsidRPr="00000000">
        <w:rPr>
          <w:rtl w:val="0"/>
        </w:rPr>
      </w:r>
    </w:p>
    <w:tbl>
      <w:tblPr>
        <w:tblStyle w:val="Table43"/>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70"/>
        <w:gridCol w:w="3495"/>
        <w:gridCol w:w="1485"/>
        <w:tblGridChange w:id="0">
          <w:tblGrid>
            <w:gridCol w:w="660"/>
            <w:gridCol w:w="2970"/>
            <w:gridCol w:w="3495"/>
            <w:gridCol w:w="14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79">
            <w:pPr>
              <w:jc w:val="center"/>
              <w:rPr>
                <w:b w:val="1"/>
                <w:bCs w:val="1"/>
                <w:color w:val="351c75"/>
              </w:rPr>
            </w:pPr>
            <w:r w:rsidDel="00000000" w:rsidR="00000000" w:rsidRPr="00000000">
              <w:rPr>
                <w:b w:val="1"/>
                <w:bCs w:val="1"/>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A">
            <w:pPr>
              <w:jc w:val="center"/>
              <w:rPr>
                <w:b w:val="1"/>
                <w:bCs w:val="1"/>
                <w:color w:val="351c75"/>
              </w:rPr>
            </w:pPr>
            <w:r w:rsidDel="00000000" w:rsidR="00000000" w:rsidRPr="00000000">
              <w:rPr>
                <w:b w:val="1"/>
                <w:bCs w:val="1"/>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jc w:val="center"/>
              <w:rPr>
                <w:b w:val="1"/>
                <w:bCs w:val="1"/>
                <w:color w:val="351c75"/>
              </w:rPr>
            </w:pPr>
            <w:r w:rsidDel="00000000" w:rsidR="00000000" w:rsidRPr="00000000">
              <w:rPr>
                <w:b w:val="1"/>
                <w:bCs w:val="1"/>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jc w:val="center"/>
              <w:rPr>
                <w:b w:val="1"/>
                <w:bCs w:val="1"/>
                <w:color w:val="351c75"/>
              </w:rPr>
            </w:pPr>
            <w:r w:rsidDel="00000000" w:rsidR="00000000" w:rsidRPr="00000000">
              <w:rPr>
                <w:b w:val="1"/>
                <w:bCs w:val="1"/>
                <w:color w:val="351c75"/>
                <w:rtl w:val="0"/>
              </w:rPr>
              <w:t xml:space="preserve">Target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D">
            <w:pPr>
              <w:jc w:val="center"/>
              <w:rPr>
                <w:color w:val="351c75"/>
              </w:rPr>
            </w:pPr>
            <w:r w:rsidDel="00000000" w:rsidR="00000000" w:rsidRPr="00000000">
              <w:rPr>
                <w:color w:val="351c7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rPr>
                <w:color w:val="351c75"/>
              </w:rPr>
            </w:pPr>
            <w:r w:rsidDel="00000000" w:rsidR="00000000" w:rsidRPr="00000000">
              <w:rPr>
                <w:color w:val="351c75"/>
                <w:rtl w:val="0"/>
              </w:rPr>
              <w:t xml:space="preserve">Direktur menetapkan rencana strategis dan rencana operasional dalam jangka waktu tertentu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rPr>
                <w:color w:val="351c75"/>
              </w:rPr>
            </w:pPr>
            <w:r w:rsidDel="00000000" w:rsidR="00000000" w:rsidRPr="00000000">
              <w:rPr>
                <w:color w:val="351c75"/>
                <w:rtl w:val="0"/>
              </w:rPr>
              <w:t xml:space="preserve">Persentase ketercapaian sasaran strategis (IKU) yang ditetapkan pada rencana strategis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rPr>
                <w:color w:val="351c75"/>
              </w:rPr>
            </w:pPr>
            <w:r w:rsidDel="00000000" w:rsidR="00000000" w:rsidRPr="00000000">
              <w:rPr>
                <w:color w:val="351c75"/>
                <w:rtl w:val="0"/>
              </w:rPr>
              <w:t xml:space="preserve">90%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spacing w:after="0" w:before="0" w:line="240" w:lineRule="auto"/>
              <w:ind w:left="0" w:firstLine="0"/>
              <w:rPr>
                <w:color w:val="351c75"/>
              </w:rPr>
            </w:pPr>
            <w:r w:rsidDel="00000000" w:rsidR="00000000" w:rsidRPr="00000000">
              <w:rPr>
                <w:color w:val="351c75"/>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spacing w:after="0" w:before="0" w:line="240" w:lineRule="auto"/>
              <w:ind w:left="0" w:firstLine="0"/>
              <w:rPr>
                <w:color w:val="351c75"/>
              </w:rPr>
            </w:pPr>
            <w:r w:rsidDel="00000000" w:rsidR="00000000" w:rsidRPr="00000000">
              <w:rPr>
                <w:color w:val="351c75"/>
                <w:rtl w:val="0"/>
              </w:rPr>
              <w:t xml:space="preserve">Direktur menetapkan laporan kinerja tahunan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rPr>
                <w:color w:val="351c75"/>
              </w:rPr>
            </w:pPr>
            <w:r w:rsidDel="00000000" w:rsidR="00000000" w:rsidRPr="00000000">
              <w:rPr>
                <w:color w:val="351c75"/>
                <w:rtl w:val="0"/>
              </w:rPr>
              <w:t xml:space="preserve">Persentase ketersediaan laporan kinerja unit kerja tiap 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984">
            <w:pPr>
              <w:rPr>
                <w:color w:val="351c75"/>
              </w:rPr>
            </w:pPr>
            <w:r w:rsidDel="00000000" w:rsidR="00000000" w:rsidRPr="00000000">
              <w:rPr>
                <w:color w:val="351c75"/>
                <w:rtl w:val="0"/>
              </w:rPr>
              <w:t xml:space="preserve">100%</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spacing w:after="0" w:before="0" w:line="240" w:lineRule="auto"/>
              <w:ind w:left="0" w:firstLine="0"/>
              <w:rPr>
                <w:color w:val="351c75"/>
              </w:rPr>
            </w:pPr>
            <w:r w:rsidDel="00000000" w:rsidR="00000000" w:rsidRPr="00000000">
              <w:rPr>
                <w:color w:val="351c75"/>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spacing w:after="0" w:before="0" w:line="240" w:lineRule="auto"/>
              <w:ind w:left="0" w:firstLine="0"/>
              <w:rPr>
                <w:color w:val="351c75"/>
              </w:rPr>
            </w:pPr>
            <w:r w:rsidDel="00000000" w:rsidR="00000000" w:rsidRPr="00000000">
              <w:rPr>
                <w:color w:val="351c75"/>
                <w:rtl w:val="0"/>
              </w:rPr>
              <w:t xml:space="preserve">Direktur menetapkan sarana prasarana tata kelola yang memadai</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rPr>
                <w:color w:val="351c75"/>
              </w:rPr>
            </w:pPr>
            <w:r w:rsidDel="00000000" w:rsidR="00000000" w:rsidRPr="00000000">
              <w:rPr>
                <w:color w:val="351c75"/>
                <w:rtl w:val="0"/>
              </w:rPr>
              <w:t xml:space="preserve">Persentase kertersediaan sarana berupa istrumen penilaian ketercapaian kinerja  (IKU)</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rPr>
                <w:color w:val="351c75"/>
              </w:rPr>
            </w:pPr>
            <w:r w:rsidDel="00000000" w:rsidR="00000000" w:rsidRPr="00000000">
              <w:rPr>
                <w:color w:val="351c75"/>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B">
            <w:pPr>
              <w:rPr>
                <w:color w:val="351c75"/>
              </w:rPr>
            </w:pPr>
            <w:r w:rsidDel="00000000" w:rsidR="00000000" w:rsidRPr="00000000">
              <w:rPr>
                <w:color w:val="351c75"/>
                <w:rtl w:val="0"/>
              </w:rPr>
              <w:t xml:space="preserve">Persentase pemenuhan kebutuhan prasarana penunjang tridharma 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rPr>
                <w:color w:val="351c75"/>
              </w:rPr>
            </w:pPr>
            <w:r w:rsidDel="00000000" w:rsidR="00000000" w:rsidRPr="00000000">
              <w:rPr>
                <w:color w:val="351c75"/>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rPr>
                <w:color w:val="351c75"/>
              </w:rPr>
            </w:pPr>
            <w:r w:rsidDel="00000000" w:rsidR="00000000" w:rsidRPr="00000000">
              <w:rPr>
                <w:color w:val="351c75"/>
                <w:rtl w:val="0"/>
              </w:rPr>
              <w:t xml:space="preserve">Persentase pemenuhan kebutuhan infrastruktur TI dan sistem elektronik penunjang tridharma 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rPr>
                <w:color w:val="351c75"/>
              </w:rPr>
            </w:pPr>
            <w:r w:rsidDel="00000000" w:rsidR="00000000" w:rsidRPr="00000000">
              <w:rPr>
                <w:color w:val="351c75"/>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rPr>
                <w:color w:val="351c75"/>
              </w:rPr>
            </w:pPr>
            <w:r w:rsidDel="00000000" w:rsidR="00000000" w:rsidRPr="00000000">
              <w:rPr>
                <w:color w:val="351c75"/>
                <w:rtl w:val="0"/>
              </w:rPr>
              <w:t xml:space="preserve">Direktur memastikan ketersediaan SDM yang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rPr>
                <w:color w:val="351c75"/>
              </w:rPr>
            </w:pPr>
            <w:r w:rsidDel="00000000" w:rsidR="00000000" w:rsidRPr="00000000">
              <w:rPr>
                <w:color w:val="351c75"/>
                <w:rtl w:val="0"/>
              </w:rPr>
              <w:t xml:space="preserve">Persentase jumlah SDM yang terlibat dalam setiap unit kerja memiliki sertifikat pelatihan atau sertifikasi yang relevan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rPr>
                <w:color w:val="351c75"/>
              </w:rPr>
            </w:pPr>
            <w:r w:rsidDel="00000000" w:rsidR="00000000" w:rsidRPr="00000000">
              <w:rPr>
                <w:color w:val="351c75"/>
                <w:rtl w:val="0"/>
              </w:rPr>
              <w:t xml:space="preserve">80%</w:t>
            </w:r>
          </w:p>
        </w:tc>
      </w:tr>
    </w:tbl>
    <w:p w:rsidR="00000000" w:rsidDel="00000000" w:rsidP="00000000" w:rsidRDefault="00000000" w:rsidRPr="00000000" w14:paraId="00000995">
      <w:pPr>
        <w:spacing w:before="120" w:line="276" w:lineRule="auto"/>
        <w:jc w:val="both"/>
        <w:rPr>
          <w:color w:val="351c75"/>
        </w:rPr>
      </w:pPr>
      <w:r w:rsidDel="00000000" w:rsidR="00000000" w:rsidRPr="00000000">
        <w:rPr>
          <w:rtl w:val="0"/>
        </w:rPr>
      </w:r>
    </w:p>
    <w:p w:rsidR="00000000" w:rsidDel="00000000" w:rsidP="00000000" w:rsidRDefault="00000000" w:rsidRPr="00000000" w14:paraId="0000099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35"/>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Kebijakan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terkait audit mutu pemenuhan tupoksi tata kelola dan tata pamong, sarana dan prasarana dan SDM.</w:t>
      </w:r>
    </w:p>
    <w:p w:rsidR="00000000" w:rsidDel="00000000" w:rsidP="00000000" w:rsidRDefault="00000000" w:rsidRPr="00000000" w14:paraId="0000099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275.5905511811022" w:right="0" w:hanging="425.19685039370046"/>
        <w:jc w:val="both"/>
        <w:rPr>
          <w:color w:val="351c75"/>
          <w:shd w:fill="fff2cc" w:val="clear"/>
        </w:rPr>
      </w:pPr>
      <w:r w:rsidDel="00000000" w:rsidR="00000000" w:rsidRPr="00000000">
        <w:rPr>
          <w:color w:val="351c75"/>
          <w:shd w:fill="fff2cc" w:val="clear"/>
          <w:rtl w:val="0"/>
        </w:rPr>
        <w:t xml:space="preserve">Laporan hasil kepuasan pengguna layanan PoltekSSN;</w:t>
      </w:r>
    </w:p>
    <w:p w:rsidR="00000000" w:rsidDel="00000000" w:rsidP="00000000" w:rsidRDefault="00000000" w:rsidRPr="00000000" w14:paraId="00000998">
      <w:pPr>
        <w:numPr>
          <w:ilvl w:val="0"/>
          <w:numId w:val="23"/>
        </w:numPr>
        <w:spacing w:after="0" w:afterAutospacing="0" w:before="0" w:beforeAutospacing="0" w:line="276" w:lineRule="auto"/>
        <w:ind w:left="1275.5905511811022" w:hanging="425.19685039370046"/>
        <w:jc w:val="both"/>
        <w:rPr>
          <w:color w:val="351c75"/>
          <w:shd w:fill="fff2cc" w:val="clear"/>
        </w:rPr>
      </w:pPr>
      <w:r w:rsidDel="00000000" w:rsidR="00000000" w:rsidRPr="00000000">
        <w:rPr>
          <w:color w:val="351c75"/>
          <w:shd w:fill="fff2cc" w:val="clear"/>
          <w:rtl w:val="0"/>
        </w:rPr>
        <w:t xml:space="preserve">Kepdir terkait SPMI di lingkungan Politeknik Siber dan Sandi Negara;</w:t>
      </w:r>
    </w:p>
    <w:p w:rsidR="00000000" w:rsidDel="00000000" w:rsidP="00000000" w:rsidRDefault="00000000" w:rsidRPr="00000000" w14:paraId="00000999">
      <w:pPr>
        <w:numPr>
          <w:ilvl w:val="0"/>
          <w:numId w:val="23"/>
        </w:numPr>
        <w:spacing w:after="0" w:afterAutospacing="0" w:before="0" w:beforeAutospacing="0" w:line="276" w:lineRule="auto"/>
        <w:ind w:left="1275.5905511811022" w:hanging="425.19685039370046"/>
        <w:jc w:val="both"/>
        <w:rPr>
          <w:color w:val="351c75"/>
          <w:shd w:fill="fff2cc" w:val="clear"/>
        </w:rPr>
      </w:pPr>
      <w:r w:rsidDel="00000000" w:rsidR="00000000" w:rsidRPr="00000000">
        <w:rPr>
          <w:color w:val="351c75"/>
          <w:shd w:fill="fff2cc" w:val="clear"/>
          <w:rtl w:val="0"/>
        </w:rPr>
        <w:t xml:space="preserve">Kepdir penetapan auditor mutu internal di politeknik siber dan sandi negara;</w:t>
      </w:r>
    </w:p>
    <w:p w:rsidR="00000000" w:rsidDel="00000000" w:rsidP="00000000" w:rsidRDefault="00000000" w:rsidRPr="00000000" w14:paraId="0000099A">
      <w:pPr>
        <w:numPr>
          <w:ilvl w:val="0"/>
          <w:numId w:val="23"/>
        </w:numPr>
        <w:spacing w:after="0" w:afterAutospacing="0" w:before="0" w:beforeAutospacing="0" w:line="276" w:lineRule="auto"/>
        <w:ind w:left="1275.5905511811022" w:hanging="425.19685039370046"/>
        <w:jc w:val="both"/>
        <w:rPr>
          <w:color w:val="351c75"/>
          <w:shd w:fill="fff2cc" w:val="clear"/>
        </w:rPr>
      </w:pPr>
      <w:r w:rsidDel="00000000" w:rsidR="00000000" w:rsidRPr="00000000">
        <w:rPr>
          <w:color w:val="351c75"/>
          <w:shd w:fill="fff2cc" w:val="clear"/>
          <w:rtl w:val="0"/>
        </w:rPr>
        <w:t xml:space="preserve">Kepka pelatihan dan sertifikasi auditor;</w:t>
      </w:r>
    </w:p>
    <w:p w:rsidR="00000000" w:rsidDel="00000000" w:rsidP="00000000" w:rsidRDefault="00000000" w:rsidRPr="00000000" w14:paraId="0000099B">
      <w:pPr>
        <w:numPr>
          <w:ilvl w:val="0"/>
          <w:numId w:val="23"/>
        </w:numPr>
        <w:spacing w:after="0" w:afterAutospacing="0" w:before="0" w:beforeAutospacing="0" w:line="276" w:lineRule="auto"/>
        <w:ind w:left="1275.5905511811022" w:hanging="425.19685039370046"/>
        <w:jc w:val="both"/>
        <w:rPr>
          <w:color w:val="351c75"/>
          <w:u w:val="none"/>
          <w:shd w:fill="fff2cc" w:val="clear"/>
        </w:rPr>
      </w:pPr>
      <w:r w:rsidDel="00000000" w:rsidR="00000000" w:rsidRPr="00000000">
        <w:rPr>
          <w:color w:val="351c75"/>
          <w:shd w:fill="fff2cc" w:val="clear"/>
          <w:rtl w:val="0"/>
        </w:rPr>
        <w:t xml:space="preserve">Kepka tim analisis beban kerja;</w:t>
      </w:r>
    </w:p>
    <w:p w:rsidR="00000000" w:rsidDel="00000000" w:rsidP="00000000" w:rsidRDefault="00000000" w:rsidRPr="00000000" w14:paraId="0000099C">
      <w:pPr>
        <w:numPr>
          <w:ilvl w:val="0"/>
          <w:numId w:val="23"/>
        </w:numPr>
        <w:spacing w:after="0" w:afterAutospacing="0" w:before="0" w:beforeAutospacing="0" w:line="276" w:lineRule="auto"/>
        <w:ind w:left="1275.5905511811022" w:hanging="425.19685039370046"/>
        <w:jc w:val="both"/>
        <w:rPr>
          <w:color w:val="351c75"/>
          <w:u w:val="none"/>
          <w:shd w:fill="fff2cc" w:val="clear"/>
        </w:rPr>
      </w:pPr>
      <w:r w:rsidDel="00000000" w:rsidR="00000000" w:rsidRPr="00000000">
        <w:rPr>
          <w:color w:val="351c75"/>
          <w:shd w:fill="fff2cc" w:val="clear"/>
          <w:rtl w:val="0"/>
        </w:rPr>
        <w:t xml:space="preserve">Kepka tim capkin;</w:t>
      </w:r>
    </w:p>
    <w:p w:rsidR="00000000" w:rsidDel="00000000" w:rsidP="00000000" w:rsidRDefault="00000000" w:rsidRPr="00000000" w14:paraId="0000099D">
      <w:pPr>
        <w:numPr>
          <w:ilvl w:val="0"/>
          <w:numId w:val="23"/>
        </w:numPr>
        <w:spacing w:after="0" w:afterAutospacing="0" w:before="0" w:beforeAutospacing="0" w:line="276" w:lineRule="auto"/>
        <w:ind w:left="1275.5905511811022" w:hanging="425.19685039370046"/>
        <w:jc w:val="both"/>
        <w:rPr>
          <w:color w:val="351c75"/>
          <w:u w:val="none"/>
          <w:shd w:fill="fff2cc" w:val="clear"/>
        </w:rPr>
      </w:pPr>
      <w:r w:rsidDel="00000000" w:rsidR="00000000" w:rsidRPr="00000000">
        <w:rPr>
          <w:color w:val="351c75"/>
          <w:shd w:fill="fff2cc" w:val="clear"/>
          <w:rtl w:val="0"/>
        </w:rPr>
        <w:t xml:space="preserve">SE laporan kinerja;</w:t>
      </w:r>
    </w:p>
    <w:p w:rsidR="00000000" w:rsidDel="00000000" w:rsidP="00000000" w:rsidRDefault="00000000" w:rsidRPr="00000000" w14:paraId="0000099E">
      <w:pPr>
        <w:numPr>
          <w:ilvl w:val="0"/>
          <w:numId w:val="23"/>
        </w:numPr>
        <w:spacing w:after="0" w:afterAutospacing="0" w:before="0" w:beforeAutospacing="0" w:line="276" w:lineRule="auto"/>
        <w:ind w:left="1275.5905511811022" w:hanging="425.19685039370046"/>
        <w:jc w:val="both"/>
        <w:rPr>
          <w:color w:val="351c75"/>
          <w:u w:val="none"/>
          <w:shd w:fill="fff2cc" w:val="clear"/>
        </w:rPr>
      </w:pPr>
      <w:r w:rsidDel="00000000" w:rsidR="00000000" w:rsidRPr="00000000">
        <w:rPr>
          <w:color w:val="351c75"/>
          <w:shd w:fill="fff2cc" w:val="clear"/>
          <w:rtl w:val="0"/>
        </w:rPr>
        <w:t xml:space="preserve">SE Pengisian SKP dan EKP/DEKP.</w:t>
      </w:r>
    </w:p>
    <w:p w:rsidR="00000000" w:rsidDel="00000000" w:rsidP="00000000" w:rsidRDefault="00000000" w:rsidRPr="00000000" w14:paraId="0000099F">
      <w:pPr>
        <w:numPr>
          <w:ilvl w:val="0"/>
          <w:numId w:val="23"/>
        </w:numPr>
        <w:spacing w:before="0" w:beforeAutospacing="0" w:line="276" w:lineRule="auto"/>
        <w:ind w:left="1275.5905511811022" w:hanging="425.19685039370046"/>
        <w:jc w:val="both"/>
        <w:rPr>
          <w:color w:val="351c75"/>
          <w:u w:val="none"/>
          <w:shd w:fill="fff2cc" w:val="clear"/>
        </w:rPr>
      </w:pPr>
      <w:r w:rsidDel="00000000" w:rsidR="00000000" w:rsidRPr="00000000">
        <w:rPr>
          <w:color w:val="351c75"/>
          <w:shd w:fill="fff2cc" w:val="clear"/>
          <w:rtl w:val="0"/>
        </w:rPr>
        <w:t xml:space="preserve">SE pengisian BKD Dosen.</w:t>
      </w:r>
    </w:p>
    <w:p w:rsidR="00000000" w:rsidDel="00000000" w:rsidP="00000000" w:rsidRDefault="00000000" w:rsidRPr="00000000" w14:paraId="000009A0">
      <w:pPr>
        <w:spacing w:before="120" w:line="276" w:lineRule="auto"/>
        <w:ind w:left="708.6614173228347" w:firstLine="0"/>
        <w:jc w:val="both"/>
        <w:rPr>
          <w:color w:val="351c75"/>
        </w:rPr>
      </w:pPr>
      <w:r w:rsidDel="00000000" w:rsidR="00000000" w:rsidRPr="00000000">
        <w:rPr>
          <w:color w:val="351c75"/>
          <w:rtl w:val="0"/>
        </w:rPr>
        <w:t xml:space="preserve">Berikut standar mutu dan indikator kinerja yang terkait dengan  audit mutu pemenuhan tupoksi tata kelola dan tata pamong, sarana dan prasarana dan SDM:</w:t>
      </w:r>
    </w:p>
    <w:p w:rsidR="00000000" w:rsidDel="00000000" w:rsidP="00000000" w:rsidRDefault="00000000" w:rsidRPr="00000000" w14:paraId="000009A1">
      <w:pPr>
        <w:spacing w:before="120" w:line="276" w:lineRule="auto"/>
        <w:jc w:val="both"/>
        <w:rPr>
          <w:color w:val="351c75"/>
        </w:rPr>
      </w:pPr>
      <w:r w:rsidDel="00000000" w:rsidR="00000000" w:rsidRPr="00000000">
        <w:rPr>
          <w:rtl w:val="0"/>
        </w:rPr>
      </w:r>
    </w:p>
    <w:tbl>
      <w:tblPr>
        <w:tblStyle w:val="Table44"/>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70"/>
        <w:gridCol w:w="3495"/>
        <w:gridCol w:w="1485"/>
        <w:tblGridChange w:id="0">
          <w:tblGrid>
            <w:gridCol w:w="660"/>
            <w:gridCol w:w="2970"/>
            <w:gridCol w:w="3495"/>
            <w:gridCol w:w="14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9A2">
            <w:pPr>
              <w:jc w:val="center"/>
              <w:rPr>
                <w:b w:val="1"/>
                <w:bCs w:val="1"/>
                <w:color w:val="351c75"/>
              </w:rPr>
            </w:pPr>
            <w:r w:rsidDel="00000000" w:rsidR="00000000" w:rsidRPr="00000000">
              <w:rPr>
                <w:b w:val="1"/>
                <w:bCs w:val="1"/>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jc w:val="center"/>
              <w:rPr>
                <w:b w:val="1"/>
                <w:bCs w:val="1"/>
                <w:color w:val="351c75"/>
              </w:rPr>
            </w:pPr>
            <w:r w:rsidDel="00000000" w:rsidR="00000000" w:rsidRPr="00000000">
              <w:rPr>
                <w:b w:val="1"/>
                <w:bCs w:val="1"/>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jc w:val="center"/>
              <w:rPr>
                <w:b w:val="1"/>
                <w:bCs w:val="1"/>
                <w:color w:val="351c75"/>
              </w:rPr>
            </w:pPr>
            <w:r w:rsidDel="00000000" w:rsidR="00000000" w:rsidRPr="00000000">
              <w:rPr>
                <w:b w:val="1"/>
                <w:bCs w:val="1"/>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A5">
            <w:pPr>
              <w:jc w:val="center"/>
              <w:rPr>
                <w:b w:val="1"/>
                <w:bCs w:val="1"/>
                <w:color w:val="351c75"/>
              </w:rPr>
            </w:pPr>
            <w:r w:rsidDel="00000000" w:rsidR="00000000" w:rsidRPr="00000000">
              <w:rPr>
                <w:b w:val="1"/>
                <w:bCs w:val="1"/>
                <w:color w:val="351c75"/>
                <w:rtl w:val="0"/>
              </w:rPr>
              <w:t xml:space="preserve">Target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6">
            <w:pPr>
              <w:jc w:val="center"/>
              <w:rPr>
                <w:color w:val="351c75"/>
              </w:rPr>
            </w:pPr>
            <w:r w:rsidDel="00000000" w:rsidR="00000000" w:rsidRPr="00000000">
              <w:rPr>
                <w:color w:val="351c75"/>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7">
            <w:pPr>
              <w:rPr>
                <w:color w:val="351c75"/>
              </w:rPr>
            </w:pPr>
            <w:r w:rsidDel="00000000" w:rsidR="00000000" w:rsidRPr="00000000">
              <w:rPr>
                <w:color w:val="351c75"/>
                <w:rtl w:val="0"/>
              </w:rPr>
              <w:t xml:space="preserve">Direktur memastikan ketercapaian target indikator mutu tiap tahun</w:t>
            </w:r>
          </w:p>
          <w:p w:rsidR="00000000" w:rsidDel="00000000" w:rsidP="00000000" w:rsidRDefault="00000000" w:rsidRPr="00000000" w14:paraId="000009A8">
            <w:pPr>
              <w:rPr>
                <w:color w:val="351c75"/>
              </w:rPr>
            </w:pPr>
            <w:r w:rsidDel="00000000" w:rsidR="00000000" w:rsidRPr="00000000">
              <w:rPr>
                <w:rtl w:val="0"/>
              </w:rPr>
            </w:r>
          </w:p>
          <w:p w:rsidR="00000000" w:rsidDel="00000000" w:rsidP="00000000" w:rsidRDefault="00000000" w:rsidRPr="00000000" w14:paraId="000009A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rPr>
                <w:color w:val="351c75"/>
              </w:rPr>
            </w:pPr>
            <w:r w:rsidDel="00000000" w:rsidR="00000000" w:rsidRPr="00000000">
              <w:rPr>
                <w:color w:val="351c75"/>
                <w:rtl w:val="0"/>
              </w:rPr>
              <w:t xml:space="preserve">Persentase nilai audit mutu internal berdasarkan kesesuaian target indikator mutu terkait pelaksanaan tupoksi tiap unit kerja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rPr>
                <w:color w:val="351c75"/>
              </w:rPr>
            </w:pPr>
            <w:r w:rsidDel="00000000" w:rsidR="00000000" w:rsidRPr="00000000">
              <w:rPr>
                <w:color w:val="351c75"/>
                <w:rtl w:val="0"/>
              </w:rPr>
              <w:t xml:space="preserve">75%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C">
            <w:pPr>
              <w:spacing w:after="0" w:before="0" w:line="240" w:lineRule="auto"/>
              <w:ind w:left="0" w:firstLine="0"/>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D">
            <w:pPr>
              <w:spacing w:after="0" w:before="0" w:line="240" w:lineRule="auto"/>
              <w:ind w:left="0" w:firstLine="0"/>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rPr>
                <w:color w:val="351c75"/>
              </w:rPr>
            </w:pPr>
            <w:r w:rsidDel="00000000" w:rsidR="00000000" w:rsidRPr="00000000">
              <w:rPr>
                <w:color w:val="351c75"/>
                <w:rtl w:val="0"/>
              </w:rPr>
              <w:t xml:space="preserve">Persentase nilai audit mutu internal berdasarkan kesesuaian standar tata pamong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rPr>
                <w:color w:val="351c75"/>
              </w:rPr>
            </w:pPr>
            <w:r w:rsidDel="00000000" w:rsidR="00000000" w:rsidRPr="00000000">
              <w:rPr>
                <w:color w:val="351c75"/>
                <w:rtl w:val="0"/>
              </w:rPr>
              <w:t xml:space="preserve">75%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0">
            <w:pPr>
              <w:spacing w:after="0" w:before="0" w:line="240" w:lineRule="auto"/>
              <w:ind w:left="0" w:firstLine="0"/>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1">
            <w:pPr>
              <w:spacing w:after="0" w:before="0" w:line="240" w:lineRule="auto"/>
              <w:ind w:left="0" w:firstLine="0"/>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rPr>
                <w:color w:val="351c75"/>
              </w:rPr>
            </w:pPr>
            <w:r w:rsidDel="00000000" w:rsidR="00000000" w:rsidRPr="00000000">
              <w:rPr>
                <w:color w:val="351c75"/>
                <w:rtl w:val="0"/>
              </w:rPr>
              <w:t xml:space="preserve">Persentase nilai audit mutu internal berdasarkan kesesuaian standar sarana prasarana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rPr>
                <w:color w:val="351c75"/>
              </w:rPr>
            </w:pPr>
            <w:r w:rsidDel="00000000" w:rsidR="00000000" w:rsidRPr="00000000">
              <w:rPr>
                <w:color w:val="351c75"/>
                <w:rtl w:val="0"/>
              </w:rPr>
              <w:t xml:space="preserve">75%</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4">
            <w:pPr>
              <w:spacing w:after="0" w:before="0" w:line="240" w:lineRule="auto"/>
              <w:ind w:left="0" w:firstLine="0"/>
              <w:rPr>
                <w:color w:val="351c75"/>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5">
            <w:pPr>
              <w:spacing w:after="0" w:before="0" w:line="240" w:lineRule="auto"/>
              <w:ind w:left="0" w:firstLine="0"/>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rPr>
                <w:color w:val="351c75"/>
              </w:rPr>
            </w:pPr>
            <w:r w:rsidDel="00000000" w:rsidR="00000000" w:rsidRPr="00000000">
              <w:rPr>
                <w:color w:val="351c75"/>
                <w:rtl w:val="0"/>
              </w:rPr>
              <w:t xml:space="preserve">Persentase nilai audit mutu internal berdasarkan kesesuaian target indikator mutu terkait kompetensi SDM unit kerja dan lulusan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rPr>
                <w:color w:val="351c75"/>
              </w:rPr>
            </w:pPr>
            <w:r w:rsidDel="00000000" w:rsidR="00000000" w:rsidRPr="00000000">
              <w:rPr>
                <w:color w:val="351c75"/>
                <w:rtl w:val="0"/>
              </w:rPr>
              <w:t xml:space="preserve">100%</w:t>
            </w:r>
          </w:p>
        </w:tc>
      </w:tr>
    </w:tbl>
    <w:p w:rsidR="00000000" w:rsidDel="00000000" w:rsidP="00000000" w:rsidRDefault="00000000" w:rsidRPr="00000000" w14:paraId="000009B8">
      <w:pPr>
        <w:spacing w:before="120" w:line="276" w:lineRule="auto"/>
        <w:jc w:val="both"/>
        <w:rPr>
          <w:color w:val="351c75"/>
          <w:shd w:fill="fff2cc" w:val="clear"/>
        </w:rPr>
      </w:pPr>
      <w:r w:rsidDel="00000000" w:rsidR="00000000" w:rsidRPr="00000000">
        <w:rPr>
          <w:rtl w:val="0"/>
        </w:rPr>
      </w:r>
    </w:p>
    <w:p w:rsidR="00000000" w:rsidDel="00000000" w:rsidP="00000000" w:rsidRDefault="00000000" w:rsidRPr="00000000" w14:paraId="000009B9">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Bagian ini berisi penjelasan tentang pelaksanaan atas kebijakan, standar, dan indikator terkait tata kelola dan tata pamong, yang sesuai dengan yang ditetapkan. Jelaskan juga isi tabel terkait kriteria ini yang dituliskan dalam dokumen LKPS.</w:t>
      </w:r>
    </w:p>
    <w:p w:rsidR="00000000" w:rsidDel="00000000" w:rsidP="00000000" w:rsidRDefault="00000000" w:rsidRPr="00000000" w14:paraId="000009BA">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afterAutospacing="0" w:before="120" w:line="276" w:lineRule="auto"/>
        <w:ind w:left="851" w:right="0" w:hanging="43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tentang sistem tata kelola yang otonom secara transparan dan akuntabel yang didukung kapasitas sarana dan prasarana yang memadai, serta SDM yang profesional.</w:t>
      </w:r>
    </w:p>
    <w:p w:rsidR="00000000" w:rsidDel="00000000" w:rsidP="00000000" w:rsidRDefault="00000000" w:rsidRPr="00000000" w14:paraId="000009B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283.46456692913335"/>
        <w:jc w:val="both"/>
        <w:rPr>
          <w:u w:val="none"/>
        </w:rPr>
      </w:pPr>
      <w:r w:rsidDel="00000000" w:rsidR="00000000" w:rsidRPr="00000000">
        <w:rPr>
          <w:rtl w:val="0"/>
        </w:rPr>
        <w:t xml:space="preserve">Transparansi kepemimpinan terlihat dalam sosialisasi setiap proses pelaksanaan operasional dan fungsional Poltek SSN melalui sistem informasi berbasis situs web yang dapat diakses oleh berbagai pihak sehingga terwujud Sistem Tata Pamong yang transparan. Sistem informasi tersebut berupa situs web Wiki Poltek SSN </w:t>
      </w:r>
      <w:commentRangeStart w:id="11"/>
      <w:commentRangeStart w:id="12"/>
      <w:r w:rsidDel="00000000" w:rsidR="00000000" w:rsidRPr="00000000">
        <w:rPr>
          <w:highlight w:val="red"/>
          <w:rtl w:val="0"/>
        </w:rPr>
        <w:t xml:space="preserve">(</w:t>
      </w:r>
      <w:r w:rsidDel="00000000" w:rsidR="00000000" w:rsidRPr="00000000">
        <w:rPr>
          <w:highlight w:val="red"/>
          <w:rtl w:val="0"/>
        </w:rPr>
        <w:t xml:space="preserve">https://wiki.poltekssn.ac.id</w:t>
      </w:r>
      <w:r w:rsidDel="00000000" w:rsidR="00000000" w:rsidRPr="00000000">
        <w:rPr>
          <w:highlight w:val="red"/>
          <w:rtl w:val="0"/>
        </w:rPr>
        <w:t xml:space="preserv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situs web Probis Poltek SSN </w:t>
      </w:r>
      <w:r w:rsidDel="00000000" w:rsidR="00000000" w:rsidRPr="00000000">
        <w:rPr>
          <w:highlight w:val="red"/>
          <w:rtl w:val="0"/>
        </w:rPr>
        <w:t xml:space="preserve">(</w:t>
      </w:r>
      <w:r w:rsidDel="00000000" w:rsidR="00000000" w:rsidRPr="00000000">
        <w:rPr>
          <w:highlight w:val="red"/>
          <w:rtl w:val="0"/>
        </w:rPr>
        <w:t xml:space="preserve">https://probis.poltekssn.ac.id</w:t>
      </w:r>
      <w:r w:rsidDel="00000000" w:rsidR="00000000" w:rsidRPr="00000000">
        <w:rPr>
          <w:highlight w:val="red"/>
          <w:rtl w:val="0"/>
        </w:rPr>
        <w:t xml:space="preserve">)</w:t>
      </w:r>
      <w:r w:rsidDel="00000000" w:rsidR="00000000" w:rsidRPr="00000000">
        <w:rPr>
          <w:rtl w:val="0"/>
        </w:rPr>
        <w:t xml:space="preserve">, dan situs web Poltek SSN </w:t>
      </w:r>
      <w:hyperlink r:id="rId26">
        <w:r w:rsidDel="00000000" w:rsidR="00000000" w:rsidRPr="00000000">
          <w:rPr>
            <w:color w:val="1155cc"/>
            <w:u w:val="single"/>
            <w:rtl w:val="0"/>
          </w:rPr>
          <w:t xml:space="preserve">(https://poltekssn.ac.id)</w:t>
        </w:r>
      </w:hyperlink>
      <w:r w:rsidDel="00000000" w:rsidR="00000000" w:rsidRPr="00000000">
        <w:rPr>
          <w:rtl w:val="0"/>
        </w:rPr>
        <w:t xml:space="preserve">. Situs web Wiki Poltek SSN berisi berbagai informasi mengenai kebijakan dan proses pelaksanaan operasional dan fungsional Poltek SSN. Situs web Probis Poltek SSN menyajikan informasi dan penjelasan mengenai Proses Bisnis dan Standar Operasional Prosedur (SOP) setiap organisasi pada Poltek SSN. </w:t>
      </w:r>
      <w:hyperlink r:id="rId27">
        <w:r w:rsidDel="00000000" w:rsidR="00000000" w:rsidRPr="00000000">
          <w:rPr>
            <w:color w:val="1155cc"/>
            <w:highlight w:val="red"/>
            <w:u w:val="single"/>
            <w:rtl w:val="0"/>
          </w:rPr>
          <w:t xml:space="preserve">Situs web Poltek SSN</w:t>
        </w:r>
      </w:hyperlink>
      <w:r w:rsidDel="00000000" w:rsidR="00000000" w:rsidRPr="00000000">
        <w:rPr>
          <w:rtl w:val="0"/>
        </w:rPr>
        <w:t xml:space="preserve"> menampilkan informasi terkait operasional dan fungsional Poltek SSN yang meliputi Tentang Poltek SSN, Organisasi Poltek SSN, Tridharma Perguruan Tinggi Poltek SSN, Ketarunaan, Berita, Pengumuman, dan Informasi Publik yang berisi Rencana Strategis, Perjanjian Kinerja, Laporan Kinerja, dan Kerjasama.</w:t>
      </w:r>
    </w:p>
    <w:p w:rsidR="00000000" w:rsidDel="00000000" w:rsidP="00000000" w:rsidRDefault="00000000" w:rsidRPr="00000000" w14:paraId="000009BC">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133.858267716535" w:right="0" w:hanging="283.46456692913335"/>
        <w:jc w:val="both"/>
        <w:rPr>
          <w:u w:val="none"/>
        </w:rPr>
      </w:pPr>
      <w:r w:rsidDel="00000000" w:rsidR="00000000" w:rsidRPr="00000000">
        <w:rPr>
          <w:rtl w:val="0"/>
        </w:rPr>
        <w:t xml:space="preserve">Pengukuran indeks kinerja Poltek SSN dilaksanakan berdasarkan </w:t>
      </w:r>
      <w:r w:rsidDel="00000000" w:rsidR="00000000" w:rsidRPr="00000000">
        <w:rPr>
          <w:highlight w:val="red"/>
          <w:rtl w:val="0"/>
        </w:rPr>
        <w:t xml:space="preserve">Peraturan Badan Siber dan Sandi Negara Nomor 14 Tahun 2019 tentang Pengelolaan Kinerja di Badan Siber dan Sandi Negara</w:t>
      </w:r>
      <w:r w:rsidDel="00000000" w:rsidR="00000000" w:rsidRPr="00000000">
        <w:rPr>
          <w:rtl w:val="0"/>
        </w:rPr>
        <w:t xml:space="preserve"> Pasal 2 yang berisi Pedoman pengelolaan kinerja sebagaimana dimaksud meliputi: perencanaan kinerja; perjanjian kinerja dan sasaran kinerja pegawai; pengukuran kinerja; pengelolaan data kinerja; dan pelaporan kinerja dalam rangka mewujudkan kinerja yang profesional, efektif, efisien, dan akuntabel. Dokumen bukti pelaksanaan pengelolaan kinerja Poltek SSN yang berisi </w:t>
      </w:r>
      <w:r w:rsidDel="00000000" w:rsidR="00000000" w:rsidRPr="00000000">
        <w:rPr>
          <w:highlight w:val="red"/>
          <w:rtl w:val="0"/>
        </w:rPr>
        <w:t xml:space="preserve">perencanaan kinerja, perjanjian kinerja dan sasaran kinerja pegawai, pengukuran kinerja, pengelolaan data kinerja, dan pelaporan kinerja</w:t>
      </w:r>
      <w:r w:rsidDel="00000000" w:rsidR="00000000" w:rsidRPr="00000000">
        <w:rPr>
          <w:rtl w:val="0"/>
        </w:rPr>
        <w:t xml:space="preserve">.</w:t>
      </w:r>
    </w:p>
    <w:p w:rsidR="00000000" w:rsidDel="00000000" w:rsidP="00000000" w:rsidRDefault="00000000" w:rsidRPr="00000000" w14:paraId="000009B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spacing w:after="0" w:before="0" w:beforeAutospacing="0" w:line="276" w:lineRule="auto"/>
        <w:ind w:left="1133.858267716535" w:right="0" w:hanging="283.46456692913335"/>
        <w:jc w:val="both"/>
        <w:rPr>
          <w:u w:val="none"/>
        </w:rPr>
      </w:pPr>
      <w:r w:rsidDel="00000000" w:rsidR="00000000" w:rsidRPr="00000000">
        <w:rPr>
          <w:rtl w:val="0"/>
        </w:rPr>
        <w:t xml:space="preserve">Tanggung jawab kepemimpinan dilaksanakan sesuai dengan tugas pokok dan fungsi masing-masing unit kerja organisasi Poltek SSN yang tertuang dalam </w:t>
      </w:r>
      <w:r w:rsidDel="00000000" w:rsidR="00000000" w:rsidRPr="00000000">
        <w:rPr>
          <w:highlight w:val="red"/>
          <w:rtl w:val="0"/>
        </w:rPr>
        <w:t xml:space="preserve">OTK</w:t>
      </w:r>
      <w:r w:rsidDel="00000000" w:rsidR="00000000" w:rsidRPr="00000000">
        <w:rPr>
          <w:rtl w:val="0"/>
        </w:rPr>
        <w:t xml:space="preserve"> dan </w:t>
      </w:r>
      <w:r w:rsidDel="00000000" w:rsidR="00000000" w:rsidRPr="00000000">
        <w:rPr>
          <w:highlight w:val="red"/>
          <w:rtl w:val="0"/>
        </w:rPr>
        <w:t xml:space="preserve">Statuta Poltek SSN</w:t>
      </w:r>
      <w:r w:rsidDel="00000000" w:rsidR="00000000" w:rsidRPr="00000000">
        <w:rPr>
          <w:rtl w:val="0"/>
        </w:rPr>
        <w:t xml:space="preserve">.</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720" w:right="0" w:firstLine="0"/>
        <w:jc w:val="both"/>
        <w:rPr/>
      </w:pPr>
      <w:r w:rsidDel="00000000" w:rsidR="00000000" w:rsidRPr="00000000">
        <w:rPr>
          <w:rtl w:val="0"/>
        </w:rPr>
      </w:r>
    </w:p>
    <w:p w:rsidR="00000000" w:rsidDel="00000000" w:rsidP="00000000" w:rsidRDefault="00000000" w:rsidRPr="00000000" w14:paraId="000009B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before="120" w:line="276" w:lineRule="auto"/>
        <w:ind w:left="851" w:right="0" w:hanging="43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Kegiatan terkait pelaksanaan standar dan indikator tentang audit mutu pemenuhan tupoksi tata kelola dan tata pamong, sarana dan prasarana, serta SDM.</w:t>
      </w:r>
      <w:r w:rsidDel="00000000" w:rsidR="00000000" w:rsidRPr="00000000">
        <w:rPr>
          <w:rtl w:val="0"/>
        </w:rPr>
      </w:r>
    </w:p>
    <w:p w:rsidR="00000000" w:rsidDel="00000000" w:rsidP="00000000" w:rsidRDefault="00000000" w:rsidRPr="00000000" w14:paraId="000009C0">
      <w:pPr>
        <w:spacing w:before="120" w:line="276" w:lineRule="auto"/>
        <w:ind w:left="425.19685039370086" w:firstLine="0"/>
        <w:jc w:val="both"/>
        <w:rPr/>
      </w:pPr>
      <w:r w:rsidDel="00000000" w:rsidR="00000000" w:rsidRPr="00000000">
        <w:rPr>
          <w:rtl w:val="0"/>
        </w:rPr>
        <w:t xml:space="preserve">Pelaksanaan Sistem Penjaminan Mutu Internal (SPMI) di Poltek SSN telah memiliki dasar hukum yang kuat melalui berbagai regulasi. Keberadaan organ dan fungsi SPMI tercantum dalam </w:t>
      </w:r>
      <w:r w:rsidDel="00000000" w:rsidR="00000000" w:rsidRPr="00000000">
        <w:rPr>
          <w:highlight w:val="red"/>
          <w:rtl w:val="0"/>
        </w:rPr>
        <w:t xml:space="preserve">Peraturan BSSN Nomor 12 Tahun 2019 tentang Organisasi dan Tata Kerja (OTK) Poltek SSN Pasal 3, 32, 35, dan 36</w:t>
      </w:r>
      <w:r w:rsidDel="00000000" w:rsidR="00000000" w:rsidRPr="00000000">
        <w:rPr>
          <w:rtl w:val="0"/>
        </w:rPr>
        <w:t xml:space="preserve">, serta </w:t>
      </w:r>
      <w:r w:rsidDel="00000000" w:rsidR="00000000" w:rsidRPr="00000000">
        <w:rPr>
          <w:highlight w:val="red"/>
          <w:rtl w:val="0"/>
        </w:rPr>
        <w:t xml:space="preserve">Peraturan BSSN Nomor 1 Tahun 2023 tentang Statuta Poltek SSN Pasal 3, 34, 51, 52, dan 90</w:t>
      </w:r>
      <w:r w:rsidDel="00000000" w:rsidR="00000000" w:rsidRPr="00000000">
        <w:rPr>
          <w:rtl w:val="0"/>
        </w:rPr>
        <w:t xml:space="preserve">. Selain itu, pengaturan mengenai alur dan peta proses bisnis dijelaskan dalam </w:t>
      </w:r>
      <w:r w:rsidDel="00000000" w:rsidR="00000000" w:rsidRPr="00000000">
        <w:rPr>
          <w:highlight w:val="red"/>
          <w:rtl w:val="0"/>
        </w:rPr>
        <w:t xml:space="preserve">Keputusan Direktur Poltek SSN Nomor 18 Tahun 2021</w:t>
      </w:r>
      <w:r w:rsidDel="00000000" w:rsidR="00000000" w:rsidRPr="00000000">
        <w:rPr>
          <w:rtl w:val="0"/>
        </w:rPr>
        <w:t xml:space="preserve"> tentang Peta Proses Bisnis Poltek SSN, khususnya pada CFM Nomor PSSN 01.04.CFM 03 (pelaksanaan SPME), 04 (pelaksanaan audit mutu internal), dan 05 (penyelenggaraan SPMI).</w:t>
      </w:r>
    </w:p>
    <w:p w:rsidR="00000000" w:rsidDel="00000000" w:rsidP="00000000" w:rsidRDefault="00000000" w:rsidRPr="00000000" w14:paraId="000009C1">
      <w:pPr>
        <w:spacing w:before="120" w:line="276" w:lineRule="auto"/>
        <w:ind w:left="425.19685039370086" w:firstLine="0"/>
        <w:jc w:val="both"/>
        <w:rPr/>
      </w:pPr>
      <w:r w:rsidDel="00000000" w:rsidR="00000000" w:rsidRPr="00000000">
        <w:rPr>
          <w:rtl w:val="0"/>
        </w:rPr>
        <w:t xml:space="preserve">Untuk mendukung implementasi sistem ini, </w:t>
      </w:r>
      <w:r w:rsidDel="00000000" w:rsidR="00000000" w:rsidRPr="00000000">
        <w:rPr>
          <w:highlight w:val="red"/>
          <w:rtl w:val="0"/>
        </w:rPr>
        <w:t xml:space="preserve">Direktur Poltek SSN telah menetapkan Keputusan Direktur tentang pengangkatan Kepala Pusat Penjaminan Mutu dan Sekretaris Pusat Penjaminan Mutu</w:t>
      </w:r>
      <w:r w:rsidDel="00000000" w:rsidR="00000000" w:rsidRPr="00000000">
        <w:rPr>
          <w:rtl w:val="0"/>
        </w:rPr>
        <w:t xml:space="preserve">. Selain itu, terdapat sejumlah dokumen standar berupa SOP SPMI, yang meliputi: (1) SOP Audit Mutu Internal; (2) SOP Pelaksanaan Rapat Tinjauan Manajemen (RTM); (3) SOP Pembekalan Teknis Pelaksanaan SPMI; (4) SOP Penetapan Dokumen Standar Mutu; (5) SOP Evaluasi Pelaksanaan Standar Mutu; (6) SOP Pemantauan Tindak Pengendalian; dan (7) SOP Persiapan Pelaksanaan SPMI.</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highlight w:val="red"/>
          <w:rtl w:val="0"/>
        </w:rPr>
        <w:t xml:space="preserve">Di samping itu, dukungan operasional juga diperkuat melalui penugasan formal. Hal ini ditunjukkan dengan adanya Surat Perintah Nomor 1318/PS/03/2023 dan Nomor </w:t>
      </w:r>
      <w:r w:rsidDel="00000000" w:rsidR="00000000" w:rsidRPr="00000000">
        <w:rPr>
          <w:highlight w:val="green"/>
          <w:rtl w:val="0"/>
        </w:rPr>
        <w:t xml:space="preserve">1318/PS/03/2023</w:t>
      </w:r>
      <w:r w:rsidDel="00000000" w:rsidR="00000000" w:rsidRPr="00000000">
        <w:rPr>
          <w:highlight w:val="red"/>
          <w:rtl w:val="0"/>
        </w:rPr>
        <w:t xml:space="preserve"> yang menetapkan pelaksana Gugus Kendali Mutu (GKM) dalam kegiatan SPMI tahun 2023 dan 2024. Untuk kegiatan audit mutu internal, ditetapkan pula Surat Perintah Nomor 2377/PS/05/2023 serta Nomor </w:t>
      </w:r>
      <w:r w:rsidDel="00000000" w:rsidR="00000000" w:rsidRPr="00000000">
        <w:rPr>
          <w:highlight w:val="green"/>
          <w:rtl w:val="0"/>
        </w:rPr>
        <w:t xml:space="preserve">2377/PS/05/2023</w:t>
      </w:r>
      <w:r w:rsidDel="00000000" w:rsidR="00000000" w:rsidRPr="00000000">
        <w:rPr>
          <w:highlight w:val="red"/>
          <w:rtl w:val="0"/>
        </w:rPr>
        <w:t xml:space="preserve"> tentang penugasan auditor internal</w:t>
      </w:r>
      <w:r w:rsidDel="00000000" w:rsidR="00000000" w:rsidRPr="00000000">
        <w:rPr>
          <w:rtl w:val="0"/>
        </w:rPr>
        <w:t xml:space="preserve">.</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rtl w:val="0"/>
        </w:rPr>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rtl w:val="0"/>
        </w:rPr>
      </w:r>
    </w:p>
    <w:p w:rsidR="00000000" w:rsidDel="00000000" w:rsidP="00000000" w:rsidRDefault="00000000" w:rsidRPr="00000000" w14:paraId="000009C5">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Bagian ini berisi penjelasan tentang evaluasi secara berkala mengenai ketercapaian standar dan indikator yang telah ditetapkan, yang terkait dengan dengan tata kelola dan tata pamong. Bagian ini juga berisi penjelasan tentang faktor pendukung terlampaui/tercapainya standar dan faktor penghambat yang menyebabkan tidak tercapainya standar.</w:t>
      </w:r>
    </w:p>
    <w:p w:rsidR="00000000" w:rsidDel="00000000" w:rsidP="00000000" w:rsidRDefault="00000000" w:rsidRPr="00000000" w14:paraId="000009C6">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before="120" w:line="276" w:lineRule="auto"/>
        <w:ind w:left="851" w:right="0" w:hanging="43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sistem tata kelola yang otonom secara transparan dan akuntabel yang didukung kapasitas sarana dan prasarana yang memadai, serta SDM yang profesional.</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rtl w:val="0"/>
        </w:rPr>
      </w:r>
    </w:p>
    <w:tbl>
      <w:tblPr>
        <w:tblStyle w:val="Table45"/>
        <w:tblW w:w="8700.0"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511.0000000000002"/>
        <w:gridCol w:w="3139"/>
        <w:gridCol w:w="1740"/>
        <w:gridCol w:w="1740"/>
        <w:tblGridChange w:id="0">
          <w:tblGrid>
            <w:gridCol w:w="570"/>
            <w:gridCol w:w="1511.0000000000002"/>
            <w:gridCol w:w="3139"/>
            <w:gridCol w:w="1740"/>
            <w:gridCol w:w="174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8">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color w:val="351c75"/>
                <w:sz w:val="20"/>
                <w:szCs w:val="20"/>
              </w:rPr>
            </w:pPr>
            <w:r w:rsidDel="00000000" w:rsidR="00000000" w:rsidRPr="00000000">
              <w:rPr>
                <w:b w:val="1"/>
                <w:bCs w:val="1"/>
                <w:color w:val="351c75"/>
                <w:sz w:val="20"/>
                <w:szCs w:val="20"/>
                <w:rtl w:val="0"/>
              </w:rPr>
              <w:t xml:space="preserve">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9">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color w:val="351c75"/>
                <w:sz w:val="20"/>
                <w:szCs w:val="20"/>
              </w:rPr>
            </w:pPr>
            <w:r w:rsidDel="00000000" w:rsidR="00000000" w:rsidRPr="00000000">
              <w:rPr>
                <w:b w:val="1"/>
                <w:bCs w:val="1"/>
                <w:color w:val="351c75"/>
                <w:sz w:val="20"/>
                <w:szCs w:val="20"/>
                <w:rtl w:val="0"/>
              </w:rPr>
              <w:t xml:space="preserve">Standar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A">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color w:val="351c75"/>
                <w:sz w:val="20"/>
                <w:szCs w:val="20"/>
              </w:rPr>
            </w:pPr>
            <w:r w:rsidDel="00000000" w:rsidR="00000000" w:rsidRPr="00000000">
              <w:rPr>
                <w:b w:val="1"/>
                <w:bCs w:val="1"/>
                <w:color w:val="351c75"/>
                <w:sz w:val="20"/>
                <w:szCs w:val="20"/>
                <w:rtl w:val="0"/>
              </w:rPr>
              <w:t xml:space="preserve">Indikator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B">
            <w:pPr>
              <w:keepNext w:val="0"/>
              <w:keepLines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color w:val="351c75"/>
                <w:sz w:val="20"/>
                <w:szCs w:val="20"/>
              </w:rPr>
            </w:pPr>
            <w:r w:rsidDel="00000000" w:rsidR="00000000" w:rsidRPr="00000000">
              <w:rPr>
                <w:b w:val="1"/>
                <w:bCs w:val="1"/>
                <w:color w:val="351c75"/>
                <w:sz w:val="20"/>
                <w:szCs w:val="20"/>
                <w:rtl w:val="0"/>
              </w:rPr>
              <w:t xml:space="preserve">Capaian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ind w:left="0" w:firstLine="0"/>
              <w:rPr>
                <w:b w:val="1"/>
                <w:bCs w:val="1"/>
                <w:color w:val="351c75"/>
                <w:sz w:val="20"/>
                <w:szCs w:val="20"/>
              </w:rPr>
            </w:pPr>
            <w:r w:rsidDel="00000000" w:rsidR="00000000" w:rsidRPr="00000000">
              <w:rPr>
                <w:b w:val="1"/>
                <w:bCs w:val="1"/>
                <w:color w:val="351c75"/>
                <w:sz w:val="20"/>
                <w:szCs w:val="20"/>
                <w:rtl w:val="0"/>
              </w:rPr>
              <w:t xml:space="preserve">Hasil Evaluasi (Tidak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Mekanisme sosialisasi setiap proses pelaksanaan operasional dan fungsional Poltek SSN telah ditetapkan, dilaksanakan, dan didokumentasikan dengan bukti berita acara, undangan, atau notulensi kegiatan sosialisasi yang tersedia dan dapat diakses oleh sivitas akademika setiap semester.</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Sosialisasi kebijakan, SOP, dan standar operasional telah dilaksanakan setiap semester dan terdokumentasi dengan baik dan dapat diakses oleh  sivitas akademika.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rPr>
                <w:color w:val="351c75"/>
              </w:rPr>
            </w:pPr>
            <w:r w:rsidDel="00000000" w:rsidR="00000000" w:rsidRPr="00000000">
              <w:rPr>
                <w:color w:val="351c75"/>
                <w:rtl w:val="0"/>
              </w:rPr>
              <w:t xml:space="preserve">Mekanisme pengukuran indeks kinerja Poltek SSN telah disusun, ditetapkan, dan diimplementasikan setiap tahun, dengan hasil pengukuran didokumentasikan dalam laporan kinerja tahunan yang disahkan oleh pimpinan dan dipublikasikan kepada sivitas akademika.</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Indikator Kinerja Utama (IKU) dan Indikator Kinerja Tambahan (IKT) telah disusun dan ditetapkan setiap tahun. Pengukuran kinerja berhasil dilakukan dan dilaporkan dalam laporan kinerja tahunan yang disahkan pimpinan dan dipublikasikan pada https://poltekssn.ac.id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rPr>
                <w:color w:val="351c75"/>
              </w:rPr>
            </w:pPr>
            <w:r w:rsidDel="00000000" w:rsidR="00000000" w:rsidRPr="00000000">
              <w:rPr>
                <w:color w:val="351c75"/>
                <w:rtl w:val="0"/>
              </w:rPr>
              <w:t xml:space="preserve">Dokumen tugas pokok dan fungsi (tupoksi) setiap unit organisasi Poltek SSN telah disusun, ditetapkan, dan didistribusikan secara resmi, serta dapat diakses oleh seluruh sivitas akademika melalui sistem informasi institusi.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 sudah disusun, ditetapkan dan didistribusikan ke seluruh unit kerja melalui aplikasi persuratan baik kapten maupun srikandi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Tercapai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rtl w:val="0"/>
        </w:rPr>
      </w:r>
    </w:p>
    <w:p w:rsidR="00000000" w:rsidDel="00000000" w:rsidP="00000000" w:rsidRDefault="00000000" w:rsidRPr="00000000" w14:paraId="000009E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before="120" w:line="276" w:lineRule="auto"/>
        <w:ind w:left="851" w:right="0" w:hanging="43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ketercapaian standar dan indikator terkait audit mutu pemenuhan tupoksi tata kelola dan tata pamong, sarana dan prasarana, dan SDM.</w:t>
      </w:r>
    </w:p>
    <w:p w:rsidR="00000000" w:rsidDel="00000000" w:rsidP="00000000" w:rsidRDefault="00000000" w:rsidRPr="00000000" w14:paraId="000009E6">
      <w:pPr>
        <w:spacing w:before="120" w:line="276" w:lineRule="auto"/>
        <w:ind w:left="425.19685039370086" w:firstLine="0"/>
        <w:jc w:val="both"/>
        <w:rPr/>
      </w:pPr>
      <w:r w:rsidDel="00000000" w:rsidR="00000000" w:rsidRPr="00000000">
        <w:rPr>
          <w:rtl w:val="0"/>
        </w:rPr>
      </w:r>
    </w:p>
    <w:tbl>
      <w:tblPr>
        <w:tblStyle w:val="Table46"/>
        <w:tblW w:w="8773.8031496063" w:type="dxa"/>
        <w:jc w:val="left"/>
        <w:tblInd w:w="425.1968503937008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606299212598"/>
        <w:gridCol w:w="1754.7606299212598"/>
        <w:gridCol w:w="1754.7606299212598"/>
        <w:gridCol w:w="1754.7606299212598"/>
        <w:gridCol w:w="1754.7606299212598"/>
        <w:tblGridChange w:id="0">
          <w:tblGrid>
            <w:gridCol w:w="1754.7606299212598"/>
            <w:gridCol w:w="1754.7606299212598"/>
            <w:gridCol w:w="1754.7606299212598"/>
            <w:gridCol w:w="1754.7606299212598"/>
            <w:gridCol w:w="1754.7606299212598"/>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b w:val="1"/>
                <w:bCs w:val="1"/>
                <w:color w:val="351c75"/>
                <w:sz w:val="20"/>
                <w:szCs w:val="20"/>
              </w:rPr>
            </w:pPr>
            <w:r w:rsidDel="00000000" w:rsidR="00000000" w:rsidRPr="00000000">
              <w:rPr>
                <w:b w:val="1"/>
                <w:bCs w:val="1"/>
                <w:color w:val="351c75"/>
                <w:sz w:val="20"/>
                <w:szCs w:val="20"/>
                <w:rtl w:val="0"/>
              </w:rPr>
              <w:t xml:space="preserve">No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b w:val="1"/>
                <w:bCs w:val="1"/>
                <w:color w:val="351c75"/>
                <w:sz w:val="20"/>
                <w:szCs w:val="20"/>
              </w:rPr>
            </w:pPr>
            <w:r w:rsidDel="00000000" w:rsidR="00000000" w:rsidRPr="00000000">
              <w:rPr>
                <w:b w:val="1"/>
                <w:bCs w:val="1"/>
                <w:color w:val="351c75"/>
                <w:sz w:val="20"/>
                <w:szCs w:val="20"/>
                <w:rtl w:val="0"/>
              </w:rPr>
              <w:t xml:space="preserve">Standar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b w:val="1"/>
                <w:bCs w:val="1"/>
                <w:color w:val="351c75"/>
                <w:sz w:val="20"/>
                <w:szCs w:val="20"/>
              </w:rPr>
            </w:pPr>
            <w:r w:rsidDel="00000000" w:rsidR="00000000" w:rsidRPr="00000000">
              <w:rPr>
                <w:b w:val="1"/>
                <w:bCs w:val="1"/>
                <w:color w:val="351c75"/>
                <w:sz w:val="20"/>
                <w:szCs w:val="20"/>
                <w:rtl w:val="0"/>
              </w:rPr>
              <w:t xml:space="preserve">Indikator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b w:val="1"/>
                <w:bCs w:val="1"/>
                <w:color w:val="351c75"/>
                <w:sz w:val="20"/>
                <w:szCs w:val="20"/>
              </w:rPr>
            </w:pPr>
            <w:r w:rsidDel="00000000" w:rsidR="00000000" w:rsidRPr="00000000">
              <w:rPr>
                <w:b w:val="1"/>
                <w:bCs w:val="1"/>
                <w:color w:val="351c75"/>
                <w:sz w:val="20"/>
                <w:szCs w:val="20"/>
                <w:rtl w:val="0"/>
              </w:rPr>
              <w:t xml:space="preserve">Capaian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b w:val="1"/>
                <w:bCs w:val="1"/>
                <w:color w:val="351c75"/>
                <w:sz w:val="20"/>
                <w:szCs w:val="20"/>
              </w:rPr>
            </w:pPr>
            <w:r w:rsidDel="00000000" w:rsidR="00000000" w:rsidRPr="00000000">
              <w:rPr>
                <w:b w:val="1"/>
                <w:bCs w:val="1"/>
                <w:color w:val="351c75"/>
                <w:sz w:val="20"/>
                <w:szCs w:val="20"/>
                <w:rtl w:val="0"/>
              </w:rPr>
              <w:t xml:space="preserve">Hasil Evaluasi (Tidak Tercapai, Tercapai, Melampaui)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rPr/>
            </w:pPr>
            <w:r w:rsidDel="00000000" w:rsidR="00000000" w:rsidRPr="00000000">
              <w:rPr>
                <w:rtl w:val="0"/>
              </w:rPr>
            </w:r>
          </w:p>
        </w:tc>
      </w:tr>
    </w:tbl>
    <w:p w:rsidR="00000000" w:rsidDel="00000000" w:rsidP="00000000" w:rsidRDefault="00000000" w:rsidRPr="00000000" w14:paraId="000009F1">
      <w:pPr>
        <w:spacing w:before="120" w:line="276" w:lineRule="auto"/>
        <w:ind w:left="425.19685039370086" w:firstLine="0"/>
        <w:jc w:val="both"/>
        <w:rPr/>
      </w:pPr>
      <w:r w:rsidDel="00000000" w:rsidR="00000000" w:rsidRPr="00000000">
        <w:rPr>
          <w:rtl w:val="0"/>
        </w:rPr>
      </w:r>
    </w:p>
    <w:p w:rsidR="00000000" w:rsidDel="00000000" w:rsidP="00000000" w:rsidRDefault="00000000" w:rsidRPr="00000000" w14:paraId="000009F2">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Bagian ini berisi penjelasan tentang tindak lanjut (revisi dan rekomendasi) terhadap hasil evaluasi pada Bagian [5.3] terkait konsistensi tata kelola dan tata pamong.</w:t>
      </w:r>
    </w:p>
    <w:p w:rsidR="00000000" w:rsidDel="00000000" w:rsidP="00000000" w:rsidRDefault="00000000" w:rsidRPr="00000000" w14:paraId="000009F3">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before="120" w:line="276" w:lineRule="auto"/>
        <w:ind w:left="851" w:right="0" w:hanging="43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sistem tata kelola yang otonomi yang didukung kapasitas sarana dan prasarana yang memadai dan SDM yang profesional, disertai bukti yang sahih.</w:t>
      </w:r>
    </w:p>
    <w:p w:rsidR="00000000" w:rsidDel="00000000" w:rsidP="00000000" w:rsidRDefault="00000000" w:rsidRPr="00000000" w14:paraId="000009F4">
      <w:pPr>
        <w:spacing w:before="120" w:line="276" w:lineRule="auto"/>
        <w:ind w:left="425.19685039370086" w:firstLine="0"/>
        <w:jc w:val="both"/>
        <w:rPr/>
      </w:pPr>
      <w:r w:rsidDel="00000000" w:rsidR="00000000" w:rsidRPr="00000000">
        <w:rPr>
          <w:rtl w:val="0"/>
        </w:rPr>
      </w:r>
    </w:p>
    <w:tbl>
      <w:tblPr>
        <w:tblStyle w:val="Table47"/>
        <w:tblpPr w:leftFromText="180" w:rightFromText="180" w:topFromText="180" w:bottomFromText="180" w:vertAnchor="text" w:horzAnchor="text" w:tblpX="356.0000000000002" w:tblpY="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70"/>
        <w:gridCol w:w="2835"/>
        <w:gridCol w:w="2205"/>
        <w:tblGridChange w:id="0">
          <w:tblGrid>
            <w:gridCol w:w="855"/>
            <w:gridCol w:w="2670"/>
            <w:gridCol w:w="2835"/>
            <w:gridCol w:w="2205"/>
          </w:tblGrid>
        </w:tblGridChange>
      </w:tblGrid>
      <w:tr>
        <w:trPr>
          <w:cantSplit w:val="0"/>
          <w:trHeight w:val="26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5">
            <w:pPr>
              <w:ind w:right="-63.661417322834666"/>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6">
            <w:pPr>
              <w:ind w:right="-63.661417322834666"/>
              <w:rPr/>
            </w:pPr>
            <w:r w:rsidDel="00000000" w:rsidR="00000000" w:rsidRPr="00000000">
              <w:rPr>
                <w:rtl w:val="0"/>
              </w:rPr>
              <w:t xml:space="preserve">Indikator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7">
            <w:pPr>
              <w:ind w:right="-63.661417322834666"/>
              <w:rPr/>
            </w:pPr>
            <w:r w:rsidDel="00000000" w:rsidR="00000000" w:rsidRPr="00000000">
              <w:rPr>
                <w:rtl w:val="0"/>
              </w:rPr>
              <w:t xml:space="preserve">Hasil Evaluasi (Tidak Tercapai, Tercapai, Melampaui)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8">
            <w:pPr>
              <w:ind w:right="-63.661417322834666"/>
              <w:rPr/>
            </w:pPr>
            <w:r w:rsidDel="00000000" w:rsidR="00000000" w:rsidRPr="00000000">
              <w:rPr>
                <w:rtl w:val="0"/>
              </w:rPr>
              <w:t xml:space="preserve">Tindak Lanjut (Tidak tercapai = Rekomendasi mitigasi,</w:t>
            </w:r>
          </w:p>
          <w:p w:rsidR="00000000" w:rsidDel="00000000" w:rsidP="00000000" w:rsidRDefault="00000000" w:rsidRPr="00000000" w14:paraId="000009F9">
            <w:pPr>
              <w:ind w:right="-63.661417322834666"/>
              <w:rPr/>
            </w:pPr>
            <w:r w:rsidDel="00000000" w:rsidR="00000000" w:rsidRPr="00000000">
              <w:rPr>
                <w:rtl w:val="0"/>
              </w:rPr>
              <w:t xml:space="preserve">Tercapai dan Melampaui = Lanjutkan Praktik baik)</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A">
            <w:pPr>
              <w:spacing w:after="240" w:before="240" w:line="276" w:lineRule="auto"/>
              <w:ind w:left="560" w:right="-63.661417322834666"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B">
            <w:pPr>
              <w:spacing w:after="240" w:before="240" w:line="276" w:lineRule="auto"/>
              <w:ind w:left="560" w:right="-63.661417322834666"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C">
            <w:pPr>
              <w:spacing w:after="240" w:before="240" w:line="276" w:lineRule="auto"/>
              <w:ind w:left="560" w:right="-63.661417322834666"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D">
            <w:pPr>
              <w:spacing w:after="240" w:before="240" w:line="276" w:lineRule="auto"/>
              <w:ind w:left="560" w:right="-63.661417322834666" w:firstLine="0"/>
              <w:jc w:val="both"/>
              <w:rPr/>
            </w:pPr>
            <w:r w:rsidDel="00000000" w:rsidR="00000000" w:rsidRPr="00000000">
              <w:rPr>
                <w:rtl w:val="0"/>
              </w:rPr>
              <w:t xml:space="preserve"> </w:t>
            </w:r>
          </w:p>
        </w:tc>
      </w:tr>
    </w:tbl>
    <w:p w:rsidR="00000000" w:rsidDel="00000000" w:rsidP="00000000" w:rsidRDefault="00000000" w:rsidRPr="00000000" w14:paraId="000009FE">
      <w:pPr>
        <w:spacing w:before="120" w:line="276" w:lineRule="auto"/>
        <w:ind w:left="425.19685039370086" w:firstLine="0"/>
        <w:jc w:val="both"/>
        <w:rPr/>
      </w:pPr>
      <w:r w:rsidDel="00000000" w:rsidR="00000000" w:rsidRPr="00000000">
        <w:rPr>
          <w:rtl w:val="0"/>
        </w:rPr>
      </w:r>
    </w:p>
    <w:p w:rsidR="00000000" w:rsidDel="00000000" w:rsidP="00000000" w:rsidRDefault="00000000" w:rsidRPr="00000000" w14:paraId="000009FF">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before="120" w:line="276" w:lineRule="auto"/>
        <w:ind w:left="851" w:right="0" w:hanging="43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Tindak lanjut hasil evaluasi ketercapaian standar dan indikator terkait audit mutu pemenuhan tupoksi tata kelola dan tata pamong, sarana dan prasarana, serta SDM.</w:t>
      </w:r>
      <w:r w:rsidDel="00000000" w:rsidR="00000000" w:rsidRPr="00000000">
        <w:rPr>
          <w:rtl w:val="0"/>
        </w:rPr>
      </w:r>
    </w:p>
    <w:tbl>
      <w:tblPr>
        <w:tblStyle w:val="Table48"/>
        <w:tblpPr w:leftFromText="180" w:rightFromText="180" w:topFromText="180" w:bottomFromText="180" w:vertAnchor="text" w:horzAnchor="text" w:tblpX="341.0000000000002" w:tblpY="0"/>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2670"/>
        <w:gridCol w:w="2835"/>
        <w:gridCol w:w="2205"/>
        <w:tblGridChange w:id="0">
          <w:tblGrid>
            <w:gridCol w:w="855"/>
            <w:gridCol w:w="2670"/>
            <w:gridCol w:w="2835"/>
            <w:gridCol w:w="2205"/>
          </w:tblGrid>
        </w:tblGridChange>
      </w:tblGrid>
      <w:tr>
        <w:trPr>
          <w:cantSplit w:val="0"/>
          <w:trHeight w:val="26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0">
            <w:pPr>
              <w:ind w:left="-75" w:firstLine="0"/>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1">
            <w:pPr>
              <w:ind w:left="-75" w:firstLine="0"/>
              <w:rPr/>
            </w:pPr>
            <w:r w:rsidDel="00000000" w:rsidR="00000000" w:rsidRPr="00000000">
              <w:rPr>
                <w:rtl w:val="0"/>
              </w:rPr>
              <w:t xml:space="preserve">Indikator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2">
            <w:pPr>
              <w:ind w:left="-75" w:firstLine="0"/>
              <w:rPr/>
            </w:pPr>
            <w:r w:rsidDel="00000000" w:rsidR="00000000" w:rsidRPr="00000000">
              <w:rPr>
                <w:rtl w:val="0"/>
              </w:rPr>
              <w:t xml:space="preserve">Hasil Evaluasi (Tidak Tercapai, Tercapai, Melampaui)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3">
            <w:pPr>
              <w:ind w:left="-75" w:firstLine="0"/>
              <w:rPr/>
            </w:pPr>
            <w:r w:rsidDel="00000000" w:rsidR="00000000" w:rsidRPr="00000000">
              <w:rPr>
                <w:rtl w:val="0"/>
              </w:rPr>
              <w:t xml:space="preserve">Tindak Lanjut (Tidak tercapai = Rekomendasi mitigasi,</w:t>
            </w:r>
          </w:p>
          <w:p w:rsidR="00000000" w:rsidDel="00000000" w:rsidP="00000000" w:rsidRDefault="00000000" w:rsidRPr="00000000" w14:paraId="00000A04">
            <w:pPr>
              <w:ind w:left="-75" w:firstLine="0"/>
              <w:rPr/>
            </w:pPr>
            <w:r w:rsidDel="00000000" w:rsidR="00000000" w:rsidRPr="00000000">
              <w:rPr>
                <w:rtl w:val="0"/>
              </w:rPr>
              <w:t xml:space="preserve">Tercapai dan Melampaui = Lanjutkan Praktik baik)</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5">
            <w:pPr>
              <w:spacing w:after="240" w:before="240" w:line="276" w:lineRule="auto"/>
              <w:ind w:left="-75"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6">
            <w:pPr>
              <w:spacing w:after="240" w:before="240" w:line="276" w:lineRule="auto"/>
              <w:ind w:left="-75"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7">
            <w:pPr>
              <w:spacing w:after="240" w:before="240" w:line="276" w:lineRule="auto"/>
              <w:ind w:left="-75"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8">
            <w:pPr>
              <w:spacing w:after="240" w:before="240" w:line="276" w:lineRule="auto"/>
              <w:ind w:left="-75" w:firstLine="0"/>
              <w:jc w:val="both"/>
              <w:rPr/>
            </w:pPr>
            <w:r w:rsidDel="00000000" w:rsidR="00000000" w:rsidRPr="00000000">
              <w:rPr>
                <w:rtl w:val="0"/>
              </w:rPr>
              <w:t xml:space="preserve"> </w:t>
            </w:r>
          </w:p>
        </w:tc>
      </w:tr>
    </w:tbl>
    <w:p w:rsidR="00000000" w:rsidDel="00000000" w:rsidP="00000000" w:rsidRDefault="00000000" w:rsidRPr="00000000" w14:paraId="00000A09">
      <w:pPr>
        <w:spacing w:before="120" w:line="276" w:lineRule="auto"/>
        <w:ind w:left="1561" w:firstLine="0"/>
        <w:jc w:val="both"/>
        <w:rPr/>
      </w:pPr>
      <w:r w:rsidDel="00000000" w:rsidR="00000000" w:rsidRPr="00000000">
        <w:rPr>
          <w:rtl w:val="0"/>
        </w:rPr>
      </w:r>
    </w:p>
    <w:p w:rsidR="00000000" w:rsidDel="00000000" w:rsidP="00000000" w:rsidRDefault="00000000" w:rsidRPr="00000000" w14:paraId="00000A0A">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before="120" w:line="276" w:lineRule="auto"/>
        <w:ind w:left="426" w:right="0" w:hanging="428"/>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Bagian ini berisi penjelasan tentang peningkatan/optimalisasi hasil ketercapaian standar dan indikator terkait sistem tata kelola dan tata pamong.</w:t>
      </w:r>
    </w:p>
    <w:p w:rsidR="00000000" w:rsidDel="00000000" w:rsidP="00000000" w:rsidRDefault="00000000" w:rsidRPr="00000000" w14:paraId="00000A0B">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before="120" w:line="276" w:lineRule="auto"/>
        <w:ind w:left="851" w:right="0" w:hanging="435"/>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Peningkatan/optimalisasi hasil ketercapaian standar dan indikator terkait sistem tata kelola yang otonomi yang didukung kapasitas sarana dan prasarana yang memadai dan SDM yang profesional.</w:t>
      </w:r>
      <w:r w:rsidDel="00000000" w:rsidR="00000000" w:rsidRPr="00000000">
        <w:rPr>
          <w:rtl w:val="0"/>
        </w:rPr>
      </w:r>
    </w:p>
    <w:p w:rsidR="00000000" w:rsidDel="00000000" w:rsidP="00000000" w:rsidRDefault="00000000" w:rsidRPr="00000000" w14:paraId="00000A0C">
      <w:pPr>
        <w:spacing w:before="120" w:line="276" w:lineRule="auto"/>
        <w:ind w:left="425.19685039370086" w:firstLine="0"/>
        <w:jc w:val="both"/>
        <w:rPr/>
      </w:pPr>
      <w:r w:rsidDel="00000000" w:rsidR="00000000" w:rsidRPr="00000000">
        <w:rPr>
          <w:rtl w:val="0"/>
        </w:rPr>
      </w:r>
    </w:p>
    <w:tbl>
      <w:tblPr>
        <w:tblStyle w:val="Table49"/>
        <w:tblpPr w:leftFromText="180" w:rightFromText="180" w:topFromText="180" w:bottomFromText="180" w:vertAnchor="text" w:horzAnchor="text" w:tblpX="311.0000000000002" w:tblpY="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00"/>
        <w:gridCol w:w="2295"/>
        <w:gridCol w:w="2265"/>
        <w:tblGridChange w:id="0">
          <w:tblGrid>
            <w:gridCol w:w="1965"/>
            <w:gridCol w:w="2100"/>
            <w:gridCol w:w="2295"/>
            <w:gridCol w:w="2265"/>
          </w:tblGrid>
        </w:tblGridChange>
      </w:tblGrid>
      <w:tr>
        <w:trPr>
          <w:cantSplit w:val="0"/>
          <w:trHeight w:val="1382.402343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Indikator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Tindak Lanjut (Rekomendasi mitigasi/Lanjutkan Praktik baik)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5" w:right="0" w:firstLine="0"/>
              <w:jc w:val="left"/>
              <w:rPr/>
            </w:pPr>
            <w:r w:rsidDel="00000000" w:rsidR="00000000" w:rsidRPr="00000000">
              <w:rPr>
                <w:rtl w:val="0"/>
              </w:rPr>
              <w:t xml:space="preserve">Strategi Optimalisasi (Uraian mitigasi/uraian ptaktik baik/peningkatan target indikator)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1">
            <w:pPr>
              <w:spacing w:after="240" w:before="240" w:line="276" w:lineRule="auto"/>
              <w:ind w:left="560"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2">
            <w:pPr>
              <w:spacing w:after="240" w:before="240" w:line="276" w:lineRule="auto"/>
              <w:ind w:left="560"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3">
            <w:pPr>
              <w:spacing w:after="240" w:before="240" w:line="276" w:lineRule="auto"/>
              <w:ind w:left="560"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4">
            <w:pPr>
              <w:spacing w:after="240" w:before="240" w:line="276" w:lineRule="auto"/>
              <w:ind w:left="560" w:firstLine="0"/>
              <w:jc w:val="both"/>
              <w:rPr/>
            </w:pPr>
            <w:r w:rsidDel="00000000" w:rsidR="00000000" w:rsidRPr="00000000">
              <w:rPr>
                <w:rtl w:val="0"/>
              </w:rPr>
              <w:t xml:space="preserve"> </w:t>
            </w:r>
          </w:p>
        </w:tc>
      </w:tr>
    </w:tbl>
    <w:p w:rsidR="00000000" w:rsidDel="00000000" w:rsidP="00000000" w:rsidRDefault="00000000" w:rsidRPr="00000000" w14:paraId="00000A15">
      <w:pPr>
        <w:keepNext w:val="0"/>
        <w:keepLines w:val="0"/>
        <w:pageBreakBefore w:val="0"/>
        <w:widowControl w:val="0"/>
        <w:numPr>
          <w:ilvl w:val="2"/>
          <w:numId w:val="46"/>
        </w:numPr>
        <w:pBdr>
          <w:top w:space="0" w:sz="0" w:val="nil"/>
          <w:left w:space="0" w:sz="0" w:val="nil"/>
          <w:bottom w:space="0" w:sz="0" w:val="nil"/>
          <w:right w:space="0" w:sz="0" w:val="nil"/>
          <w:between w:space="0" w:sz="0" w:val="nil"/>
        </w:pBdr>
        <w:shd w:fill="auto" w:val="clear"/>
        <w:spacing w:after="0" w:before="120" w:line="276" w:lineRule="auto"/>
        <w:ind w:left="851" w:right="0" w:hanging="435"/>
        <w:jc w:val="both"/>
      </w:pPr>
      <w:r w:rsidDel="00000000" w:rsidR="00000000" w:rsidRPr="00000000">
        <w:rPr>
          <w:rtl w:val="0"/>
        </w:rPr>
        <w:t xml:space="preserve">Peningkatan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/optimalisasi standar dan indikator terkait audit mutu pemenuhan tupoksi tata kelola dan tata pamong, sarana dan prasarana, serta SDM.</w:t>
      </w:r>
    </w:p>
    <w:p w:rsidR="00000000" w:rsidDel="00000000" w:rsidP="00000000" w:rsidRDefault="00000000" w:rsidRPr="00000000" w14:paraId="00000A16">
      <w:pPr>
        <w:spacing w:before="120" w:line="276" w:lineRule="auto"/>
        <w:ind w:left="851" w:hanging="360"/>
        <w:jc w:val="both"/>
        <w:rPr/>
      </w:pPr>
      <w:r w:rsidDel="00000000" w:rsidR="00000000" w:rsidRPr="00000000">
        <w:rPr>
          <w:rtl w:val="0"/>
        </w:rPr>
      </w:r>
    </w:p>
    <w:tbl>
      <w:tblPr>
        <w:tblStyle w:val="Table50"/>
        <w:tblpPr w:leftFromText="180" w:rightFromText="180" w:topFromText="180" w:bottomFromText="180" w:vertAnchor="text" w:horzAnchor="text" w:tblpX="236.00000000000023" w:tblpY="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100"/>
        <w:gridCol w:w="2295"/>
        <w:gridCol w:w="2265"/>
        <w:tblGridChange w:id="0">
          <w:tblGrid>
            <w:gridCol w:w="1965"/>
            <w:gridCol w:w="2100"/>
            <w:gridCol w:w="2295"/>
            <w:gridCol w:w="2265"/>
          </w:tblGrid>
        </w:tblGridChange>
      </w:tblGrid>
      <w:tr>
        <w:trPr>
          <w:cantSplit w:val="0"/>
          <w:trHeight w:val="18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7">
            <w:pPr>
              <w:ind w:left="-75" w:firstLine="0"/>
              <w:rPr/>
            </w:pPr>
            <w:r w:rsidDel="00000000" w:rsidR="00000000" w:rsidRPr="00000000">
              <w:rPr>
                <w:rtl w:val="0"/>
              </w:rPr>
              <w:t xml:space="preserve">No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8">
            <w:pPr>
              <w:ind w:left="-75" w:firstLine="0"/>
              <w:rPr/>
            </w:pPr>
            <w:r w:rsidDel="00000000" w:rsidR="00000000" w:rsidRPr="00000000">
              <w:rPr>
                <w:rtl w:val="0"/>
              </w:rPr>
              <w:t xml:space="preserve">Indikator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9">
            <w:pPr>
              <w:ind w:left="-75" w:firstLine="0"/>
              <w:rPr/>
            </w:pPr>
            <w:r w:rsidDel="00000000" w:rsidR="00000000" w:rsidRPr="00000000">
              <w:rPr>
                <w:rtl w:val="0"/>
              </w:rPr>
              <w:t xml:space="preserve">Tindak Lanjut (Rekomendasi mitigasi/Lanjutkan Praktik baik)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A">
            <w:pPr>
              <w:ind w:left="-75" w:firstLine="0"/>
              <w:rPr/>
            </w:pPr>
            <w:r w:rsidDel="00000000" w:rsidR="00000000" w:rsidRPr="00000000">
              <w:rPr>
                <w:rtl w:val="0"/>
              </w:rPr>
              <w:t xml:space="preserve">Strategi Optimalisasi (Uraian mitigasi/uraian ptaktik baik/peningkatan target indikator)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B">
            <w:pPr>
              <w:spacing w:after="240" w:before="240" w:line="276" w:lineRule="auto"/>
              <w:ind w:left="560"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C">
            <w:pPr>
              <w:spacing w:after="240" w:before="240" w:line="276" w:lineRule="auto"/>
              <w:ind w:left="560"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D">
            <w:pPr>
              <w:spacing w:after="240" w:before="240" w:line="276" w:lineRule="auto"/>
              <w:ind w:left="560" w:firstLine="0"/>
              <w:jc w:val="both"/>
              <w:rPr/>
            </w:pP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E">
            <w:pPr>
              <w:spacing w:after="240" w:before="240" w:line="276" w:lineRule="auto"/>
              <w:ind w:left="560" w:firstLine="0"/>
              <w:jc w:val="both"/>
              <w:rPr/>
            </w:pPr>
            <w:r w:rsidDel="00000000" w:rsidR="00000000" w:rsidRPr="00000000">
              <w:rPr>
                <w:rtl w:val="0"/>
              </w:rPr>
              <w:t xml:space="preserve"> </w:t>
            </w:r>
          </w:p>
        </w:tc>
      </w:tr>
    </w:tbl>
    <w:p w:rsidR="00000000" w:rsidDel="00000000" w:rsidP="00000000" w:rsidRDefault="00000000" w:rsidRPr="00000000" w14:paraId="00000A1F">
      <w:pPr>
        <w:spacing w:before="120" w:line="276" w:lineRule="auto"/>
        <w:ind w:left="851" w:hanging="360"/>
        <w:jc w:val="both"/>
        <w:rPr/>
      </w:pPr>
      <w:r w:rsidDel="00000000" w:rsidR="00000000" w:rsidRPr="00000000">
        <w:rPr>
          <w:rtl w:val="0"/>
        </w:rPr>
      </w:r>
    </w:p>
    <w:p w:rsidR="00000000" w:rsidDel="00000000" w:rsidP="00000000" w:rsidRDefault="00000000" w:rsidRPr="00000000" w14:paraId="00000A20">
      <w:pPr>
        <w:pStyle w:val="Heading3"/>
        <w:rPr/>
      </w:pPr>
      <w:r w:rsidDel="00000000" w:rsidR="00000000" w:rsidRPr="00000000">
        <w:rPr>
          <w:rtl w:val="0"/>
        </w:rPr>
        <w:t xml:space="preserve">C.6 DIFERENSIASI MISI</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Kriteria </w:t>
      </w:r>
      <w:r w:rsidDel="00000000" w:rsidR="00000000" w:rsidRPr="00000000">
        <w:rPr>
          <w:color w:val="351c75"/>
          <w:rtl w:val="0"/>
        </w:rPr>
        <w:t xml:space="preserve">diferensiasi misi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berisi penjelasan yang mencakup penetapan, pelaksanaan, evaluasi, pengendalian, dan peningkatan standar pendidikan tinggi dan indikator yang bersesuaian</w:t>
      </w:r>
      <w:r w:rsidDel="00000000" w:rsidR="00000000" w:rsidRPr="00000000">
        <w:rPr>
          <w:color w:val="351c75"/>
          <w:rtl w:val="0"/>
        </w:rPr>
        <w:t xml:space="preserve">,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yang berkaitan dengan visi, misi, tujuan, strategi, dan rencana pengembangan strategis </w:t>
      </w:r>
      <w:r w:rsidDel="00000000" w:rsidR="00000000" w:rsidRPr="00000000">
        <w:rPr>
          <w:color w:val="351c75"/>
          <w:rtl w:val="0"/>
        </w:rPr>
        <w:t xml:space="preserve">Politeknik Siber dan Sandi Negara khususnya Program Studi Rekayasa Keamanan Siber</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yang dapat menggambarkan ciri khas keilmuan dan sesuai dengan kebutuhan masyarakat dan DUDIKA</w:t>
      </w:r>
      <w:r w:rsidDel="00000000" w:rsidR="00000000" w:rsidRPr="00000000">
        <w:rPr>
          <w:color w:val="351c75"/>
          <w:rtl w:val="0"/>
        </w:rPr>
        <w:t xml:space="preserve">.</w:t>
      </w:r>
    </w:p>
    <w:p w:rsidR="00000000" w:rsidDel="00000000" w:rsidP="00000000" w:rsidRDefault="00000000" w:rsidRPr="00000000" w14:paraId="00000A22">
      <w:pPr>
        <w:spacing w:after="160" w:line="276" w:lineRule="auto"/>
        <w:jc w:val="both"/>
        <w:rPr/>
      </w:pPr>
      <w:r w:rsidDel="00000000" w:rsidR="00000000" w:rsidRPr="00000000">
        <w:rPr>
          <w:rtl w:val="0"/>
        </w:rPr>
        <w:t xml:space="preserve">Program Studi Rekayasa Keamanan Siber (PS RKS) Politeknik Siber dan Sandi Negara (Poltek SSN) memiliki diferensiasi misi yang strategis dibandingkan program studi sejenis di Indonesia yaitu sebagai satu-satunya program studi sarjana terapan bidang keamanan siber yang diselenggarakan oleh perguruan tinggi kedinasan di bawah Badan Siber dan Sandi Negara (BSSN), PS RKS memiliki kekhususan untuk mencetak Aparatur Sipil Negara yang unggul di bidang keamanan siber dan sandi untuk mendukung kedaulatan dan keamanan nasional. Diferensiasi ini tercermin secara konsisten dalam Visi, Misi, Tujuan, dan Strategi (VMTS) yang ditetapkan secara formal dan selaras dari tingkat Nasional (BSSN), institusi (Poltek SSN), hingga program studi (PS RKS).</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color w:val="351c75"/>
        </w:rPr>
      </w:pPr>
      <w:r w:rsidDel="00000000" w:rsidR="00000000" w:rsidRPr="00000000">
        <w:rPr>
          <w:rtl w:val="0"/>
        </w:rPr>
      </w:r>
    </w:p>
    <w:p w:rsidR="00000000" w:rsidDel="00000000" w:rsidP="00000000" w:rsidRDefault="00000000" w:rsidRPr="00000000" w14:paraId="00000A24">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[PENETAPAN] Bagian ini berisi daftar dan penjelasan dokumen kebijakan, standar, dan indikator yang terkait dengan tridarma perguruan tinggi mencakup VMTS, rencana pengembangan strategis </w:t>
      </w:r>
      <w:r w:rsidDel="00000000" w:rsidR="00000000" w:rsidRPr="00000000">
        <w:rPr>
          <w:color w:val="351c75"/>
          <w:rtl w:val="0"/>
        </w:rPr>
        <w:t xml:space="preserve">Politeknik Siber dan Sandi Negara</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yang dapat menggambarkan ciri khas keilmuan PS, serta pengakuan/apresiasi oleh masyarakat/DUDIKA</w:t>
      </w:r>
      <w:r w:rsidDel="00000000" w:rsidR="00000000" w:rsidRPr="00000000">
        <w:rPr>
          <w:color w:val="351c75"/>
          <w:rtl w:val="0"/>
        </w:rPr>
        <w:t xml:space="preserve">.</w:t>
      </w:r>
    </w:p>
    <w:p w:rsidR="00000000" w:rsidDel="00000000" w:rsidP="00000000" w:rsidRDefault="00000000" w:rsidRPr="00000000" w14:paraId="00000A25">
      <w:pPr>
        <w:spacing w:after="160" w:line="276" w:lineRule="auto"/>
        <w:jc w:val="both"/>
        <w:rPr/>
      </w:pPr>
      <w:r w:rsidDel="00000000" w:rsidR="00000000" w:rsidRPr="00000000">
        <w:rPr>
          <w:rtl w:val="0"/>
        </w:rPr>
      </w:r>
    </w:p>
    <w:p w:rsidR="00000000" w:rsidDel="00000000" w:rsidP="00000000" w:rsidRDefault="00000000" w:rsidRPr="00000000" w14:paraId="00000A26">
      <w:pPr>
        <w:spacing w:after="160" w:line="276" w:lineRule="auto"/>
        <w:jc w:val="both"/>
        <w:rPr/>
      </w:pPr>
      <w:r w:rsidDel="00000000" w:rsidR="00000000" w:rsidRPr="00000000">
        <w:rPr>
          <w:rtl w:val="0"/>
        </w:rPr>
        <w:t xml:space="preserve">Program Studi Rekayasa Keamanan Siber telah menetapkan Visi, Misi, Tujuan, dan Strategi (VMTS) secara formal melalui mekanisme yang sistematis, partisipatif, dan berjenjang. Penetapan VMTS PS RKS berlandaskan pada:</w:t>
      </w:r>
    </w:p>
    <w:p w:rsidR="00000000" w:rsidDel="00000000" w:rsidP="00000000" w:rsidRDefault="00000000" w:rsidRPr="00000000" w14:paraId="00000A27">
      <w:pPr>
        <w:numPr>
          <w:ilvl w:val="0"/>
          <w:numId w:val="36"/>
        </w:numPr>
        <w:spacing w:line="276" w:lineRule="auto"/>
        <w:ind w:left="720" w:hanging="360"/>
        <w:jc w:val="both"/>
      </w:pPr>
      <w:r w:rsidDel="00000000" w:rsidR="00000000" w:rsidRPr="00000000">
        <w:rPr>
          <w:b w:val="1"/>
          <w:bCs w:val="1"/>
          <w:rtl w:val="0"/>
        </w:rPr>
        <w:t xml:space="preserve">Peraturan Presiden Nomor 12 Tahun 2025</w:t>
      </w:r>
      <w:r w:rsidDel="00000000" w:rsidR="00000000" w:rsidRPr="00000000">
        <w:rPr>
          <w:rtl w:val="0"/>
        </w:rPr>
        <w:t xml:space="preserve"> tentang Rencana Pembangunan Jangka Menengah Nasional (RPJMN) Tahun 2025–2029 — sebagai arah pembangunan nasional yang menjadi landasan perencanaan bagi Kementerian dan Lembaga.</w:t>
      </w:r>
    </w:p>
    <w:p w:rsidR="00000000" w:rsidDel="00000000" w:rsidP="00000000" w:rsidRDefault="00000000" w:rsidRPr="00000000" w14:paraId="00000A28">
      <w:pPr>
        <w:numPr>
          <w:ilvl w:val="0"/>
          <w:numId w:val="36"/>
        </w:numPr>
        <w:spacing w:line="276" w:lineRule="auto"/>
        <w:ind w:left="720" w:hanging="360"/>
        <w:jc w:val="both"/>
      </w:pPr>
      <w:r w:rsidDel="00000000" w:rsidR="00000000" w:rsidRPr="00000000">
        <w:rPr>
          <w:b w:val="1"/>
          <w:bCs w:val="1"/>
          <w:rtl w:val="0"/>
        </w:rPr>
        <w:t xml:space="preserve">Peraturan Presiden Nomor 47 Tahun 2023</w:t>
      </w:r>
      <w:r w:rsidDel="00000000" w:rsidR="00000000" w:rsidRPr="00000000">
        <w:rPr>
          <w:rtl w:val="0"/>
        </w:rPr>
        <w:t xml:space="preserve"> tentang Strategi Nasional Keamanan Siber dan Sandi Negara — menegaskan urgensi pengembangan SDM keamanan siber nasional.</w:t>
      </w:r>
    </w:p>
    <w:p w:rsidR="00000000" w:rsidDel="00000000" w:rsidP="00000000" w:rsidRDefault="00000000" w:rsidRPr="00000000" w14:paraId="00000A29">
      <w:pPr>
        <w:numPr>
          <w:ilvl w:val="0"/>
          <w:numId w:val="36"/>
        </w:numPr>
        <w:spacing w:line="276" w:lineRule="auto"/>
        <w:ind w:left="720" w:hanging="360"/>
        <w:jc w:val="both"/>
      </w:pPr>
      <w:r w:rsidDel="00000000" w:rsidR="00000000" w:rsidRPr="00000000">
        <w:rPr>
          <w:b w:val="1"/>
          <w:bCs w:val="1"/>
          <w:rtl w:val="0"/>
        </w:rPr>
        <w:t xml:space="preserve">Peraturan Menteri Pendidikan Tinggi, Sains, dan Teknologi Nomor 39 Tahun 2025</w:t>
      </w:r>
      <w:r w:rsidDel="00000000" w:rsidR="00000000" w:rsidRPr="00000000">
        <w:rPr>
          <w:rtl w:val="0"/>
        </w:rPr>
        <w:t xml:space="preserve"> tentang Standar Nasional Pendidikan Tinggi — acuan standar penyelenggaraan tridharma perguruan tinggi.</w:t>
      </w:r>
    </w:p>
    <w:p w:rsidR="00000000" w:rsidDel="00000000" w:rsidP="00000000" w:rsidRDefault="00000000" w:rsidRPr="00000000" w14:paraId="00000A2A">
      <w:pPr>
        <w:numPr>
          <w:ilvl w:val="0"/>
          <w:numId w:val="36"/>
        </w:numPr>
        <w:spacing w:line="276" w:lineRule="auto"/>
        <w:ind w:left="720" w:hanging="360"/>
        <w:jc w:val="both"/>
      </w:pPr>
      <w:r w:rsidDel="00000000" w:rsidR="00000000" w:rsidRPr="00000000">
        <w:rPr>
          <w:b w:val="1"/>
          <w:bCs w:val="1"/>
          <w:rtl w:val="0"/>
        </w:rPr>
        <w:t xml:space="preserve">Peraturan Badan Siber dan Sandi Negara Nomor 1 Tahun 2023</w:t>
      </w:r>
      <w:r w:rsidDel="00000000" w:rsidR="00000000" w:rsidRPr="00000000">
        <w:rPr>
          <w:rtl w:val="0"/>
        </w:rPr>
        <w:t xml:space="preserve"> tentang Statuta Politeknik Siber dan Sandi Negara — landasan hukum kelembagaan dan tata kelola Poltek SSN.</w:t>
      </w:r>
    </w:p>
    <w:p w:rsidR="00000000" w:rsidDel="00000000" w:rsidP="00000000" w:rsidRDefault="00000000" w:rsidRPr="00000000" w14:paraId="00000A2B">
      <w:pPr>
        <w:numPr>
          <w:ilvl w:val="0"/>
          <w:numId w:val="36"/>
        </w:numPr>
        <w:spacing w:line="276" w:lineRule="auto"/>
        <w:ind w:left="720" w:hanging="360"/>
        <w:jc w:val="both"/>
      </w:pPr>
      <w:r w:rsidDel="00000000" w:rsidR="00000000" w:rsidRPr="00000000">
        <w:rPr>
          <w:b w:val="1"/>
          <w:bCs w:val="1"/>
          <w:rtl w:val="0"/>
        </w:rPr>
        <w:t xml:space="preserve">Rencana Strategis Poltek SSN Tahun 2025–2029</w:t>
      </w:r>
      <w:r w:rsidDel="00000000" w:rsidR="00000000" w:rsidRPr="00000000">
        <w:rPr>
          <w:rtl w:val="0"/>
        </w:rPr>
        <w:t xml:space="preserve"> — dokumen perencanaan jangka menengah institusi yang memuat Visi dan Misi Poltek SSN serta arah pengembangan seluruh program studi.</w:t>
      </w:r>
    </w:p>
    <w:p w:rsidR="00000000" w:rsidDel="00000000" w:rsidP="00000000" w:rsidRDefault="00000000" w:rsidRPr="00000000" w14:paraId="00000A2C">
      <w:pPr>
        <w:numPr>
          <w:ilvl w:val="0"/>
          <w:numId w:val="36"/>
        </w:numPr>
        <w:spacing w:line="276" w:lineRule="auto"/>
        <w:ind w:left="720" w:hanging="360"/>
        <w:jc w:val="both"/>
      </w:pPr>
      <w:r w:rsidDel="00000000" w:rsidR="00000000" w:rsidRPr="00000000">
        <w:rPr>
          <w:rFonts w:ascii="Calibri" w:cs="Calibri" w:eastAsia="Calibri" w:hAnsi="Calibri"/>
          <w:b w:val="1"/>
          <w:bCs w:val="1"/>
          <w:rtl w:val="0"/>
        </w:rPr>
        <w:t xml:space="preserve">Keputusan Direktur Poltek SSN Nomor 06.2 Tahun 2022</w:t>
      </w:r>
      <w:r w:rsidDel="00000000" w:rsidR="00000000" w:rsidRPr="00000000">
        <w:rPr>
          <w:rFonts w:ascii="Calibri" w:cs="Calibri" w:eastAsia="Calibri" w:hAnsi="Calibri"/>
          <w:rtl w:val="0"/>
        </w:rPr>
        <w:t xml:space="preserve"> tentang Visi, Misi, Tujuan, dan Strategi Program Studi Rekayasa Keamanan Siber — dokumen penetapan resmi VMTS PS RKS, ditetapkan pada 31 Maret 2022.</w:t>
      </w:r>
      <w:r w:rsidDel="00000000" w:rsidR="00000000" w:rsidRPr="00000000">
        <w:rPr>
          <w:rtl w:val="0"/>
        </w:rPr>
        <w:t xml:space="preserve"> </w:t>
      </w:r>
    </w:p>
    <w:p w:rsidR="00000000" w:rsidDel="00000000" w:rsidP="00000000" w:rsidRDefault="00000000" w:rsidRPr="00000000" w14:paraId="00000A2D">
      <w:pPr>
        <w:spacing w:after="160" w:line="276" w:lineRule="auto"/>
        <w:jc w:val="both"/>
        <w:rPr>
          <w:b w:val="1"/>
          <w:bCs w:val="1"/>
        </w:rPr>
      </w:pPr>
      <w:r w:rsidDel="00000000" w:rsidR="00000000" w:rsidRPr="00000000">
        <w:rPr>
          <w:rtl w:val="0"/>
        </w:rPr>
      </w:r>
    </w:p>
    <w:p w:rsidR="00000000" w:rsidDel="00000000" w:rsidP="00000000" w:rsidRDefault="00000000" w:rsidRPr="00000000" w14:paraId="00000A2E">
      <w:pPr>
        <w:spacing w:after="160" w:line="276" w:lineRule="auto"/>
        <w:jc w:val="both"/>
        <w:rPr>
          <w:b w:val="1"/>
          <w:bCs w:val="1"/>
        </w:rPr>
      </w:pPr>
      <w:r w:rsidDel="00000000" w:rsidR="00000000" w:rsidRPr="00000000">
        <w:rPr>
          <w:b w:val="1"/>
          <w:bCs w:val="1"/>
          <w:rtl w:val="0"/>
        </w:rPr>
        <w:t xml:space="preserve">Keselarasan Vertikal VMTS antara BSSN , Poltek SSN dan PS RKS</w:t>
      </w:r>
    </w:p>
    <w:p w:rsidR="00000000" w:rsidDel="00000000" w:rsidP="00000000" w:rsidRDefault="00000000" w:rsidRPr="00000000" w14:paraId="00000A2F">
      <w:pPr>
        <w:spacing w:after="160" w:line="276" w:lineRule="auto"/>
        <w:jc w:val="both"/>
        <w:rPr/>
      </w:pPr>
      <w:r w:rsidDel="00000000" w:rsidR="00000000" w:rsidRPr="00000000">
        <w:rPr>
          <w:rtl w:val="0"/>
        </w:rPr>
        <w:t xml:space="preserve">Keselarasan vertikal VMTS merupakan prasyarat utama diferensiasi misi yang autentik. PS RKS membangun keselarasan tiga lapis: visi nasional BSSN, visi institusi Poltek SSN, dan visi keilmuan PS RKS.</w:t>
      </w:r>
    </w:p>
    <w:p w:rsidR="00000000" w:rsidDel="00000000" w:rsidP="00000000" w:rsidRDefault="00000000" w:rsidRPr="00000000" w14:paraId="00000A30">
      <w:pPr>
        <w:spacing w:after="160" w:line="276" w:lineRule="auto"/>
        <w:jc w:val="both"/>
        <w:rPr/>
      </w:pPr>
      <w:r w:rsidDel="00000000" w:rsidR="00000000" w:rsidRPr="00000000">
        <w:rPr>
          <w:rtl w:val="0"/>
        </w:rPr>
      </w:r>
    </w:p>
    <w:p w:rsidR="00000000" w:rsidDel="00000000" w:rsidP="00000000" w:rsidRDefault="00000000" w:rsidRPr="00000000" w14:paraId="00000A31">
      <w:pPr>
        <w:spacing w:after="160" w:line="276" w:lineRule="auto"/>
        <w:jc w:val="both"/>
        <w:rPr>
          <w:b w:val="1"/>
          <w:bCs w:val="1"/>
        </w:rPr>
      </w:pPr>
      <w:r w:rsidDel="00000000" w:rsidR="00000000" w:rsidRPr="00000000">
        <w:rPr>
          <w:b w:val="1"/>
          <w:bCs w:val="1"/>
          <w:rtl w:val="0"/>
        </w:rPr>
        <w:t xml:space="preserve">1. Visi dan Misi BSSN (Renstra BSSN 2025–2029)</w:t>
      </w:r>
    </w:p>
    <w:p w:rsidR="00000000" w:rsidDel="00000000" w:rsidP="00000000" w:rsidRDefault="00000000" w:rsidRPr="00000000" w14:paraId="00000A32">
      <w:pPr>
        <w:spacing w:after="160" w:line="276" w:lineRule="auto"/>
        <w:jc w:val="both"/>
        <w:rPr>
          <w:b w:val="1"/>
          <w:bCs w:val="1"/>
        </w:rPr>
      </w:pPr>
      <w:r w:rsidDel="00000000" w:rsidR="00000000" w:rsidRPr="00000000">
        <w:rPr>
          <w:b w:val="1"/>
          <w:bCs w:val="1"/>
          <w:rtl w:val="0"/>
        </w:rPr>
        <w:t xml:space="preserve">Visi BSSN:</w:t>
      </w:r>
    </w:p>
    <w:p w:rsidR="00000000" w:rsidDel="00000000" w:rsidP="00000000" w:rsidRDefault="00000000" w:rsidRPr="00000000" w14:paraId="00000A33">
      <w:pPr>
        <w:spacing w:after="160" w:line="276" w:lineRule="auto"/>
        <w:jc w:val="both"/>
        <w:rPr>
          <w:i w:val="1"/>
          <w:iCs w:val="1"/>
        </w:rPr>
      </w:pPr>
      <w:r w:rsidDel="00000000" w:rsidR="00000000" w:rsidRPr="00000000">
        <w:rPr>
          <w:i w:val="1"/>
          <w:iCs w:val="1"/>
          <w:rtl w:val="0"/>
        </w:rPr>
        <w:t xml:space="preserve">"BSSN menjadi PERISAI bagi Keamanan Siber dan Sandi Negara dalam Rangka Mewujudkan Indonesia Maju Menuju Indonesia Emas 2045"</w:t>
      </w:r>
    </w:p>
    <w:p w:rsidR="00000000" w:rsidDel="00000000" w:rsidP="00000000" w:rsidRDefault="00000000" w:rsidRPr="00000000" w14:paraId="00000A34">
      <w:pPr>
        <w:spacing w:after="160" w:line="276" w:lineRule="auto"/>
        <w:jc w:val="both"/>
        <w:rPr>
          <w:b w:val="1"/>
          <w:bCs w:val="1"/>
        </w:rPr>
      </w:pPr>
      <w:r w:rsidDel="00000000" w:rsidR="00000000" w:rsidRPr="00000000">
        <w:rPr>
          <w:b w:val="1"/>
          <w:bCs w:val="1"/>
          <w:rtl w:val="0"/>
        </w:rPr>
        <w:t xml:space="preserve">Misi BSSN yang relevan dengan Poltek SSN:</w:t>
      </w:r>
    </w:p>
    <w:p w:rsidR="00000000" w:rsidDel="00000000" w:rsidP="00000000" w:rsidRDefault="00000000" w:rsidRPr="00000000" w14:paraId="00000A35">
      <w:pPr>
        <w:numPr>
          <w:ilvl w:val="0"/>
          <w:numId w:val="26"/>
        </w:numPr>
        <w:spacing w:line="276" w:lineRule="auto"/>
        <w:ind w:left="720" w:hanging="360"/>
        <w:jc w:val="both"/>
      </w:pPr>
      <w:r w:rsidDel="00000000" w:rsidR="00000000" w:rsidRPr="00000000">
        <w:rPr>
          <w:rtl w:val="0"/>
        </w:rPr>
        <w:t xml:space="preserve">Mengoptimalkan ketahanan dan keamanan siber dan sandi Nasional.</w:t>
      </w:r>
    </w:p>
    <w:p w:rsidR="00000000" w:rsidDel="00000000" w:rsidP="00000000" w:rsidRDefault="00000000" w:rsidRPr="00000000" w14:paraId="00000A36">
      <w:pPr>
        <w:numPr>
          <w:ilvl w:val="0"/>
          <w:numId w:val="26"/>
        </w:numPr>
        <w:spacing w:line="276" w:lineRule="auto"/>
        <w:ind w:left="720" w:hanging="360"/>
        <w:jc w:val="both"/>
      </w:pPr>
      <w:r w:rsidDel="00000000" w:rsidR="00000000" w:rsidRPr="00000000">
        <w:rPr>
          <w:rtl w:val="0"/>
        </w:rPr>
        <w:t xml:space="preserve">Meningkatkan dampak langsung reformasi birokrasi BSSN bagi masyarakat.</w:t>
      </w:r>
    </w:p>
    <w:p w:rsidR="00000000" w:rsidDel="00000000" w:rsidP="00000000" w:rsidRDefault="00000000" w:rsidRPr="00000000" w14:paraId="00000A37">
      <w:pPr>
        <w:spacing w:line="276" w:lineRule="auto"/>
        <w:ind w:left="720" w:firstLine="0"/>
        <w:jc w:val="both"/>
        <w:rPr/>
      </w:pPr>
      <w:r w:rsidDel="00000000" w:rsidR="00000000" w:rsidRPr="00000000">
        <w:rPr>
          <w:rtl w:val="0"/>
        </w:rPr>
      </w:r>
    </w:p>
    <w:p w:rsidR="00000000" w:rsidDel="00000000" w:rsidP="00000000" w:rsidRDefault="00000000" w:rsidRPr="00000000" w14:paraId="00000A38">
      <w:pPr>
        <w:spacing w:after="160" w:line="276" w:lineRule="auto"/>
        <w:jc w:val="both"/>
        <w:rPr>
          <w:b w:val="1"/>
          <w:bCs w:val="1"/>
        </w:rPr>
      </w:pPr>
      <w:r w:rsidDel="00000000" w:rsidR="00000000" w:rsidRPr="00000000">
        <w:rPr>
          <w:b w:val="1"/>
          <w:bCs w:val="1"/>
          <w:rtl w:val="0"/>
        </w:rPr>
        <w:t xml:space="preserve">2. Visi dan Misi Poltek SSN (Renstra Poltek SSN 2025–2029)</w:t>
      </w:r>
    </w:p>
    <w:p w:rsidR="00000000" w:rsidDel="00000000" w:rsidP="00000000" w:rsidRDefault="00000000" w:rsidRPr="00000000" w14:paraId="00000A39">
      <w:pPr>
        <w:spacing w:after="160" w:line="276" w:lineRule="auto"/>
        <w:jc w:val="both"/>
        <w:rPr>
          <w:b w:val="1"/>
          <w:bCs w:val="1"/>
        </w:rPr>
      </w:pPr>
      <w:r w:rsidDel="00000000" w:rsidR="00000000" w:rsidRPr="00000000">
        <w:rPr>
          <w:b w:val="1"/>
          <w:bCs w:val="1"/>
          <w:rtl w:val="0"/>
        </w:rPr>
        <w:t xml:space="preserve">Visi Poltek SSN:</w:t>
      </w:r>
    </w:p>
    <w:p w:rsidR="00000000" w:rsidDel="00000000" w:rsidP="00000000" w:rsidRDefault="00000000" w:rsidRPr="00000000" w14:paraId="00000A3A">
      <w:pPr>
        <w:spacing w:after="160" w:line="276" w:lineRule="auto"/>
        <w:jc w:val="both"/>
        <w:rPr>
          <w:i w:val="1"/>
          <w:iCs w:val="1"/>
        </w:rPr>
      </w:pPr>
      <w:r w:rsidDel="00000000" w:rsidR="00000000" w:rsidRPr="00000000">
        <w:rPr>
          <w:i w:val="1"/>
          <w:iCs w:val="1"/>
          <w:rtl w:val="0"/>
        </w:rPr>
        <w:t xml:space="preserve">"Menjadi politeknik unggulan di bidang keamanan siber dan sandi yang berdaya saing global, serta berdampak nyata bagi pembangunan bangsa melalui pendidikan, riset terapan, dan tata kelola yang baik serta transformasi budaya yang berkelanjutan."</w:t>
      </w:r>
    </w:p>
    <w:p w:rsidR="00000000" w:rsidDel="00000000" w:rsidP="00000000" w:rsidRDefault="00000000" w:rsidRPr="00000000" w14:paraId="00000A3B">
      <w:pPr>
        <w:spacing w:after="160" w:line="276" w:lineRule="auto"/>
        <w:jc w:val="both"/>
        <w:rPr>
          <w:b w:val="1"/>
          <w:bCs w:val="1"/>
        </w:rPr>
      </w:pPr>
      <w:r w:rsidDel="00000000" w:rsidR="00000000" w:rsidRPr="00000000">
        <w:rPr>
          <w:b w:val="1"/>
          <w:bCs w:val="1"/>
          <w:rtl w:val="0"/>
        </w:rPr>
        <w:t xml:space="preserve">Misi Poltek SSN:</w:t>
      </w:r>
    </w:p>
    <w:p w:rsidR="00000000" w:rsidDel="00000000" w:rsidP="00000000" w:rsidRDefault="00000000" w:rsidRPr="00000000" w14:paraId="00000A3C">
      <w:pPr>
        <w:numPr>
          <w:ilvl w:val="0"/>
          <w:numId w:val="63"/>
        </w:numPr>
        <w:spacing w:line="276" w:lineRule="auto"/>
        <w:ind w:left="720" w:hanging="360"/>
        <w:jc w:val="both"/>
      </w:pPr>
      <w:r w:rsidDel="00000000" w:rsidR="00000000" w:rsidRPr="00000000">
        <w:rPr>
          <w:rtl w:val="0"/>
        </w:rPr>
        <w:t xml:space="preserve">Menyelenggarakan program pembelajaran berkualitas tinggi dan berdaya saing global dalam membentuk aparatur negara yang profesional dan responsif di bidang keamanan siber dan sandi;</w:t>
      </w:r>
    </w:p>
    <w:p w:rsidR="00000000" w:rsidDel="00000000" w:rsidP="00000000" w:rsidRDefault="00000000" w:rsidRPr="00000000" w14:paraId="00000A3D">
      <w:pPr>
        <w:numPr>
          <w:ilvl w:val="0"/>
          <w:numId w:val="63"/>
        </w:numPr>
        <w:spacing w:line="276" w:lineRule="auto"/>
        <w:ind w:left="720" w:hanging="360"/>
        <w:jc w:val="both"/>
      </w:pPr>
      <w:r w:rsidDel="00000000" w:rsidR="00000000" w:rsidRPr="00000000">
        <w:rPr>
          <w:rtl w:val="0"/>
        </w:rPr>
        <w:t xml:space="preserve">Menyelenggarakan penelitian yang berkualitas tinggi dan berdampak nyata bagi pengembangan dan penerapan pengetahuan dan keahlian di bidang keamanan siber dan sandi;</w:t>
      </w:r>
    </w:p>
    <w:p w:rsidR="00000000" w:rsidDel="00000000" w:rsidP="00000000" w:rsidRDefault="00000000" w:rsidRPr="00000000" w14:paraId="00000A3E">
      <w:pPr>
        <w:numPr>
          <w:ilvl w:val="0"/>
          <w:numId w:val="63"/>
        </w:numPr>
        <w:spacing w:line="276" w:lineRule="auto"/>
        <w:ind w:left="720" w:hanging="360"/>
        <w:jc w:val="both"/>
      </w:pPr>
      <w:r w:rsidDel="00000000" w:rsidR="00000000" w:rsidRPr="00000000">
        <w:rPr>
          <w:rtl w:val="0"/>
        </w:rPr>
        <w:t xml:space="preserve">Menyelenggarakan pengabdian kepada masyarakat berkualitas tinggi melalui riset terapan yang dapat mendorong transformasi budaya keamanan siber dan sandi pada masyarakat;</w:t>
      </w:r>
    </w:p>
    <w:p w:rsidR="00000000" w:rsidDel="00000000" w:rsidP="00000000" w:rsidRDefault="00000000" w:rsidRPr="00000000" w14:paraId="00000A3F">
      <w:pPr>
        <w:numPr>
          <w:ilvl w:val="0"/>
          <w:numId w:val="63"/>
        </w:numPr>
        <w:spacing w:line="276" w:lineRule="auto"/>
        <w:ind w:left="720" w:hanging="360"/>
        <w:jc w:val="both"/>
      </w:pPr>
      <w:r w:rsidDel="00000000" w:rsidR="00000000" w:rsidRPr="00000000">
        <w:rPr>
          <w:rtl w:val="0"/>
        </w:rPr>
        <w:t xml:space="preserve">Menyelenggarakan tata kelola yang baik dalam membentuk SDM siber dan sandi yang bermental tangguh dan bermoral tinggi.</w:t>
      </w:r>
    </w:p>
    <w:p w:rsidR="00000000" w:rsidDel="00000000" w:rsidP="00000000" w:rsidRDefault="00000000" w:rsidRPr="00000000" w14:paraId="00000A40">
      <w:pPr>
        <w:spacing w:after="160" w:line="276" w:lineRule="auto"/>
        <w:jc w:val="both"/>
        <w:rPr>
          <w:b w:val="1"/>
          <w:bCs w:val="1"/>
        </w:rPr>
      </w:pPr>
      <w:r w:rsidDel="00000000" w:rsidR="00000000" w:rsidRPr="00000000">
        <w:rPr>
          <w:b w:val="1"/>
          <w:bCs w:val="1"/>
          <w:rtl w:val="0"/>
        </w:rPr>
        <w:t xml:space="preserve">Tujuan Poltek SSN (dari Renstra 2025–2029):</w:t>
      </w:r>
    </w:p>
    <w:p w:rsidR="00000000" w:rsidDel="00000000" w:rsidP="00000000" w:rsidRDefault="00000000" w:rsidRPr="00000000" w14:paraId="00000A41">
      <w:pPr>
        <w:numPr>
          <w:ilvl w:val="0"/>
          <w:numId w:val="22"/>
        </w:numPr>
        <w:spacing w:line="276" w:lineRule="auto"/>
        <w:ind w:left="720" w:hanging="360"/>
        <w:jc w:val="both"/>
      </w:pPr>
      <w:r w:rsidDel="00000000" w:rsidR="00000000" w:rsidRPr="00000000">
        <w:rPr>
          <w:rtl w:val="0"/>
        </w:rPr>
        <w:t xml:space="preserve">Menghasilkan lulusan yang unggul dan berperan aktif dalam pengembangan digitalisasi sistem pemerintahan yang aman dan dapat diandalkan </w:t>
      </w:r>
      <w:r w:rsidDel="00000000" w:rsidR="00000000" w:rsidRPr="00000000">
        <w:rPr>
          <w:rFonts w:ascii="Arial Unicode MS" w:cs="Arial Unicode MS" w:eastAsia="Arial Unicode MS" w:hAnsi="Arial Unicode MS"/>
          <w:i w:val="1"/>
          <w:iCs w:val="1"/>
          <w:rtl w:val="0"/>
        </w:rPr>
        <w:t xml:space="preserve">(target: ≥ 83% lulusan bernilai minimum "Baik" pada 2029)</w:t>
      </w:r>
      <w:r w:rsidDel="00000000" w:rsidR="00000000" w:rsidRPr="00000000">
        <w:rPr>
          <w:rtl w:val="0"/>
        </w:rPr>
        <w:t xml:space="preserve">;</w:t>
      </w:r>
    </w:p>
    <w:p w:rsidR="00000000" w:rsidDel="00000000" w:rsidP="00000000" w:rsidRDefault="00000000" w:rsidRPr="00000000" w14:paraId="00000A42">
      <w:pPr>
        <w:numPr>
          <w:ilvl w:val="0"/>
          <w:numId w:val="22"/>
        </w:numPr>
        <w:spacing w:line="276" w:lineRule="auto"/>
        <w:ind w:left="720" w:hanging="360"/>
        <w:jc w:val="both"/>
      </w:pPr>
      <w:r w:rsidDel="00000000" w:rsidR="00000000" w:rsidRPr="00000000">
        <w:rPr>
          <w:rtl w:val="0"/>
        </w:rPr>
        <w:t xml:space="preserve">Meningkatnya rekognisi nasional terhadap luaran penelitian dan pengabdian kepada masyarakat di bidang keamanan siber dan sandi;</w:t>
      </w:r>
    </w:p>
    <w:p w:rsidR="00000000" w:rsidDel="00000000" w:rsidP="00000000" w:rsidRDefault="00000000" w:rsidRPr="00000000" w14:paraId="00000A43">
      <w:pPr>
        <w:numPr>
          <w:ilvl w:val="0"/>
          <w:numId w:val="22"/>
        </w:numPr>
        <w:spacing w:line="276" w:lineRule="auto"/>
        <w:ind w:left="720" w:hanging="360"/>
        <w:jc w:val="both"/>
      </w:pPr>
      <w:r w:rsidDel="00000000" w:rsidR="00000000" w:rsidRPr="00000000">
        <w:rPr>
          <w:rtl w:val="0"/>
        </w:rPr>
        <w:t xml:space="preserve">Meningkatnya mutu tata kelola kelembagaan Poltek SSN yang transparan, akuntabel, dan berorientasi hasil.</w:t>
      </w:r>
    </w:p>
    <w:p w:rsidR="00000000" w:rsidDel="00000000" w:rsidP="00000000" w:rsidRDefault="00000000" w:rsidRPr="00000000" w14:paraId="00000A44">
      <w:pPr>
        <w:spacing w:after="160" w:line="276" w:lineRule="auto"/>
        <w:jc w:val="both"/>
        <w:rPr>
          <w:b w:val="1"/>
          <w:bCs w:val="1"/>
        </w:rPr>
      </w:pPr>
      <w:r w:rsidDel="00000000" w:rsidR="00000000" w:rsidRPr="00000000">
        <w:rPr>
          <w:b w:val="1"/>
          <w:bCs w:val="1"/>
          <w:rtl w:val="0"/>
        </w:rPr>
        <w:t xml:space="preserve">3. Visi, Misi, Tujuan, dan Strategi PS RKS (Kepdir No. 06.2 Tahun 2022)</w:t>
      </w:r>
    </w:p>
    <w:p w:rsidR="00000000" w:rsidDel="00000000" w:rsidP="00000000" w:rsidRDefault="00000000" w:rsidRPr="00000000" w14:paraId="00000A45">
      <w:pPr>
        <w:spacing w:after="160" w:line="276" w:lineRule="auto"/>
        <w:jc w:val="both"/>
        <w:rPr>
          <w:b w:val="1"/>
          <w:bCs w:val="1"/>
        </w:rPr>
      </w:pPr>
      <w:r w:rsidDel="00000000" w:rsidR="00000000" w:rsidRPr="00000000">
        <w:rPr>
          <w:b w:val="1"/>
          <w:bCs w:val="1"/>
          <w:rtl w:val="0"/>
        </w:rPr>
        <w:t xml:space="preserve">Visi PS RKS:</w:t>
      </w:r>
    </w:p>
    <w:p w:rsidR="00000000" w:rsidDel="00000000" w:rsidP="00000000" w:rsidRDefault="00000000" w:rsidRPr="00000000" w14:paraId="00000A46">
      <w:pPr>
        <w:spacing w:after="160" w:line="276" w:lineRule="auto"/>
        <w:jc w:val="both"/>
        <w:rPr>
          <w:i w:val="1"/>
          <w:iCs w:val="1"/>
        </w:rPr>
      </w:pPr>
      <w:r w:rsidDel="00000000" w:rsidR="00000000" w:rsidRPr="00000000">
        <w:rPr>
          <w:i w:val="1"/>
          <w:iCs w:val="1"/>
          <w:rtl w:val="0"/>
        </w:rPr>
        <w:t xml:space="preserve">"Menjadi program studi yang berorientasi global dan pencetak sarjana terapan di bidang keamanan siber yang unggul dan berjiwa Pancasila, serta berkontribusi dalam keamanan nasional."</w:t>
      </w:r>
    </w:p>
    <w:p w:rsidR="00000000" w:rsidDel="00000000" w:rsidP="00000000" w:rsidRDefault="00000000" w:rsidRPr="00000000" w14:paraId="00000A47">
      <w:pPr>
        <w:spacing w:after="160" w:line="276" w:lineRule="auto"/>
        <w:jc w:val="both"/>
        <w:rPr>
          <w:b w:val="1"/>
          <w:bCs w:val="1"/>
        </w:rPr>
      </w:pPr>
      <w:r w:rsidDel="00000000" w:rsidR="00000000" w:rsidRPr="00000000">
        <w:rPr>
          <w:b w:val="1"/>
          <w:bCs w:val="1"/>
          <w:rtl w:val="0"/>
        </w:rPr>
        <w:t xml:space="preserve">Misi PS RKS:</w:t>
      </w:r>
    </w:p>
    <w:p w:rsidR="00000000" w:rsidDel="00000000" w:rsidP="00000000" w:rsidRDefault="00000000" w:rsidRPr="00000000" w14:paraId="00000A48">
      <w:pPr>
        <w:numPr>
          <w:ilvl w:val="0"/>
          <w:numId w:val="19"/>
        </w:numPr>
        <w:spacing w:line="276" w:lineRule="auto"/>
        <w:ind w:left="720" w:hanging="360"/>
        <w:jc w:val="both"/>
      </w:pPr>
      <w:r w:rsidDel="00000000" w:rsidR="00000000" w:rsidRPr="00000000">
        <w:rPr>
          <w:rtl w:val="0"/>
        </w:rPr>
        <w:t xml:space="preserve">Menyelenggarakan pendidikan vokasional bidang keamanan siber secara efektif dan efisien;</w:t>
      </w:r>
    </w:p>
    <w:p w:rsidR="00000000" w:rsidDel="00000000" w:rsidP="00000000" w:rsidRDefault="00000000" w:rsidRPr="00000000" w14:paraId="00000A49">
      <w:pPr>
        <w:numPr>
          <w:ilvl w:val="0"/>
          <w:numId w:val="19"/>
        </w:numPr>
        <w:spacing w:line="276" w:lineRule="auto"/>
        <w:ind w:left="720" w:hanging="360"/>
        <w:jc w:val="both"/>
      </w:pPr>
      <w:r w:rsidDel="00000000" w:rsidR="00000000" w:rsidRPr="00000000">
        <w:rPr>
          <w:rtl w:val="0"/>
        </w:rPr>
        <w:t xml:space="preserve">Menyiapkan calon aparatur sipil negara yang bermental kepribadian tangguh, bermoral tinggi, berkompetensi dan mampu bersaing secara global di bidang keamanan siber;</w:t>
      </w:r>
    </w:p>
    <w:p w:rsidR="00000000" w:rsidDel="00000000" w:rsidP="00000000" w:rsidRDefault="00000000" w:rsidRPr="00000000" w14:paraId="00000A4A">
      <w:pPr>
        <w:numPr>
          <w:ilvl w:val="0"/>
          <w:numId w:val="19"/>
        </w:numPr>
        <w:spacing w:line="276" w:lineRule="auto"/>
        <w:ind w:left="720" w:hanging="360"/>
        <w:jc w:val="both"/>
      </w:pPr>
      <w:r w:rsidDel="00000000" w:rsidR="00000000" w:rsidRPr="00000000">
        <w:rPr>
          <w:rtl w:val="0"/>
        </w:rPr>
        <w:t xml:space="preserve">Melaksanakan penelitian di bidang keamanan siber yang berkualitas dan berorientasi pada pemenuhan kebutuhan pengguna;</w:t>
      </w:r>
    </w:p>
    <w:p w:rsidR="00000000" w:rsidDel="00000000" w:rsidP="00000000" w:rsidRDefault="00000000" w:rsidRPr="00000000" w14:paraId="00000A4B">
      <w:pPr>
        <w:numPr>
          <w:ilvl w:val="0"/>
          <w:numId w:val="19"/>
        </w:numPr>
        <w:spacing w:line="276" w:lineRule="auto"/>
        <w:ind w:left="720" w:hanging="360"/>
        <w:jc w:val="both"/>
      </w:pPr>
      <w:r w:rsidDel="00000000" w:rsidR="00000000" w:rsidRPr="00000000">
        <w:rPr>
          <w:rtl w:val="0"/>
        </w:rPr>
        <w:t xml:space="preserve">Melaksanakan kegiatan pengabdian kepada masyarakat melalui penerapan ilmu pengetahuan dan teknologi di bidang keamanan siber yang bermutu dan bermanfaat.</w:t>
      </w:r>
    </w:p>
    <w:p w:rsidR="00000000" w:rsidDel="00000000" w:rsidP="00000000" w:rsidRDefault="00000000" w:rsidRPr="00000000" w14:paraId="00000A4C">
      <w:pPr>
        <w:spacing w:after="160" w:line="276" w:lineRule="auto"/>
        <w:jc w:val="both"/>
        <w:rPr/>
      </w:pPr>
      <w:r w:rsidDel="00000000" w:rsidR="00000000" w:rsidRPr="00000000">
        <w:rPr>
          <w:b w:val="1"/>
          <w:bCs w:val="1"/>
          <w:rtl w:val="0"/>
        </w:rPr>
        <w:t xml:space="preserve">Tujuan PS RKS</w:t>
      </w:r>
      <w:r w:rsidDel="00000000" w:rsidR="00000000" w:rsidRPr="00000000">
        <w:rPr>
          <w:rtl w:val="0"/>
        </w:rPr>
        <w:t xml:space="preserve"> — menghasilkan lulusan sebagai calon aparatur sipil negara yang:</w:t>
      </w:r>
    </w:p>
    <w:p w:rsidR="00000000" w:rsidDel="00000000" w:rsidP="00000000" w:rsidRDefault="00000000" w:rsidRPr="00000000" w14:paraId="00000A4D">
      <w:pPr>
        <w:numPr>
          <w:ilvl w:val="0"/>
          <w:numId w:val="74"/>
        </w:numPr>
        <w:spacing w:line="276" w:lineRule="auto"/>
        <w:ind w:left="720" w:hanging="360"/>
        <w:jc w:val="both"/>
      </w:pPr>
      <w:r w:rsidDel="00000000" w:rsidR="00000000" w:rsidRPr="00000000">
        <w:rPr>
          <w:rtl w:val="0"/>
        </w:rPr>
        <w:t xml:space="preserve">Memiliki kompetensi di bidang keamanan siber dan sandi, berintegritas, terbuka dan tanggap terhadap kemajuan ilmu pengetahuan dan teknologi serta mampu bersaing secara global;</w:t>
      </w:r>
    </w:p>
    <w:p w:rsidR="00000000" w:rsidDel="00000000" w:rsidP="00000000" w:rsidRDefault="00000000" w:rsidRPr="00000000" w14:paraId="00000A4E">
      <w:pPr>
        <w:numPr>
          <w:ilvl w:val="0"/>
          <w:numId w:val="74"/>
        </w:numPr>
        <w:spacing w:line="276" w:lineRule="auto"/>
        <w:ind w:left="720" w:hanging="360"/>
        <w:jc w:val="both"/>
      </w:pPr>
      <w:r w:rsidDel="00000000" w:rsidR="00000000" w:rsidRPr="00000000">
        <w:rPr>
          <w:rtl w:val="0"/>
        </w:rPr>
        <w:t xml:space="preserve">Memiliki jiwa kepemimpinan, mampu bekerjasama dan mampu menyampaikan gagasan secara bertanggung jawab;</w:t>
      </w:r>
    </w:p>
    <w:p w:rsidR="00000000" w:rsidDel="00000000" w:rsidP="00000000" w:rsidRDefault="00000000" w:rsidRPr="00000000" w14:paraId="00000A4F">
      <w:pPr>
        <w:numPr>
          <w:ilvl w:val="0"/>
          <w:numId w:val="74"/>
        </w:numPr>
        <w:spacing w:line="276" w:lineRule="auto"/>
        <w:ind w:left="720" w:hanging="360"/>
        <w:jc w:val="both"/>
      </w:pPr>
      <w:r w:rsidDel="00000000" w:rsidR="00000000" w:rsidRPr="00000000">
        <w:rPr>
          <w:rtl w:val="0"/>
        </w:rPr>
        <w:t xml:space="preserve">Mampu menerapkan dan mengembangkan ilmu terkait keamanan siber dan sandi yang diterima selama masa pendidikan dalam melaksanakan pekerjaan;</w:t>
      </w:r>
    </w:p>
    <w:p w:rsidR="00000000" w:rsidDel="00000000" w:rsidP="00000000" w:rsidRDefault="00000000" w:rsidRPr="00000000" w14:paraId="00000A50">
      <w:pPr>
        <w:numPr>
          <w:ilvl w:val="0"/>
          <w:numId w:val="74"/>
        </w:numPr>
        <w:spacing w:line="276" w:lineRule="auto"/>
        <w:ind w:left="720" w:hanging="360"/>
        <w:jc w:val="both"/>
      </w:pPr>
      <w:r w:rsidDel="00000000" w:rsidR="00000000" w:rsidRPr="00000000">
        <w:rPr>
          <w:rtl w:val="0"/>
        </w:rPr>
        <w:t xml:space="preserve">Mampu menghasilkan produk penelitian di bidang keamanan siber dan kriptografi yang berkualitas;</w:t>
      </w:r>
    </w:p>
    <w:p w:rsidR="00000000" w:rsidDel="00000000" w:rsidP="00000000" w:rsidRDefault="00000000" w:rsidRPr="00000000" w14:paraId="00000A51">
      <w:pPr>
        <w:numPr>
          <w:ilvl w:val="0"/>
          <w:numId w:val="74"/>
        </w:numPr>
        <w:spacing w:line="276" w:lineRule="auto"/>
        <w:ind w:left="720" w:hanging="360"/>
        <w:jc w:val="both"/>
      </w:pPr>
      <w:r w:rsidDel="00000000" w:rsidR="00000000" w:rsidRPr="00000000">
        <w:rPr>
          <w:rtl w:val="0"/>
        </w:rPr>
        <w:t xml:space="preserve">Mampu memberikan kontribusi nyata melalui kegiatan pengabdian masyarakat yang berdampak dan bermanfaat bagi masyarakat.</w:t>
      </w:r>
    </w:p>
    <w:p w:rsidR="00000000" w:rsidDel="00000000" w:rsidP="00000000" w:rsidRDefault="00000000" w:rsidRPr="00000000" w14:paraId="00000A52">
      <w:pPr>
        <w:spacing w:after="160" w:line="276" w:lineRule="auto"/>
        <w:jc w:val="both"/>
        <w:rPr>
          <w:b w:val="1"/>
          <w:bCs w:val="1"/>
        </w:rPr>
      </w:pPr>
      <w:r w:rsidDel="00000000" w:rsidR="00000000" w:rsidRPr="00000000">
        <w:rPr>
          <w:b w:val="1"/>
          <w:bCs w:val="1"/>
          <w:rtl w:val="0"/>
        </w:rPr>
        <w:t xml:space="preserve">Strategi PS RKS:</w:t>
      </w:r>
    </w:p>
    <w:p w:rsidR="00000000" w:rsidDel="00000000" w:rsidP="00000000" w:rsidRDefault="00000000" w:rsidRPr="00000000" w14:paraId="00000A53">
      <w:pPr>
        <w:numPr>
          <w:ilvl w:val="0"/>
          <w:numId w:val="73"/>
        </w:numPr>
        <w:spacing w:line="276" w:lineRule="auto"/>
        <w:ind w:left="720" w:hanging="360"/>
        <w:jc w:val="both"/>
      </w:pPr>
      <w:r w:rsidDel="00000000" w:rsidR="00000000" w:rsidRPr="00000000">
        <w:rPr>
          <w:rtl w:val="0"/>
        </w:rPr>
        <w:t xml:space="preserve">Menegakkan Sistem Penjaminan Mutu akademik dan non-akademik secara sistematis, terintegrasi, dan berkelanjutan untuk mencapai standar internasional pendidikan;</w:t>
      </w:r>
    </w:p>
    <w:p w:rsidR="00000000" w:rsidDel="00000000" w:rsidP="00000000" w:rsidRDefault="00000000" w:rsidRPr="00000000" w14:paraId="00000A54">
      <w:pPr>
        <w:numPr>
          <w:ilvl w:val="0"/>
          <w:numId w:val="73"/>
        </w:numPr>
        <w:spacing w:line="276" w:lineRule="auto"/>
        <w:ind w:left="720" w:hanging="360"/>
        <w:jc w:val="both"/>
      </w:pPr>
      <w:r w:rsidDel="00000000" w:rsidR="00000000" w:rsidRPr="00000000">
        <w:rPr>
          <w:rtl w:val="0"/>
        </w:rPr>
        <w:t xml:space="preserve">Meningkatkan kapasitas dan kualitas tenaga pendidik dan tenaga kependidikan sebagai penyelenggara pendidikan bidang akademik dan pengasuhan;</w:t>
      </w:r>
    </w:p>
    <w:p w:rsidR="00000000" w:rsidDel="00000000" w:rsidP="00000000" w:rsidRDefault="00000000" w:rsidRPr="00000000" w14:paraId="00000A55">
      <w:pPr>
        <w:numPr>
          <w:ilvl w:val="0"/>
          <w:numId w:val="73"/>
        </w:numPr>
        <w:spacing w:line="276" w:lineRule="auto"/>
        <w:ind w:left="720" w:hanging="360"/>
        <w:jc w:val="both"/>
      </w:pPr>
      <w:r w:rsidDel="00000000" w:rsidR="00000000" w:rsidRPr="00000000">
        <w:rPr>
          <w:rtl w:val="0"/>
        </w:rPr>
        <w:t xml:space="preserve">Meningkatkan kualitas mahasiswa dan lulusan dengan memastikan setiap lulusan memiliki kompetensi di bidang keamanan siber dan memiliki karakter etos sandi, melalui pengembangan kurikulum yang adaptif terhadap perkembangan teknologi dan kebutuhan pengguna, penyediaan sarana prasarana pembelajaran yang memadai, serta pengembangan pola komunikasi yang mendukung suasana akademik;</w:t>
      </w:r>
    </w:p>
    <w:p w:rsidR="00000000" w:rsidDel="00000000" w:rsidP="00000000" w:rsidRDefault="00000000" w:rsidRPr="00000000" w14:paraId="00000A56">
      <w:pPr>
        <w:numPr>
          <w:ilvl w:val="0"/>
          <w:numId w:val="73"/>
        </w:numPr>
        <w:spacing w:line="276" w:lineRule="auto"/>
        <w:ind w:left="720" w:hanging="360"/>
        <w:jc w:val="both"/>
      </w:pPr>
      <w:r w:rsidDel="00000000" w:rsidR="00000000" w:rsidRPr="00000000">
        <w:rPr>
          <w:rtl w:val="0"/>
        </w:rPr>
        <w:t xml:space="preserve">Meningkatkan kualitas dan kuantitas publikasi hasil penelitian dosen dan mahasiswa serta meningkatkan pengelolaan penyelenggaraan penelitian dan pengabdian pada masyarakat berbasis kebermanfaatan bagi pengguna di bidang keamanan siber dan sandi, khususnya yang berdampak terhadap keamanan nasional;</w:t>
      </w:r>
    </w:p>
    <w:p w:rsidR="00000000" w:rsidDel="00000000" w:rsidP="00000000" w:rsidRDefault="00000000" w:rsidRPr="00000000" w14:paraId="00000A57">
      <w:pPr>
        <w:numPr>
          <w:ilvl w:val="0"/>
          <w:numId w:val="73"/>
        </w:numPr>
        <w:spacing w:line="276" w:lineRule="auto"/>
        <w:ind w:left="720" w:hanging="360"/>
        <w:jc w:val="both"/>
      </w:pPr>
      <w:r w:rsidDel="00000000" w:rsidR="00000000" w:rsidRPr="00000000">
        <w:rPr>
          <w:rtl w:val="0"/>
        </w:rPr>
        <w:t xml:space="preserve">Meningkatkan kerjasama antar institusi, baik dari unsur pemerintah, dunia usaha, dunia industri maupun perguruan tinggi lain baik skala nasional maupun internasional.</w:t>
      </w:r>
    </w:p>
    <w:p w:rsidR="00000000" w:rsidDel="00000000" w:rsidP="00000000" w:rsidRDefault="00000000" w:rsidRPr="00000000" w14:paraId="00000A58">
      <w:pPr>
        <w:spacing w:before="120" w:line="276" w:lineRule="auto"/>
        <w:ind w:left="425.19685039370086" w:firstLine="0"/>
        <w:jc w:val="both"/>
        <w:rPr/>
      </w:pPr>
      <w:r w:rsidDel="00000000" w:rsidR="00000000" w:rsidRPr="00000000">
        <w:rPr>
          <w:rtl w:val="0"/>
        </w:rPr>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965"/>
        <w:gridCol w:w="1815"/>
        <w:gridCol w:w="3510"/>
        <w:gridCol w:w="1185"/>
        <w:tblGridChange w:id="0">
          <w:tblGrid>
            <w:gridCol w:w="420"/>
            <w:gridCol w:w="1965"/>
            <w:gridCol w:w="1815"/>
            <w:gridCol w:w="3510"/>
            <w:gridCol w:w="1185"/>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59">
            <w:pPr>
              <w:spacing w:before="240" w:line="276" w:lineRule="auto"/>
              <w:jc w:val="both"/>
              <w:rPr>
                <w:sz w:val="20"/>
                <w:szCs w:val="20"/>
              </w:rPr>
            </w:pPr>
            <w:r w:rsidDel="00000000" w:rsidR="00000000" w:rsidRPr="00000000">
              <w:rPr>
                <w:sz w:val="20"/>
                <w:szCs w:val="20"/>
                <w:rtl w:val="0"/>
              </w:rPr>
              <w:t xml:space="preserve">No.</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5A">
            <w:pPr>
              <w:spacing w:before="240" w:line="276" w:lineRule="auto"/>
              <w:jc w:val="both"/>
              <w:rPr>
                <w:sz w:val="20"/>
                <w:szCs w:val="20"/>
              </w:rPr>
            </w:pPr>
            <w:r w:rsidDel="00000000" w:rsidR="00000000" w:rsidRPr="00000000">
              <w:rPr>
                <w:sz w:val="20"/>
                <w:szCs w:val="20"/>
                <w:rtl w:val="0"/>
              </w:rPr>
              <w:t xml:space="preserve">Dokumen Kebijakan/Standar</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5B">
            <w:pPr>
              <w:spacing w:before="240" w:line="276" w:lineRule="auto"/>
              <w:jc w:val="both"/>
              <w:rPr>
                <w:sz w:val="20"/>
                <w:szCs w:val="20"/>
              </w:rPr>
            </w:pPr>
            <w:r w:rsidDel="00000000" w:rsidR="00000000" w:rsidRPr="00000000">
              <w:rPr>
                <w:sz w:val="20"/>
                <w:szCs w:val="20"/>
                <w:rtl w:val="0"/>
              </w:rPr>
              <w:t xml:space="preserve">Nomor &amp; Tanggal Penetapan</w:t>
            </w:r>
          </w:p>
        </w:tc>
        <w:tc>
          <w:tcPr>
            <w:tcBorders>
              <w:top w:color="cccccc" w:space="0" w:sz="5" w:val="single"/>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5C">
            <w:pPr>
              <w:spacing w:before="240" w:line="276" w:lineRule="auto"/>
              <w:jc w:val="both"/>
              <w:rPr>
                <w:sz w:val="20"/>
                <w:szCs w:val="20"/>
              </w:rPr>
            </w:pPr>
            <w:r w:rsidDel="00000000" w:rsidR="00000000" w:rsidRPr="00000000">
              <w:rPr>
                <w:sz w:val="20"/>
                <w:szCs w:val="20"/>
                <w:rtl w:val="0"/>
              </w:rPr>
              <w:t xml:space="preserve">Penjelasan Keterkaitan dengan Ciri Khas Keilmuan (Siber dan Sandi)</w:t>
            </w:r>
          </w:p>
        </w:tc>
        <w:tc>
          <w:tcPr>
            <w:tcBorders>
              <w:top w:color="cccccc" w:space="0" w:sz="5" w:val="single"/>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A5D">
            <w:pPr>
              <w:spacing w:before="240" w:line="276" w:lineRule="auto"/>
              <w:jc w:val="both"/>
              <w:rPr>
                <w:sz w:val="20"/>
                <w:szCs w:val="20"/>
              </w:rPr>
            </w:pPr>
            <w:r w:rsidDel="00000000" w:rsidR="00000000" w:rsidRPr="00000000">
              <w:rPr>
                <w:sz w:val="20"/>
                <w:szCs w:val="20"/>
                <w:rtl w:val="0"/>
              </w:rPr>
              <w:t xml:space="preserve">Keterkaitan Tridarma</w:t>
            </w:r>
          </w:p>
        </w:tc>
      </w:tr>
      <w:tr>
        <w:trPr>
          <w:cantSplit w:val="0"/>
          <w:trHeight w:val="55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5E">
            <w:pPr>
              <w:spacing w:before="240" w:line="276" w:lineRule="auto"/>
              <w:jc w:val="both"/>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5F">
            <w:pPr>
              <w:spacing w:before="240" w:line="276" w:lineRule="auto"/>
              <w:jc w:val="both"/>
              <w:rPr>
                <w:sz w:val="20"/>
                <w:szCs w:val="20"/>
              </w:rPr>
            </w:pPr>
            <w:r w:rsidDel="00000000" w:rsidR="00000000" w:rsidRPr="00000000">
              <w:rPr>
                <w:sz w:val="20"/>
                <w:szCs w:val="20"/>
                <w:rtl w:val="0"/>
              </w:rPr>
              <w:t xml:space="preserve">Dokumen Sumber Tingkat Institusi</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0">
            <w:pPr>
              <w:spacing w:before="120" w:line="276" w:lineRule="auto"/>
              <w:ind w:left="425.19685039370086" w:firstLine="0"/>
              <w:jc w:val="both"/>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1">
            <w:pPr>
              <w:spacing w:before="120" w:line="276" w:lineRule="auto"/>
              <w:ind w:left="425.19685039370086" w:firstLine="0"/>
              <w:jc w:val="both"/>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2">
            <w:pPr>
              <w:spacing w:before="120" w:line="276" w:lineRule="auto"/>
              <w:ind w:left="425.19685039370086" w:firstLine="0"/>
              <w:jc w:val="both"/>
              <w:rPr/>
            </w:pPr>
            <w:r w:rsidDel="00000000" w:rsidR="00000000" w:rsidRPr="00000000">
              <w:rPr>
                <w:rtl w:val="0"/>
              </w:rPr>
            </w:r>
          </w:p>
        </w:tc>
      </w:tr>
      <w:tr>
        <w:trPr>
          <w:cantSplit w:val="0"/>
          <w:trHeight w:val="175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3">
            <w:pPr>
              <w:spacing w:before="240" w:line="276"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4">
            <w:pPr>
              <w:spacing w:before="240" w:line="276" w:lineRule="auto"/>
              <w:jc w:val="both"/>
              <w:rPr>
                <w:sz w:val="20"/>
                <w:szCs w:val="20"/>
              </w:rPr>
            </w:pPr>
            <w:r w:rsidDel="00000000" w:rsidR="00000000" w:rsidRPr="00000000">
              <w:rPr>
                <w:sz w:val="20"/>
                <w:szCs w:val="20"/>
                <w:rtl w:val="0"/>
              </w:rPr>
              <w:t xml:space="preserve">Visi Poltek SSN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5">
            <w:pPr>
              <w:spacing w:before="240" w:line="276" w:lineRule="auto"/>
              <w:jc w:val="both"/>
              <w:rPr>
                <w:sz w:val="20"/>
                <w:szCs w:val="20"/>
              </w:rPr>
            </w:pPr>
            <w:r w:rsidDel="00000000" w:rsidR="00000000" w:rsidRPr="00000000">
              <w:rPr>
                <w:sz w:val="20"/>
                <w:szCs w:val="20"/>
                <w:rtl w:val="0"/>
              </w:rPr>
              <w:t xml:space="preserve">Peraturan Dir PoltekSSN No…./Dokumen Renstra Poltek SSN..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6">
            <w:pPr>
              <w:spacing w:before="240" w:line="276" w:lineRule="auto"/>
              <w:jc w:val="both"/>
              <w:rPr>
                <w:sz w:val="20"/>
                <w:szCs w:val="20"/>
              </w:rPr>
            </w:pPr>
            <w:r w:rsidDel="00000000" w:rsidR="00000000" w:rsidRPr="00000000">
              <w:rPr>
                <w:sz w:val="20"/>
                <w:szCs w:val="20"/>
                <w:rtl w:val="0"/>
              </w:rPr>
              <w:t xml:space="preserve">Visi ini menjadi bintang penunjuk arah (north star) yang menetapkan standar "kelas dunia" dan "unggul" di bidang siber dan sandi. Ciri khas keilmuan PS kami dirancang untuk menjadi salah satu ujung tombak pencapaian visi ini.</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A67">
            <w:pPr>
              <w:spacing w:before="240" w:line="276" w:lineRule="auto"/>
              <w:jc w:val="both"/>
              <w:rPr>
                <w:sz w:val="20"/>
                <w:szCs w:val="20"/>
              </w:rPr>
            </w:pPr>
            <w:r w:rsidDel="00000000" w:rsidR="00000000" w:rsidRPr="00000000">
              <w:rPr>
                <w:sz w:val="20"/>
                <w:szCs w:val="20"/>
                <w:rtl w:val="0"/>
              </w:rPr>
              <w:t xml:space="preserve">Pendidikan, Penelitian, PkM</w:t>
            </w:r>
          </w:p>
        </w:tc>
      </w:tr>
      <w:tr>
        <w:trPr>
          <w:cantSplit w:val="0"/>
          <w:trHeight w:val="223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8">
            <w:pPr>
              <w:spacing w:before="240" w:line="276" w:lineRule="auto"/>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9">
            <w:pPr>
              <w:spacing w:before="240" w:line="276" w:lineRule="auto"/>
              <w:jc w:val="both"/>
              <w:rPr>
                <w:sz w:val="20"/>
                <w:szCs w:val="20"/>
              </w:rPr>
            </w:pPr>
            <w:r w:rsidDel="00000000" w:rsidR="00000000" w:rsidRPr="00000000">
              <w:rPr>
                <w:sz w:val="20"/>
                <w:szCs w:val="20"/>
                <w:rtl w:val="0"/>
              </w:rPr>
              <w:t xml:space="preserve">Misi ke-1 Poltek SSN (Pembelajaran Berkualitas Tinggi)</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A">
            <w:pPr>
              <w:spacing w:before="240" w:line="276" w:lineRule="auto"/>
              <w:jc w:val="both"/>
              <w:rPr>
                <w:sz w:val="20"/>
                <w:szCs w:val="20"/>
              </w:rPr>
            </w:pPr>
            <w:r w:rsidDel="00000000" w:rsidR="00000000" w:rsidRPr="00000000">
              <w:rPr>
                <w:sz w:val="20"/>
                <w:szCs w:val="20"/>
                <w:rtl w:val="0"/>
              </w:rPr>
              <w:t xml:space="preserve">Peraturan Dir PoltekSSN No…./Dokumen Renstra Poltek SSN..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B">
            <w:pPr>
              <w:spacing w:before="240" w:line="276" w:lineRule="auto"/>
              <w:jc w:val="both"/>
              <w:rPr>
                <w:sz w:val="20"/>
                <w:szCs w:val="20"/>
                <w:highlight w:val="magenta"/>
              </w:rPr>
            </w:pPr>
            <w:r w:rsidDel="00000000" w:rsidR="00000000" w:rsidRPr="00000000">
              <w:rPr>
                <w:sz w:val="20"/>
                <w:szCs w:val="20"/>
                <w:rtl w:val="0"/>
              </w:rPr>
              <w:t xml:space="preserve">Misi ini menjadi mandat langsung bagi PS untuk mengembangkan kurikulum yang tidak hanya memenuhi standar, tetapi juga memiliki kedalaman dan kekhasan dalam penguasaan keahlian siber dan sandi, seperti…</w:t>
            </w:r>
            <w:r w:rsidDel="00000000" w:rsidR="00000000" w:rsidRPr="00000000">
              <w:rPr>
                <w:sz w:val="20"/>
                <w:szCs w:val="20"/>
                <w:highlight w:val="magenta"/>
                <w:rtl w:val="0"/>
              </w:rPr>
              <w:t xml:space="preserve">sebutkan keunikan kurikulum, hasil riset, domain kamsiber yang difokuskan...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C">
            <w:pPr>
              <w:spacing w:before="240" w:line="276" w:lineRule="auto"/>
              <w:jc w:val="both"/>
              <w:rPr>
                <w:sz w:val="20"/>
                <w:szCs w:val="20"/>
              </w:rPr>
            </w:pPr>
            <w:r w:rsidDel="00000000" w:rsidR="00000000" w:rsidRPr="00000000">
              <w:rPr>
                <w:sz w:val="20"/>
                <w:szCs w:val="20"/>
                <w:rtl w:val="0"/>
              </w:rPr>
              <w:t xml:space="preserve">Pendidikan</w:t>
            </w:r>
          </w:p>
        </w:tc>
      </w:tr>
      <w:tr>
        <w:trPr>
          <w:cantSplit w:val="0"/>
          <w:trHeight w:val="175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D">
            <w:pPr>
              <w:spacing w:before="240" w:line="276" w:lineRule="auto"/>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E">
            <w:pPr>
              <w:spacing w:before="240" w:line="276" w:lineRule="auto"/>
              <w:jc w:val="both"/>
              <w:rPr>
                <w:sz w:val="20"/>
                <w:szCs w:val="20"/>
              </w:rPr>
            </w:pPr>
            <w:r w:rsidDel="00000000" w:rsidR="00000000" w:rsidRPr="00000000">
              <w:rPr>
                <w:sz w:val="20"/>
                <w:szCs w:val="20"/>
                <w:rtl w:val="0"/>
              </w:rPr>
              <w:t xml:space="preserve">Misi ke-2 Poltek SSN (Penelitian Berkualitas Tinggi)</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6F">
            <w:pPr>
              <w:spacing w:before="240" w:line="276" w:lineRule="auto"/>
              <w:jc w:val="both"/>
              <w:rPr>
                <w:sz w:val="20"/>
                <w:szCs w:val="20"/>
              </w:rPr>
            </w:pPr>
            <w:r w:rsidDel="00000000" w:rsidR="00000000" w:rsidRPr="00000000">
              <w:rPr>
                <w:sz w:val="20"/>
                <w:szCs w:val="20"/>
                <w:rtl w:val="0"/>
              </w:rPr>
              <w:t xml:space="preserve">Peraturan Dir PoltekSSN No…./Dokumen Renstra Poltek SSN..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0">
            <w:pPr>
              <w:spacing w:before="240" w:line="276" w:lineRule="auto"/>
              <w:jc w:val="both"/>
              <w:rPr>
                <w:sz w:val="20"/>
                <w:szCs w:val="20"/>
              </w:rPr>
            </w:pPr>
            <w:r w:rsidDel="00000000" w:rsidR="00000000" w:rsidRPr="00000000">
              <w:rPr>
                <w:sz w:val="20"/>
                <w:szCs w:val="20"/>
                <w:rtl w:val="0"/>
              </w:rPr>
              <w:t xml:space="preserve">Misi ini menjadi dasar hukum penyusunan Rencana Induk Penelitian (RIP) PS yang berfokus pada pengembangan dan penerapan ilmu siber dan sandi. Tema-tema riset unggulan kami merupakan penjabaran langsung dari misi ini.</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1">
            <w:pPr>
              <w:spacing w:before="240" w:line="276" w:lineRule="auto"/>
              <w:jc w:val="both"/>
              <w:rPr>
                <w:sz w:val="20"/>
                <w:szCs w:val="20"/>
              </w:rPr>
            </w:pPr>
            <w:r w:rsidDel="00000000" w:rsidR="00000000" w:rsidRPr="00000000">
              <w:rPr>
                <w:sz w:val="20"/>
                <w:szCs w:val="20"/>
                <w:rtl w:val="0"/>
              </w:rPr>
              <w:t xml:space="preserve">Penelitian</w:t>
            </w:r>
          </w:p>
        </w:tc>
      </w:tr>
      <w:tr>
        <w:trPr>
          <w:cantSplit w:val="0"/>
          <w:trHeight w:val="175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2">
            <w:pPr>
              <w:spacing w:before="240" w:line="276" w:lineRule="auto"/>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3">
            <w:pPr>
              <w:spacing w:before="240" w:line="276" w:lineRule="auto"/>
              <w:jc w:val="both"/>
              <w:rPr>
                <w:sz w:val="20"/>
                <w:szCs w:val="20"/>
              </w:rPr>
            </w:pPr>
            <w:r w:rsidDel="00000000" w:rsidR="00000000" w:rsidRPr="00000000">
              <w:rPr>
                <w:sz w:val="20"/>
                <w:szCs w:val="20"/>
                <w:rtl w:val="0"/>
              </w:rPr>
              <w:t xml:space="preserve">Misi ke-3 Poltek SSN (PkM Berkualitas Tinggi)</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4">
            <w:pPr>
              <w:spacing w:before="240" w:line="276" w:lineRule="auto"/>
              <w:jc w:val="both"/>
              <w:rPr>
                <w:sz w:val="20"/>
                <w:szCs w:val="20"/>
              </w:rPr>
            </w:pPr>
            <w:r w:rsidDel="00000000" w:rsidR="00000000" w:rsidRPr="00000000">
              <w:rPr>
                <w:sz w:val="20"/>
                <w:szCs w:val="20"/>
                <w:rtl w:val="0"/>
              </w:rPr>
              <w:t xml:space="preserve">Peraturan Dir PoltekSSN No…./Dokumen Renstra Poltek SSN..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5">
            <w:pPr>
              <w:spacing w:before="240" w:line="276" w:lineRule="auto"/>
              <w:jc w:val="both"/>
              <w:rPr>
                <w:sz w:val="20"/>
                <w:szCs w:val="20"/>
              </w:rPr>
            </w:pPr>
            <w:r w:rsidDel="00000000" w:rsidR="00000000" w:rsidRPr="00000000">
              <w:rPr>
                <w:sz w:val="20"/>
                <w:szCs w:val="20"/>
                <w:rtl w:val="0"/>
              </w:rPr>
              <w:t xml:space="preserve">Misi ini mengarahkan kegiatan PkM PS agar tidak bersifat umum, melainkan fokus pada penerapan keahlian siber dan sandi untuk menjawab kebutuhan masyarakat dan instansi, seperti program literasi keamanan digital.</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6">
            <w:pPr>
              <w:spacing w:before="240" w:line="276" w:lineRule="auto"/>
              <w:jc w:val="both"/>
              <w:rPr>
                <w:sz w:val="20"/>
                <w:szCs w:val="20"/>
              </w:rPr>
            </w:pPr>
            <w:r w:rsidDel="00000000" w:rsidR="00000000" w:rsidRPr="00000000">
              <w:rPr>
                <w:sz w:val="20"/>
                <w:szCs w:val="20"/>
                <w:rtl w:val="0"/>
              </w:rPr>
              <w:t xml:space="preserve">PkM</w:t>
            </w:r>
          </w:p>
        </w:tc>
      </w:tr>
      <w:tr>
        <w:trPr>
          <w:cantSplit w:val="0"/>
          <w:trHeight w:val="151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7">
            <w:pPr>
              <w:spacing w:before="240" w:line="276" w:lineRule="auto"/>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8">
            <w:pPr>
              <w:spacing w:before="240" w:line="276" w:lineRule="auto"/>
              <w:jc w:val="both"/>
              <w:rPr>
                <w:sz w:val="20"/>
                <w:szCs w:val="20"/>
              </w:rPr>
            </w:pPr>
            <w:r w:rsidDel="00000000" w:rsidR="00000000" w:rsidRPr="00000000">
              <w:rPr>
                <w:sz w:val="20"/>
                <w:szCs w:val="20"/>
                <w:rtl w:val="0"/>
              </w:rPr>
              <w:t xml:space="preserve">Misi ke-4 Poltek SSN (SDM Tangguh dan Bermoral)</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9">
            <w:pPr>
              <w:spacing w:before="240" w:line="276" w:lineRule="auto"/>
              <w:jc w:val="both"/>
              <w:rPr>
                <w:sz w:val="20"/>
                <w:szCs w:val="20"/>
              </w:rPr>
            </w:pPr>
            <w:r w:rsidDel="00000000" w:rsidR="00000000" w:rsidRPr="00000000">
              <w:rPr>
                <w:sz w:val="20"/>
                <w:szCs w:val="20"/>
                <w:rtl w:val="0"/>
              </w:rPr>
              <w:t xml:space="preserve">Peraturan Dir PoltekSSN No…./Dokumen Renstra Poltek SSN..</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A">
            <w:pPr>
              <w:spacing w:before="240" w:line="276" w:lineRule="auto"/>
              <w:jc w:val="both"/>
              <w:rPr>
                <w:sz w:val="20"/>
                <w:szCs w:val="20"/>
              </w:rPr>
            </w:pPr>
            <w:r w:rsidDel="00000000" w:rsidR="00000000" w:rsidRPr="00000000">
              <w:rPr>
                <w:sz w:val="20"/>
                <w:szCs w:val="20"/>
                <w:rtl w:val="0"/>
              </w:rPr>
              <w:t xml:space="preserve">Misi ini menjadi landasan bagi PS dalam mengintegrasikan pendidikan karakter, etika profesi siber, dan bela negara ke dalam kegiatan kurikuler dan ekstrakurikuler, sejalan dengan jiwa Pancasila dalam Visi.</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B">
            <w:pPr>
              <w:spacing w:before="240" w:line="276" w:lineRule="auto"/>
              <w:jc w:val="both"/>
              <w:rPr>
                <w:sz w:val="20"/>
                <w:szCs w:val="20"/>
              </w:rPr>
            </w:pPr>
            <w:r w:rsidDel="00000000" w:rsidR="00000000" w:rsidRPr="00000000">
              <w:rPr>
                <w:sz w:val="20"/>
                <w:szCs w:val="20"/>
                <w:rtl w:val="0"/>
              </w:rPr>
              <w:t xml:space="preserve">Pendidikan</w:t>
            </w:r>
          </w:p>
        </w:tc>
      </w:tr>
      <w:tr>
        <w:trPr>
          <w:cantSplit w:val="0"/>
          <w:trHeight w:val="79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C">
            <w:pPr>
              <w:spacing w:before="240" w:line="276" w:lineRule="auto"/>
              <w:jc w:val="both"/>
              <w:rPr>
                <w:sz w:val="20"/>
                <w:szCs w:val="20"/>
              </w:rPr>
            </w:pPr>
            <w:r w:rsidDel="00000000" w:rsidR="00000000" w:rsidRPr="00000000">
              <w:rPr>
                <w:sz w:val="20"/>
                <w:szCs w:val="20"/>
                <w:rtl w:val="0"/>
              </w:rPr>
              <w:t xml:space="preserve">B.</w:t>
            </w:r>
          </w:p>
        </w:tc>
        <w:tc>
          <w:tcPr>
            <w:tcBorders>
              <w:top w:color="000000" w:space="0" w:sz="0" w:val="nil"/>
              <w:left w:color="000000" w:space="0" w:sz="0" w:val="nil"/>
              <w:bottom w:color="cccccc" w:space="0" w:sz="5" w:val="single"/>
              <w:right w:color="cccccc" w:space="0" w:sz="5" w:val="single"/>
            </w:tcBorders>
            <w:tcMar>
              <w:top w:w="40.0" w:type="dxa"/>
              <w:left w:w="0.0" w:type="dxa"/>
              <w:bottom w:w="40.0" w:type="dxa"/>
              <w:right w:w="0.0" w:type="dxa"/>
            </w:tcMar>
            <w:vAlign w:val="top"/>
          </w:tcPr>
          <w:p w:rsidR="00000000" w:rsidDel="00000000" w:rsidP="00000000" w:rsidRDefault="00000000" w:rsidRPr="00000000" w14:paraId="00000A7D">
            <w:pPr>
              <w:spacing w:before="240" w:line="276" w:lineRule="auto"/>
              <w:jc w:val="both"/>
              <w:rPr>
                <w:sz w:val="20"/>
                <w:szCs w:val="20"/>
              </w:rPr>
            </w:pPr>
            <w:r w:rsidDel="00000000" w:rsidR="00000000" w:rsidRPr="00000000">
              <w:rPr>
                <w:sz w:val="20"/>
                <w:szCs w:val="20"/>
                <w:rtl w:val="0"/>
              </w:rPr>
              <w:t xml:space="preserve">Dokumen Turunan Tingkat Program Studi (PS)</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E">
            <w:pPr>
              <w:spacing w:before="120" w:line="276" w:lineRule="auto"/>
              <w:ind w:left="425.19685039370086" w:firstLine="0"/>
              <w:jc w:val="both"/>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7F">
            <w:pPr>
              <w:spacing w:before="120" w:line="276" w:lineRule="auto"/>
              <w:ind w:left="425.19685039370086" w:firstLine="0"/>
              <w:jc w:val="both"/>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0">
            <w:pPr>
              <w:spacing w:before="120" w:line="276" w:lineRule="auto"/>
              <w:ind w:left="425.19685039370086" w:firstLine="0"/>
              <w:jc w:val="both"/>
              <w:rPr/>
            </w:pPr>
            <w:r w:rsidDel="00000000" w:rsidR="00000000" w:rsidRPr="00000000">
              <w:rPr>
                <w:rtl w:val="0"/>
              </w:rPr>
            </w:r>
          </w:p>
        </w:tc>
      </w:tr>
      <w:tr>
        <w:trPr>
          <w:cantSplit w:val="0"/>
          <w:trHeight w:val="79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1">
            <w:pPr>
              <w:spacing w:before="240" w:line="276" w:lineRule="auto"/>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2">
            <w:pPr>
              <w:spacing w:before="240" w:line="276" w:lineRule="auto"/>
              <w:jc w:val="both"/>
              <w:rPr>
                <w:sz w:val="20"/>
                <w:szCs w:val="20"/>
              </w:rPr>
            </w:pPr>
            <w:r w:rsidDel="00000000" w:rsidR="00000000" w:rsidRPr="00000000">
              <w:rPr>
                <w:sz w:val="20"/>
                <w:szCs w:val="20"/>
                <w:rtl w:val="0"/>
              </w:rPr>
              <w:t xml:space="preserve">Dokumen Kurikulum (Berbasis OBE)</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3">
            <w:pPr>
              <w:spacing w:before="240" w:line="276" w:lineRule="auto"/>
              <w:jc w:val="both"/>
              <w:rPr>
                <w:sz w:val="20"/>
                <w:szCs w:val="20"/>
              </w:rPr>
            </w:pPr>
            <w:r w:rsidDel="00000000" w:rsidR="00000000" w:rsidRPr="00000000">
              <w:rPr>
                <w:sz w:val="20"/>
                <w:szCs w:val="20"/>
                <w:rtl w:val="0"/>
              </w:rPr>
              <w:t xml:space="preserve">Keputusan Dir Poltek SSN No…</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4">
            <w:pPr>
              <w:spacing w:before="240" w:line="276" w:lineRule="auto"/>
              <w:jc w:val="both"/>
              <w:rPr>
                <w:sz w:val="20"/>
                <w:szCs w:val="20"/>
                <w:highlight w:val="magenta"/>
              </w:rPr>
            </w:pPr>
            <w:r w:rsidDel="00000000" w:rsidR="00000000" w:rsidRPr="00000000">
              <w:rPr>
                <w:sz w:val="20"/>
                <w:szCs w:val="20"/>
                <w:highlight w:val="magenta"/>
                <w:rtl w:val="0"/>
              </w:rPr>
              <w:t xml:space="preserve">Struktur kurikulum ini dirancang untuk mengejawantahkan Misi ke-1 Poltek SSN dengan menetapkan CPL...apa..</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5">
            <w:pPr>
              <w:spacing w:before="240" w:line="276" w:lineRule="auto"/>
              <w:jc w:val="both"/>
              <w:rPr>
                <w:sz w:val="20"/>
                <w:szCs w:val="20"/>
              </w:rPr>
            </w:pPr>
            <w:r w:rsidDel="00000000" w:rsidR="00000000" w:rsidRPr="00000000">
              <w:rPr>
                <w:sz w:val="20"/>
                <w:szCs w:val="20"/>
                <w:rtl w:val="0"/>
              </w:rPr>
              <w:t xml:space="preserve">Pendidikan</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6">
            <w:pPr>
              <w:spacing w:before="240" w:line="276" w:lineRule="auto"/>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7">
            <w:pPr>
              <w:spacing w:before="240" w:line="276" w:lineRule="auto"/>
              <w:jc w:val="both"/>
              <w:rPr>
                <w:sz w:val="20"/>
                <w:szCs w:val="20"/>
              </w:rPr>
            </w:pPr>
            <w:r w:rsidDel="00000000" w:rsidR="00000000" w:rsidRPr="00000000">
              <w:rPr>
                <w:sz w:val="20"/>
                <w:szCs w:val="20"/>
                <w:rtl w:val="0"/>
              </w:rPr>
              <w:t xml:space="preserve">Rencana Induk Penelitian (RIP) Program Studi</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8">
            <w:pPr>
              <w:spacing w:before="120" w:line="276" w:lineRule="auto"/>
              <w:ind w:left="425.19685039370086" w:firstLine="0"/>
              <w:jc w:val="both"/>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9">
            <w:pPr>
              <w:spacing w:before="240" w:line="276" w:lineRule="auto"/>
              <w:jc w:val="both"/>
              <w:rPr>
                <w:sz w:val="20"/>
                <w:szCs w:val="20"/>
                <w:highlight w:val="magenta"/>
              </w:rPr>
            </w:pPr>
            <w:r w:rsidDel="00000000" w:rsidR="00000000" w:rsidRPr="00000000">
              <w:rPr>
                <w:sz w:val="20"/>
                <w:szCs w:val="20"/>
                <w:highlight w:val="magenta"/>
                <w:rtl w:val="0"/>
              </w:rPr>
              <w:t xml:space="preserve">Peta jalan penelitian ini adalah respon strategis PS untuk melaksanakan Misi ke-2 Poltek SSN, dengan memprioritaskan 3 topik unggulan 1, 2, 3</w:t>
            </w:r>
          </w:p>
        </w:tc>
        <w:tc>
          <w:tcPr>
            <w:tcBorders>
              <w:top w:color="000000" w:space="0" w:sz="0" w:val="nil"/>
              <w:left w:color="000000" w:space="0" w:sz="0" w:val="nil"/>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A8A">
            <w:pPr>
              <w:spacing w:before="240" w:line="276" w:lineRule="auto"/>
              <w:jc w:val="both"/>
              <w:rPr>
                <w:sz w:val="20"/>
                <w:szCs w:val="20"/>
              </w:rPr>
            </w:pPr>
            <w:r w:rsidDel="00000000" w:rsidR="00000000" w:rsidRPr="00000000">
              <w:rPr>
                <w:sz w:val="20"/>
                <w:szCs w:val="20"/>
                <w:rtl w:val="0"/>
              </w:rPr>
              <w:t xml:space="preserve">Penelitian</w:t>
            </w:r>
          </w:p>
        </w:tc>
      </w:tr>
    </w:tbl>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rtl w:val="0"/>
        </w:rPr>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425.19685039370086" w:right="0" w:firstLine="0"/>
        <w:jc w:val="both"/>
        <w:rPr/>
      </w:pPr>
      <w:r w:rsidDel="00000000" w:rsidR="00000000" w:rsidRPr="00000000">
        <w:rPr>
          <w:rtl w:val="0"/>
        </w:rPr>
        <w:t xml:space="preserve">Kebijakan terkait Tri Dharma perguruan tinggi mencakup VMTS, rencana pengembangan strategis Politeknik Siber dan Sandi Negara adalah sebagai berikut:</w:t>
      </w:r>
    </w:p>
    <w:p w:rsidR="00000000" w:rsidDel="00000000" w:rsidP="00000000" w:rsidRDefault="00000000" w:rsidRPr="00000000" w14:paraId="00000A8D">
      <w:pPr>
        <w:numPr>
          <w:ilvl w:val="0"/>
          <w:numId w:val="61"/>
        </w:numPr>
        <w:spacing w:after="0" w:afterAutospacing="0" w:before="120" w:line="276" w:lineRule="auto"/>
        <w:ind w:left="850.3937007874017" w:hanging="360"/>
        <w:jc w:val="both"/>
        <w:rPr>
          <w:color w:val="351c75"/>
          <w:u w:val="none"/>
          <w:shd w:fill="fff2cc" w:val="clear"/>
        </w:rPr>
      </w:pPr>
      <w:r w:rsidDel="00000000" w:rsidR="00000000" w:rsidRPr="00000000">
        <w:rPr>
          <w:color w:val="351c75"/>
          <w:shd w:fill="fff2cc" w:val="clear"/>
          <w:rtl w:val="0"/>
        </w:rPr>
        <w:t xml:space="preserve">Keputusan Direktur Politeknik Siber dan Sandi Negara Nomor 02.1 Tahun 2020 tentang Visi, Misi, Tujuan, dan Strategi Politeknik Siber dan Sandi Negara;</w:t>
      </w:r>
    </w:p>
    <w:p w:rsidR="00000000" w:rsidDel="00000000" w:rsidP="00000000" w:rsidRDefault="00000000" w:rsidRPr="00000000" w14:paraId="00000A8E">
      <w:pPr>
        <w:numPr>
          <w:ilvl w:val="0"/>
          <w:numId w:val="61"/>
        </w:numPr>
        <w:spacing w:after="0" w:afterAutospacing="0" w:before="0" w:beforeAutospacing="0" w:line="276" w:lineRule="auto"/>
        <w:ind w:left="850.3937007874017" w:hanging="360"/>
        <w:jc w:val="both"/>
        <w:rPr>
          <w:color w:val="351c75"/>
          <w:u w:val="none"/>
          <w:shd w:fill="fff2cc" w:val="clear"/>
        </w:rPr>
      </w:pPr>
      <w:r w:rsidDel="00000000" w:rsidR="00000000" w:rsidRPr="00000000">
        <w:rPr>
          <w:color w:val="351c75"/>
          <w:shd w:fill="fff2cc" w:val="clear"/>
          <w:rtl w:val="0"/>
        </w:rPr>
        <w:t xml:space="preserve">Keputusan Direktur Politeknik Siber dan Sandi Negara Nomor 06.2 Tahun 2022 tentang Visi, Misi, Tujuan, dan Strategi Program Studi Rekayasa Keamanan Siber Politeknik Siber dan Sandi Negara;</w:t>
      </w:r>
    </w:p>
    <w:p w:rsidR="00000000" w:rsidDel="00000000" w:rsidP="00000000" w:rsidRDefault="00000000" w:rsidRPr="00000000" w14:paraId="00000A8F">
      <w:pPr>
        <w:numPr>
          <w:ilvl w:val="0"/>
          <w:numId w:val="61"/>
        </w:numPr>
        <w:spacing w:after="0" w:afterAutospacing="0" w:before="0" w:beforeAutospacing="0" w:line="276" w:lineRule="auto"/>
        <w:ind w:left="850.3937007874017" w:hanging="360"/>
        <w:jc w:val="both"/>
        <w:rPr>
          <w:color w:val="351c75"/>
          <w:u w:val="none"/>
          <w:shd w:fill="fff2cc" w:val="clear"/>
        </w:rPr>
      </w:pPr>
      <w:r w:rsidDel="00000000" w:rsidR="00000000" w:rsidRPr="00000000">
        <w:rPr>
          <w:color w:val="351c75"/>
          <w:shd w:fill="fff2cc" w:val="clear"/>
          <w:rtl w:val="0"/>
        </w:rPr>
        <w:t xml:space="preserve">Keputusan Direktur Politeknik Siber dan Sandi Negara Nomor 03 Tahun 2022 tentang Rencana Strategis Politeknik Siber dan Sandi Negara Tahun 2021-2024;</w:t>
      </w:r>
    </w:p>
    <w:p w:rsidR="00000000" w:rsidDel="00000000" w:rsidP="00000000" w:rsidRDefault="00000000" w:rsidRPr="00000000" w14:paraId="00000A90">
      <w:pPr>
        <w:numPr>
          <w:ilvl w:val="0"/>
          <w:numId w:val="61"/>
        </w:numPr>
        <w:spacing w:after="0" w:afterAutospacing="0" w:before="0" w:beforeAutospacing="0" w:line="276" w:lineRule="auto"/>
        <w:ind w:left="850.3937007874017" w:hanging="360"/>
        <w:jc w:val="both"/>
        <w:rPr>
          <w:color w:val="351c75"/>
          <w:u w:val="none"/>
          <w:shd w:fill="fff2cc" w:val="clear"/>
        </w:rPr>
      </w:pPr>
      <w:r w:rsidDel="00000000" w:rsidR="00000000" w:rsidRPr="00000000">
        <w:rPr>
          <w:color w:val="351c75"/>
          <w:shd w:fill="fff2cc" w:val="clear"/>
          <w:rtl w:val="0"/>
        </w:rPr>
        <w:t xml:space="preserve">Kepdir PPM;</w:t>
      </w:r>
    </w:p>
    <w:p w:rsidR="00000000" w:rsidDel="00000000" w:rsidP="00000000" w:rsidRDefault="00000000" w:rsidRPr="00000000" w14:paraId="00000A91">
      <w:pPr>
        <w:numPr>
          <w:ilvl w:val="0"/>
          <w:numId w:val="61"/>
        </w:numPr>
        <w:spacing w:after="0" w:afterAutospacing="0" w:before="0" w:beforeAutospacing="0" w:line="276" w:lineRule="auto"/>
        <w:ind w:left="850.3937007874017" w:hanging="360"/>
        <w:jc w:val="both"/>
        <w:rPr>
          <w:color w:val="351c75"/>
          <w:u w:val="none"/>
          <w:shd w:fill="fff2cc" w:val="clear"/>
        </w:rPr>
      </w:pPr>
      <w:r w:rsidDel="00000000" w:rsidR="00000000" w:rsidRPr="00000000">
        <w:rPr>
          <w:color w:val="351c75"/>
          <w:shd w:fill="fff2cc" w:val="clear"/>
          <w:rtl w:val="0"/>
        </w:rPr>
        <w:t xml:space="preserve">Kepdir penghargaan mahasiswa dan dosen dari eksternal kampus (reward and punishment);</w:t>
      </w:r>
    </w:p>
    <w:p w:rsidR="00000000" w:rsidDel="00000000" w:rsidP="00000000" w:rsidRDefault="00000000" w:rsidRPr="00000000" w14:paraId="00000A92">
      <w:pPr>
        <w:numPr>
          <w:ilvl w:val="0"/>
          <w:numId w:val="61"/>
        </w:numPr>
        <w:spacing w:before="0" w:beforeAutospacing="0" w:line="276" w:lineRule="auto"/>
        <w:ind w:left="850.3937007874017" w:hanging="360"/>
        <w:jc w:val="both"/>
        <w:rPr>
          <w:color w:val="351c75"/>
          <w:u w:val="none"/>
          <w:shd w:fill="fff2cc" w:val="clear"/>
        </w:rPr>
      </w:pPr>
      <w:r w:rsidDel="00000000" w:rsidR="00000000" w:rsidRPr="00000000">
        <w:rPr>
          <w:color w:val="351c75"/>
          <w:shd w:fill="fff2cc" w:val="clear"/>
          <w:rtl w:val="0"/>
        </w:rPr>
        <w:t xml:space="preserve">Kepdir keterbukaan mimbar akademik;</w:t>
      </w:r>
    </w:p>
    <w:p w:rsidR="00000000" w:rsidDel="00000000" w:rsidP="00000000" w:rsidRDefault="00000000" w:rsidRPr="00000000" w14:paraId="00000A93">
      <w:pPr>
        <w:spacing w:before="120" w:line="276" w:lineRule="auto"/>
        <w:ind w:left="708.6614173228347" w:firstLine="0"/>
        <w:jc w:val="both"/>
        <w:rPr>
          <w:color w:val="351c75"/>
        </w:rPr>
      </w:pPr>
      <w:r w:rsidDel="00000000" w:rsidR="00000000" w:rsidRPr="00000000">
        <w:rPr>
          <w:color w:val="351c75"/>
          <w:rtl w:val="0"/>
        </w:rPr>
        <w:t xml:space="preserve">Berikut standar mutu dan indikator kinerja yang terkait tridarma perguruan tinggi mencakup VMTS, rencana pengembangan strategis Politeknik Siber dan Sandi Negara adalah sebagai berikut:</w:t>
      </w:r>
    </w:p>
    <w:p w:rsidR="00000000" w:rsidDel="00000000" w:rsidP="00000000" w:rsidRDefault="00000000" w:rsidRPr="00000000" w14:paraId="00000A94">
      <w:pPr>
        <w:spacing w:before="120" w:line="276" w:lineRule="auto"/>
        <w:jc w:val="both"/>
        <w:rPr>
          <w:color w:val="351c75"/>
        </w:rPr>
      </w:pPr>
      <w:r w:rsidDel="00000000" w:rsidR="00000000" w:rsidRPr="00000000">
        <w:rPr>
          <w:rtl w:val="0"/>
        </w:rPr>
      </w:r>
    </w:p>
    <w:tbl>
      <w:tblPr>
        <w:tblStyle w:val="Table52"/>
        <w:tblW w:w="861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65"/>
        <w:gridCol w:w="3645"/>
        <w:gridCol w:w="1245"/>
        <w:tblGridChange w:id="0">
          <w:tblGrid>
            <w:gridCol w:w="555"/>
            <w:gridCol w:w="3165"/>
            <w:gridCol w:w="364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rPr>
                <w:color w:val="351c75"/>
              </w:rPr>
            </w:pPr>
            <w:r w:rsidDel="00000000" w:rsidR="00000000" w:rsidRPr="00000000">
              <w:rPr>
                <w:color w:val="351c75"/>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rPr>
                <w:color w:val="351c75"/>
              </w:rPr>
            </w:pPr>
            <w:r w:rsidDel="00000000" w:rsidR="00000000" w:rsidRPr="00000000">
              <w:rPr>
                <w:color w:val="351c75"/>
                <w:rtl w:val="0"/>
              </w:rPr>
              <w:t xml:space="preserve">Standar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rPr>
                <w:color w:val="351c75"/>
              </w:rPr>
            </w:pPr>
            <w:r w:rsidDel="00000000" w:rsidR="00000000" w:rsidRPr="00000000">
              <w:rPr>
                <w:color w:val="351c75"/>
                <w:rtl w:val="0"/>
              </w:rPr>
              <w:t xml:space="preserve">Indikator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rPr>
                <w:color w:val="351c75"/>
              </w:rPr>
            </w:pPr>
            <w:r w:rsidDel="00000000" w:rsidR="00000000" w:rsidRPr="00000000">
              <w:rPr>
                <w:color w:val="351c75"/>
                <w:rtl w:val="0"/>
              </w:rPr>
              <w:t xml:space="preserve">Target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9">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rPr>
                <w:color w:val="351c75"/>
              </w:rPr>
            </w:pPr>
            <w:r w:rsidDel="00000000" w:rsidR="00000000" w:rsidRPr="00000000">
              <w:rPr>
                <w:rtl w:val="0"/>
              </w:rPr>
            </w:r>
          </w:p>
        </w:tc>
      </w:tr>
    </w:tbl>
    <w:p w:rsidR="00000000" w:rsidDel="00000000" w:rsidP="00000000" w:rsidRDefault="00000000" w:rsidRPr="00000000" w14:paraId="00000AA5">
      <w:pPr>
        <w:spacing w:before="120" w:line="276" w:lineRule="auto"/>
        <w:jc w:val="both"/>
        <w:rPr/>
      </w:pPr>
      <w:r w:rsidDel="00000000" w:rsidR="00000000" w:rsidRPr="00000000">
        <w:rPr>
          <w:rtl w:val="0"/>
        </w:rPr>
      </w:r>
    </w:p>
    <w:p w:rsidR="00000000" w:rsidDel="00000000" w:rsidP="00000000" w:rsidRDefault="00000000" w:rsidRPr="00000000" w14:paraId="00000AA6">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Bagian ini berisi penjelasan tentang kegiatan pelaksanaan standar dan indikator yang mencakup VMTS, rencana pengembangan strategis UPPS dan/atau program studi yang dapat menggambarkan ciri khas keilmuan program studi serta pengakuan/apresiasi oleh masyarakat/DUDIKA di tingkat lokal, nasional, dan internasional. Jelaskan juga isi tabel terkait kriteria ini yang dituliskan dalam dokumen LKPS.</w:t>
      </w:r>
    </w:p>
    <w:p w:rsidR="00000000" w:rsidDel="00000000" w:rsidP="00000000" w:rsidRDefault="00000000" w:rsidRPr="00000000" w14:paraId="00000AA7">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[EVALUASI] Bagian ini berisi penjelasan tentang evaluasi secara berkala ketercapaian standar dan indikator yang telah ditetapkan. Bagian ini juga berisi penjelasan tentang faktor pendukung terlampaui/tercapainya standar dan akar masalah yang menyebabkan tidak tercapainya standar. Evaluasi ketercapaian standar dan indikator terkait tridarma perguruan tinggi mencakup VMTS, rencana pengembangan strategis UPPS dan/atau PS yang dapat menggambarkan ciri khas keilmuan PS, serta pengakuan/apresiasi oleh masyarakat dan DUDIKA di tingkat lokal, nasional, dan internasional. Tim Penyusun perlu menyampaikan hasil survei pemahaman terhadap VMTS dengan responden dosen, mahasiswa dan tendik.</w:t>
      </w:r>
    </w:p>
    <w:p w:rsidR="00000000" w:rsidDel="00000000" w:rsidP="00000000" w:rsidRDefault="00000000" w:rsidRPr="00000000" w14:paraId="00000AA8">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[PENGENDALIAN] Bagian ini berisi penjelasan tentang tindak lanjut (revisi dan rekomendasi) terhadap faktor pendukung dan akar masalah dari hasil evaluasi yang berkaitan dengan VMTS, rencana pengembangan strategis UPPS dan/atau program studi yang dapat menggambarkan ciri khas keilmuan program studi, serta pengakuan/apresiasi oleh masyarakat/DUDIKA di tingkat lokal, nasional, dan internasional, baik yang sudah terpenuhi maupun yang belum.</w:t>
      </w:r>
    </w:p>
    <w:p w:rsidR="00000000" w:rsidDel="00000000" w:rsidP="00000000" w:rsidRDefault="00000000" w:rsidRPr="00000000" w14:paraId="00000AA9">
      <w:pPr>
        <w:keepNext w:val="0"/>
        <w:keepLines w:val="0"/>
        <w:pageBreakBefore w:val="0"/>
        <w:widowControl w:val="0"/>
        <w:numPr>
          <w:ilvl w:val="1"/>
          <w:numId w:val="45"/>
        </w:numPr>
        <w:pBdr>
          <w:top w:space="0" w:sz="0" w:val="nil"/>
          <w:left w:space="0" w:sz="0" w:val="nil"/>
          <w:bottom w:space="0" w:sz="0" w:val="nil"/>
          <w:right w:space="0" w:sz="0" w:val="nil"/>
          <w:between w:space="0" w:sz="0" w:val="nil"/>
        </w:pBdr>
        <w:shd w:fill="auto" w:val="clear"/>
        <w:spacing w:after="0" w:before="120" w:line="276" w:lineRule="auto"/>
        <w:ind w:left="426" w:right="0" w:hanging="444.00000000000006"/>
        <w:jc w:val="both"/>
        <w:rPr/>
      </w:pPr>
      <w:bookmarkStart w:colFirst="0" w:colLast="0" w:name="_mv0im598m9ws" w:id="26"/>
      <w:bookmarkEnd w:id="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[PENINGKATAN] Bagian ini berisi penjelasan tentang peningkatan/optimalisasi standar dan indikator terkait VMTS, rencana pengembangan strategis UPPS dan/atau program studi yang dapat menggambarkan ciri khas keilmuan program studi, serta pengakuan/apresiasi oleh masyarakat/DUDIKA di tingkat lokal, nasional, dan internasional, baik yang sudah terpenuhi maupun yang belum.</w:t>
      </w:r>
    </w:p>
    <w:p w:rsidR="00000000" w:rsidDel="00000000" w:rsidP="00000000" w:rsidRDefault="00000000" w:rsidRPr="00000000" w14:paraId="00000AAA">
      <w:pPr>
        <w:ind w:left="-18" w:firstLine="0"/>
        <w:rPr/>
      </w:pPr>
      <w:r w:rsidDel="00000000" w:rsidR="00000000" w:rsidRPr="00000000">
        <w:rPr>
          <w:rtl w:val="0"/>
        </w:rPr>
      </w:r>
    </w:p>
    <w:p w:rsidR="00000000" w:rsidDel="00000000" w:rsidP="00000000" w:rsidRDefault="00000000" w:rsidRPr="00000000" w14:paraId="00000AAB">
      <w:pPr>
        <w:pStyle w:val="Heading2"/>
        <w:tabs>
          <w:tab w:val="left" w:leader="none" w:pos="284"/>
        </w:tabs>
        <w:rPr>
          <w:color w:val="351c75"/>
        </w:rPr>
      </w:pPr>
      <w:r w:rsidDel="00000000" w:rsidR="00000000" w:rsidRPr="00000000">
        <w:rPr>
          <w:rtl w:val="0"/>
        </w:rPr>
        <w:t xml:space="preserve">D. </w:t>
      </w:r>
      <w:r w:rsidDel="00000000" w:rsidR="00000000" w:rsidRPr="00000000">
        <w:rPr>
          <w:color w:val="351c75"/>
          <w:rtl w:val="0"/>
        </w:rPr>
        <w:t xml:space="preserve">SUPLEMEN PROGRAM STUDI</w:t>
      </w:r>
    </w:p>
    <w:p w:rsidR="00000000" w:rsidDel="00000000" w:rsidP="00000000" w:rsidRDefault="00000000" w:rsidRPr="00000000" w14:paraId="00000AAC">
      <w:pPr>
        <w:rPr>
          <w:b w:val="1"/>
          <w:bCs w:val="1"/>
          <w:color w:val="351c75"/>
        </w:rPr>
      </w:pPr>
      <w:bookmarkStart w:colFirst="0" w:colLast="0" w:name="_av1ocovo51or" w:id="27"/>
      <w:bookmarkEnd w:id="27"/>
      <w:r w:rsidDel="00000000" w:rsidR="00000000" w:rsidRPr="00000000">
        <w:rPr>
          <w:b w:val="1"/>
          <w:bCs w:val="1"/>
          <w:color w:val="351c75"/>
          <w:rtl w:val="0"/>
        </w:rPr>
        <w:t xml:space="preserve">BIDANG TEKNOLOGI INFORMASI (Ranah Program Studi Terkait Teknologi Informasi)</w:t>
      </w:r>
    </w:p>
    <w:p w:rsidR="00000000" w:rsidDel="00000000" w:rsidP="00000000" w:rsidRDefault="00000000" w:rsidRPr="00000000" w14:paraId="00000AA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Mata Kuliah Inti/Khas Teknologi Informasi</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60" w:right="0" w:firstLine="0"/>
        <w:jc w:val="both"/>
        <w:rPr>
          <w:color w:val="351c75"/>
        </w:rPr>
      </w:pPr>
      <w:r w:rsidDel="00000000" w:rsidR="00000000" w:rsidRPr="00000000">
        <w:rPr>
          <w:rtl w:val="0"/>
        </w:rPr>
      </w:r>
    </w:p>
    <w:tbl>
      <w:tblPr>
        <w:tblStyle w:val="Table53"/>
        <w:tblW w:w="88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1995"/>
        <w:gridCol w:w="2145"/>
        <w:tblGridChange w:id="0">
          <w:tblGrid>
            <w:gridCol w:w="4680"/>
            <w:gridCol w:w="1995"/>
            <w:gridCol w:w="21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51c75"/>
              </w:rPr>
            </w:pPr>
            <w:r w:rsidDel="00000000" w:rsidR="00000000" w:rsidRPr="00000000">
              <w:rPr>
                <w:b w:val="1"/>
                <w:bCs w:val="1"/>
                <w:color w:val="351c75"/>
                <w:rtl w:val="0"/>
              </w:rPr>
              <w:t xml:space="preserve">Cakupan Mata Kuliah Inti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51c75"/>
              </w:rPr>
            </w:pPr>
            <w:r w:rsidDel="00000000" w:rsidR="00000000" w:rsidRPr="00000000">
              <w:rPr>
                <w:b w:val="1"/>
                <w:bCs w:val="1"/>
                <w:color w:val="351c75"/>
                <w:rtl w:val="0"/>
              </w:rPr>
              <w:t xml:space="preserve">Kode Mata Kuliah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51c75"/>
              </w:rPr>
            </w:pPr>
            <w:r w:rsidDel="00000000" w:rsidR="00000000" w:rsidRPr="00000000">
              <w:rPr>
                <w:b w:val="1"/>
                <w:bCs w:val="1"/>
                <w:color w:val="351c75"/>
                <w:rtl w:val="0"/>
              </w:rPr>
              <w:t xml:space="preserve">Nama Mata Kuliah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numPr>
                <w:ilvl w:val="0"/>
                <w:numId w:val="81"/>
              </w:numPr>
              <w:spacing w:before="158" w:line="276" w:lineRule="auto"/>
              <w:ind w:left="425.19685039370086" w:right="113" w:hanging="425.19685039370086"/>
              <w:jc w:val="both"/>
              <w:rPr>
                <w:color w:val="351c75"/>
              </w:rPr>
            </w:pPr>
            <w:r w:rsidDel="00000000" w:rsidR="00000000" w:rsidRPr="00000000">
              <w:rPr>
                <w:color w:val="351c75"/>
                <w:rtl w:val="0"/>
              </w:rPr>
              <w:t xml:space="preserve">Dasar-dasar perangkat lunak: </w:t>
            </w:r>
          </w:p>
          <w:p w:rsidR="00000000" w:rsidDel="00000000" w:rsidP="00000000" w:rsidRDefault="00000000" w:rsidRPr="00000000" w14:paraId="00000AB3">
            <w:pPr>
              <w:spacing w:before="158" w:line="276" w:lineRule="auto"/>
              <w:ind w:right="113"/>
              <w:rPr>
                <w:color w:val="351c75"/>
              </w:rPr>
            </w:pPr>
            <w:r w:rsidDel="00000000" w:rsidR="00000000" w:rsidRPr="00000000">
              <w:rPr>
                <w:color w:val="351c75"/>
                <w:rtl w:val="0"/>
              </w:rPr>
              <w:t xml:space="preserve">strategi penyelesaian masalah, praktik pemrograman aplikasi modern, prinsip dan pengembangan algoritma,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Manajemen informasi: </w:t>
            </w:r>
          </w:p>
          <w:p w:rsidR="00000000" w:rsidDel="00000000" w:rsidP="00000000" w:rsidRDefault="00000000" w:rsidRPr="00000000" w14:paraId="00000AB7">
            <w:pPr>
              <w:spacing w:before="158" w:line="276" w:lineRule="auto"/>
              <w:ind w:right="113"/>
              <w:rPr>
                <w:color w:val="351c75"/>
              </w:rPr>
            </w:pPr>
            <w:r w:rsidDel="00000000" w:rsidR="00000000" w:rsidRPr="00000000">
              <w:rPr>
                <w:color w:val="351c75"/>
                <w:rtl w:val="0"/>
              </w:rPr>
              <w:t xml:space="preserve">basis data tujuan khusus, pengelolaan lingkungan basis data,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Teknologi platform: </w:t>
            </w:r>
          </w:p>
          <w:p w:rsidR="00000000" w:rsidDel="00000000" w:rsidP="00000000" w:rsidRDefault="00000000" w:rsidRPr="00000000" w14:paraId="00000ABB">
            <w:pPr>
              <w:spacing w:before="158" w:line="276" w:lineRule="auto"/>
              <w:ind w:right="113"/>
              <w:rPr>
                <w:color w:val="351c75"/>
              </w:rPr>
            </w:pPr>
            <w:r w:rsidDel="00000000" w:rsidR="00000000" w:rsidRPr="00000000">
              <w:rPr>
                <w:color w:val="351c75"/>
                <w:rtl w:val="0"/>
              </w:rPr>
              <w:t xml:space="preserve">infrastruktur komputasi, arsitektur dan organisasi, lingkungan eksekusi aplikasi, sistem operasi,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Paradigma sistem: </w:t>
            </w:r>
          </w:p>
          <w:p w:rsidR="00000000" w:rsidDel="00000000" w:rsidP="00000000" w:rsidRDefault="00000000" w:rsidRPr="00000000" w14:paraId="00000ABF">
            <w:pPr>
              <w:spacing w:before="158" w:line="276" w:lineRule="auto"/>
              <w:ind w:right="113"/>
              <w:rPr>
                <w:color w:val="351c75"/>
              </w:rPr>
            </w:pPr>
            <w:r w:rsidDel="00000000" w:rsidR="00000000" w:rsidRPr="00000000">
              <w:rPr>
                <w:color w:val="351c75"/>
                <w:rtl w:val="0"/>
              </w:rPr>
              <w:t xml:space="preserve">arsitektur sistem, analisis kinerja,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Teknologi sistem terintegrasi: </w:t>
            </w:r>
          </w:p>
          <w:p w:rsidR="00000000" w:rsidDel="00000000" w:rsidP="00000000" w:rsidRDefault="00000000" w:rsidRPr="00000000" w14:paraId="00000AC3">
            <w:pPr>
              <w:spacing w:before="158" w:line="276" w:lineRule="auto"/>
              <w:ind w:right="113"/>
              <w:jc w:val="both"/>
              <w:rPr>
                <w:color w:val="351c75"/>
              </w:rPr>
            </w:pPr>
            <w:r w:rsidDel="00000000" w:rsidR="00000000" w:rsidRPr="00000000">
              <w:rPr>
                <w:color w:val="351c75"/>
                <w:rtl w:val="0"/>
              </w:rPr>
              <w:t xml:space="preserve">pemrograman integratif, protokol komunikasi antar sistem,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Jaringan: </w:t>
            </w:r>
          </w:p>
          <w:p w:rsidR="00000000" w:rsidDel="00000000" w:rsidP="00000000" w:rsidRDefault="00000000" w:rsidRPr="00000000" w14:paraId="00000AC7">
            <w:pPr>
              <w:spacing w:before="158" w:line="276" w:lineRule="auto"/>
              <w:ind w:right="113"/>
              <w:jc w:val="both"/>
              <w:rPr>
                <w:color w:val="351c75"/>
              </w:rPr>
            </w:pPr>
            <w:r w:rsidDel="00000000" w:rsidR="00000000" w:rsidRPr="00000000">
              <w:rPr>
                <w:color w:val="351c75"/>
                <w:rtl w:val="0"/>
              </w:rPr>
              <w:t xml:space="preserve">dasar jaringan, layanan jaringan aplikasi, </w:t>
            </w:r>
            <w:r w:rsidDel="00000000" w:rsidR="00000000" w:rsidRPr="00000000">
              <w:rPr>
                <w:i w:val="1"/>
                <w:iCs w:val="1"/>
                <w:color w:val="351c75"/>
                <w:rtl w:val="0"/>
              </w:rPr>
              <w:t xml:space="preserve">routing, switching</w:t>
            </w:r>
            <w:r w:rsidDel="00000000" w:rsidR="00000000" w:rsidRPr="00000000">
              <w:rPr>
                <w:color w:val="351c75"/>
                <w:rtl w:val="0"/>
              </w:rPr>
              <w:t xml:space="preserve">, Internet,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Sistem web dan seluler (</w:t>
            </w:r>
            <w:r w:rsidDel="00000000" w:rsidR="00000000" w:rsidRPr="00000000">
              <w:rPr>
                <w:i w:val="1"/>
                <w:iCs w:val="1"/>
                <w:color w:val="351c75"/>
                <w:rtl w:val="0"/>
              </w:rPr>
              <w:t xml:space="preserve">mobile</w:t>
            </w:r>
            <w:r w:rsidDel="00000000" w:rsidR="00000000" w:rsidRPr="00000000">
              <w:rPr>
                <w:color w:val="351c75"/>
                <w:rtl w:val="0"/>
              </w:rPr>
              <w:t xml:space="preserve">): </w:t>
            </w:r>
          </w:p>
          <w:p w:rsidR="00000000" w:rsidDel="00000000" w:rsidP="00000000" w:rsidRDefault="00000000" w:rsidRPr="00000000" w14:paraId="00000ACB">
            <w:pPr>
              <w:spacing w:before="158" w:line="276" w:lineRule="auto"/>
              <w:ind w:right="113"/>
              <w:jc w:val="both"/>
              <w:rPr>
                <w:color w:val="351c75"/>
              </w:rPr>
            </w:pPr>
            <w:r w:rsidDel="00000000" w:rsidR="00000000" w:rsidRPr="00000000">
              <w:rPr>
                <w:color w:val="351c75"/>
                <w:rtl w:val="0"/>
              </w:rPr>
              <w:t xml:space="preserve">konsep aplikasi, kerangka pengembangan, perangkat lunak sosial, dan lain- 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Desain pengalaman pengguna: </w:t>
            </w:r>
          </w:p>
          <w:p w:rsidR="00000000" w:rsidDel="00000000" w:rsidP="00000000" w:rsidRDefault="00000000" w:rsidRPr="00000000" w14:paraId="00000ACF">
            <w:pPr>
              <w:keepNext w:val="0"/>
              <w:keepLines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rPr>
                <w:color w:val="351c75"/>
              </w:rPr>
            </w:pPr>
            <w:r w:rsidDel="00000000" w:rsidR="00000000" w:rsidRPr="00000000">
              <w:rPr>
                <w:color w:val="351c75"/>
                <w:rtl w:val="0"/>
              </w:rPr>
              <w:t xml:space="preserve">aspek domain aplikasi pengalaman pengguna yang efektif, evaluasi yang berpusat pada manusia, teknologi pendukung, dan aksesibilitas advokasi pengguna,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Prinsip keamanan siber: </w:t>
            </w:r>
          </w:p>
          <w:p w:rsidR="00000000" w:rsidDel="00000000" w:rsidP="00000000" w:rsidRDefault="00000000" w:rsidRPr="00000000" w14:paraId="00000AD3">
            <w:pPr>
              <w:spacing w:before="158" w:line="276" w:lineRule="auto"/>
              <w:ind w:right="113"/>
              <w:rPr>
                <w:color w:val="351c75"/>
              </w:rPr>
            </w:pPr>
            <w:r w:rsidDel="00000000" w:rsidR="00000000" w:rsidRPr="00000000">
              <w:rPr>
                <w:color w:val="351c75"/>
                <w:rtl w:val="0"/>
              </w:rPr>
              <w:t xml:space="preserve">kriptografi, dasar-dasar malware, dan lain- 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Praktik profesional global: </w:t>
            </w:r>
          </w:p>
          <w:p w:rsidR="00000000" w:rsidDel="00000000" w:rsidP="00000000" w:rsidRDefault="00000000" w:rsidRPr="00000000" w14:paraId="00000AD7">
            <w:pPr>
              <w:spacing w:before="158" w:line="276" w:lineRule="auto"/>
              <w:ind w:right="113"/>
              <w:rPr>
                <w:color w:val="351c75"/>
              </w:rPr>
            </w:pPr>
            <w:r w:rsidDel="00000000" w:rsidR="00000000" w:rsidRPr="00000000">
              <w:rPr>
                <w:color w:val="351c75"/>
                <w:rtl w:val="0"/>
              </w:rPr>
              <w:t xml:space="preserve">tanggung jawab dan isu-isu professional, prinsip manajemen proyek, manajemen sumber daya dan tata kelola TI, prinsip sistem informasi, isu etika, hukum, dan privasi, serta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widowControl w:val="0"/>
              <w:numPr>
                <w:ilvl w:val="0"/>
                <w:numId w:val="81"/>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425.19685039370086"/>
              <w:jc w:val="both"/>
              <w:rPr>
                <w:color w:val="351c75"/>
              </w:rPr>
            </w:pPr>
            <w:r w:rsidDel="00000000" w:rsidR="00000000" w:rsidRPr="00000000">
              <w:rPr>
                <w:color w:val="351c75"/>
                <w:rtl w:val="0"/>
              </w:rPr>
              <w:t xml:space="preserve">Proyek utama (</w:t>
            </w:r>
            <w:r w:rsidDel="00000000" w:rsidR="00000000" w:rsidRPr="00000000">
              <w:rPr>
                <w:i w:val="1"/>
                <w:iCs w:val="1"/>
                <w:color w:val="351c75"/>
                <w:rtl w:val="0"/>
              </w:rPr>
              <w:t xml:space="preserve">major projects</w:t>
            </w:r>
            <w:r w:rsidDel="00000000" w:rsidR="00000000" w:rsidRPr="00000000">
              <w:rPr>
                <w:color w:val="351c75"/>
                <w:rtl w:val="0"/>
              </w:rPr>
              <w:t xml:space="preserve">):</w:t>
            </w:r>
          </w:p>
          <w:p w:rsidR="00000000" w:rsidDel="00000000" w:rsidP="00000000" w:rsidRDefault="00000000" w:rsidRPr="00000000" w14:paraId="00000ADB">
            <w:pPr>
              <w:spacing w:before="158" w:line="276" w:lineRule="auto"/>
              <w:ind w:right="113"/>
              <w:rPr>
                <w:color w:val="351c75"/>
              </w:rPr>
            </w:pPr>
            <w:r w:rsidDel="00000000" w:rsidR="00000000" w:rsidRPr="00000000">
              <w:rPr>
                <w:color w:val="351c75"/>
                <w:rtl w:val="0"/>
              </w:rPr>
              <w:t xml:space="preserve">integrasi dan penerapan pengetahuan dan keterampilan yang diperoleh dari tugas-tugas mata kuliah sebelumnya. Uraian disertai dengan bukti berupa RPS mata kuliah inti tersebut.</w:t>
            </w:r>
          </w:p>
          <w:p w:rsidR="00000000" w:rsidDel="00000000" w:rsidP="00000000" w:rsidRDefault="00000000" w:rsidRPr="00000000" w14:paraId="00000ADC">
            <w:pPr>
              <w:spacing w:before="158" w:line="276" w:lineRule="auto"/>
              <w:ind w:right="113"/>
              <w:jc w:val="both"/>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rPr>
            </w:pPr>
            <w:r w:rsidDel="00000000" w:rsidR="00000000" w:rsidRPr="00000000">
              <w:rPr>
                <w:rtl w:val="0"/>
              </w:rPr>
            </w:r>
          </w:p>
        </w:tc>
      </w:tr>
    </w:tbl>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76" w:lineRule="auto"/>
        <w:ind w:left="360" w:right="0" w:firstLine="0"/>
        <w:jc w:val="both"/>
        <w:rPr/>
      </w:pPr>
      <w:r w:rsidDel="00000000" w:rsidR="00000000" w:rsidRPr="00000000">
        <w:rPr>
          <w:rtl w:val="0"/>
        </w:rPr>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351c75"/>
          <w:sz w:val="22"/>
          <w:szCs w:val="22"/>
          <w:u w:val="none"/>
          <w:shd w:fill="fff2cc" w:val="clear"/>
          <w:vertAlign w:val="baseline"/>
        </w:rPr>
      </w:pPr>
      <w:r w:rsidDel="00000000" w:rsidR="00000000" w:rsidRPr="00000000">
        <w:rPr>
          <w:rFonts w:ascii="Arial" w:cs="Arial" w:eastAsia="Arial" w:hAnsi="Arial"/>
          <w:b w:val="0"/>
          <w:bCs w:val="0"/>
          <w:i w:val="0"/>
          <w:iCs w:val="0"/>
          <w:smallCaps w:val="0"/>
          <w:strike w:val="0"/>
          <w:color w:val="351c75"/>
          <w:sz w:val="22"/>
          <w:szCs w:val="22"/>
          <w:u w:val="none"/>
          <w:shd w:fill="fff2cc" w:val="clear"/>
          <w:vertAlign w:val="baseline"/>
          <w:rtl w:val="0"/>
        </w:rPr>
        <w:t xml:space="preserve">RPS mata kuliah </w:t>
      </w:r>
      <w:r w:rsidDel="00000000" w:rsidR="00000000" w:rsidRPr="00000000">
        <w:rPr>
          <w:color w:val="351c75"/>
          <w:shd w:fill="fff2cc" w:val="clear"/>
          <w:rtl w:val="0"/>
        </w:rPr>
        <w:t xml:space="preserve">yang tersebut pada tabel diatas terlampir pada tautan: http://</w:t>
      </w:r>
      <w:r w:rsidDel="00000000" w:rsidR="00000000" w:rsidRPr="00000000">
        <w:rPr>
          <w:rFonts w:ascii="Arial" w:cs="Arial" w:eastAsia="Arial" w:hAnsi="Arial"/>
          <w:b w:val="0"/>
          <w:bCs w:val="0"/>
          <w:i w:val="0"/>
          <w:iCs w:val="0"/>
          <w:smallCaps w:val="0"/>
          <w:strike w:val="0"/>
          <w:color w:val="351c75"/>
          <w:sz w:val="22"/>
          <w:szCs w:val="22"/>
          <w:u w:val="none"/>
          <w:shd w:fill="fff2cc" w:val="clear"/>
          <w:vertAlign w:val="baseline"/>
          <w:rtl w:val="0"/>
        </w:rPr>
        <w:t xml:space="preserve">.</w:t>
      </w:r>
    </w:p>
    <w:p w:rsidR="00000000" w:rsidDel="00000000" w:rsidP="00000000" w:rsidRDefault="00000000" w:rsidRPr="00000000" w14:paraId="00000AE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color w:val="351c75"/>
        </w:rPr>
      </w:pPr>
      <w:bookmarkStart w:colFirst="0" w:colLast="0" w:name="_gy9iw3io3zz7" w:id="28"/>
      <w:bookmarkEnd w:id="28"/>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Mata Kuliah Pilihan Domain Spesifik dan Lingkungan Teknologi Informasi</w:t>
      </w:r>
    </w:p>
    <w:p w:rsidR="00000000" w:rsidDel="00000000" w:rsidP="00000000" w:rsidRDefault="00000000" w:rsidRPr="00000000" w14:paraId="00000AE2">
      <w:pPr>
        <w:spacing w:before="158" w:line="276" w:lineRule="auto"/>
        <w:ind w:right="113"/>
        <w:jc w:val="both"/>
        <w:rPr>
          <w:color w:val="351c75"/>
        </w:rPr>
      </w:pPr>
      <w:r w:rsidDel="00000000" w:rsidR="00000000" w:rsidRPr="00000000">
        <w:rPr>
          <w:color w:val="351c75"/>
          <w:rtl w:val="0"/>
        </w:rPr>
        <w:t xml:space="preserve">Kurikulum Program studi Rekayasa Keamanan Siber menyediakan mata kuliah pilihan yang berfokus pada bidang kompetensi tantangan baru di keamanan siber, namun juga meliputi bidang kompetensi aplikasi seluler (</w:t>
      </w:r>
      <w:r w:rsidDel="00000000" w:rsidR="00000000" w:rsidRPr="00000000">
        <w:rPr>
          <w:i w:val="1"/>
          <w:iCs w:val="1"/>
          <w:color w:val="351c75"/>
          <w:rtl w:val="0"/>
        </w:rPr>
        <w:t xml:space="preserve">mobile</w:t>
      </w:r>
      <w:r w:rsidDel="00000000" w:rsidR="00000000" w:rsidRPr="00000000">
        <w:rPr>
          <w:color w:val="351c75"/>
          <w:rtl w:val="0"/>
        </w:rPr>
        <w:t xml:space="preserve">), komputasi awan, Internet of Things, sistem dan layanan </w:t>
      </w:r>
      <w:r w:rsidDel="00000000" w:rsidR="00000000" w:rsidRPr="00000000">
        <w:rPr>
          <w:i w:val="1"/>
          <w:iCs w:val="1"/>
          <w:color w:val="351c75"/>
          <w:rtl w:val="0"/>
        </w:rPr>
        <w:t xml:space="preserve">virtual</w:t>
      </w:r>
      <w:r w:rsidDel="00000000" w:rsidR="00000000" w:rsidRPr="00000000">
        <w:rPr>
          <w:color w:val="351c75"/>
          <w:rtl w:val="0"/>
        </w:rPr>
        <w:t xml:space="preserve">, dan </w:t>
      </w:r>
      <w:r w:rsidDel="00000000" w:rsidR="00000000" w:rsidRPr="00000000">
        <w:rPr>
          <w:i w:val="1"/>
          <w:iCs w:val="1"/>
          <w:color w:val="351c75"/>
          <w:rtl w:val="0"/>
        </w:rPr>
        <w:t xml:space="preserve">Software Development and Management</w:t>
      </w:r>
      <w:r w:rsidDel="00000000" w:rsidR="00000000" w:rsidRPr="00000000">
        <w:rPr>
          <w:color w:val="351c75"/>
          <w:rtl w:val="0"/>
        </w:rPr>
        <w:t xml:space="preserve"> </w:t>
      </w:r>
      <w:r w:rsidDel="00000000" w:rsidR="00000000" w:rsidRPr="00000000">
        <w:rPr>
          <w:color w:val="351c75"/>
          <w:rtl w:val="0"/>
        </w:rPr>
        <w:t xml:space="preserve">dengan merujuk pada ACM-IEEE-CS IT 2017. (Hal 52)</w:t>
      </w:r>
    </w:p>
    <w:p w:rsidR="00000000" w:rsidDel="00000000" w:rsidP="00000000" w:rsidRDefault="00000000" w:rsidRPr="00000000" w14:paraId="00000AE3">
      <w:pPr>
        <w:spacing w:before="120" w:line="276" w:lineRule="auto"/>
        <w:ind w:left="360" w:firstLine="0"/>
        <w:jc w:val="both"/>
        <w:rPr>
          <w:color w:val="351c75"/>
        </w:rPr>
      </w:pPr>
      <w:r w:rsidDel="00000000" w:rsidR="00000000" w:rsidRPr="00000000">
        <w:rPr>
          <w:rtl w:val="0"/>
        </w:rPr>
      </w:r>
    </w:p>
    <w:tbl>
      <w:tblPr>
        <w:tblStyle w:val="Table54"/>
        <w:tblW w:w="882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2280"/>
        <w:gridCol w:w="2145"/>
        <w:tblGridChange w:id="0">
          <w:tblGrid>
            <w:gridCol w:w="4395"/>
            <w:gridCol w:w="2280"/>
            <w:gridCol w:w="21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E4">
            <w:pPr>
              <w:rPr>
                <w:b w:val="1"/>
                <w:bCs w:val="1"/>
                <w:color w:val="351c75"/>
              </w:rPr>
            </w:pPr>
            <w:r w:rsidDel="00000000" w:rsidR="00000000" w:rsidRPr="00000000">
              <w:rPr>
                <w:b w:val="1"/>
                <w:bCs w:val="1"/>
                <w:color w:val="351c75"/>
                <w:rtl w:val="0"/>
              </w:rPr>
              <w:t xml:space="preserve">Domain Suplemental Teknologi Informasi ACM-IEEE-CS IT 2017.</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E5">
            <w:pPr>
              <w:rPr>
                <w:b w:val="1"/>
                <w:bCs w:val="1"/>
                <w:color w:val="351c75"/>
              </w:rPr>
            </w:pPr>
            <w:r w:rsidDel="00000000" w:rsidR="00000000" w:rsidRPr="00000000">
              <w:rPr>
                <w:b w:val="1"/>
                <w:bCs w:val="1"/>
                <w:color w:val="351c75"/>
                <w:rtl w:val="0"/>
              </w:rPr>
              <w:t xml:space="preserve">Kode Mata Kuliah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E6">
            <w:pPr>
              <w:rPr>
                <w:b w:val="1"/>
                <w:bCs w:val="1"/>
                <w:color w:val="351c75"/>
              </w:rPr>
            </w:pPr>
            <w:r w:rsidDel="00000000" w:rsidR="00000000" w:rsidRPr="00000000">
              <w:rPr>
                <w:b w:val="1"/>
                <w:bCs w:val="1"/>
                <w:color w:val="351c75"/>
                <w:rtl w:val="0"/>
              </w:rPr>
              <w:t xml:space="preserve">Nama Mata Kuliah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7">
            <w:pPr>
              <w:numPr>
                <w:ilvl w:val="0"/>
                <w:numId w:val="60"/>
              </w:numPr>
              <w:spacing w:before="158" w:line="276" w:lineRule="auto"/>
              <w:ind w:left="425.19685039370086" w:right="113" w:hanging="360"/>
              <w:rPr>
                <w:color w:val="351c75"/>
                <w:u w:val="none"/>
              </w:rPr>
            </w:pPr>
            <w:r w:rsidDel="00000000" w:rsidR="00000000" w:rsidRPr="00000000">
              <w:rPr>
                <w:color w:val="351c75"/>
                <w:rtl w:val="0"/>
              </w:rPr>
              <w:t xml:space="preserve">Penerapan Jaringan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360"/>
              <w:jc w:val="left"/>
              <w:rPr>
                <w:color w:val="351c75"/>
              </w:rPr>
            </w:pPr>
            <w:r w:rsidDel="00000000" w:rsidR="00000000" w:rsidRPr="00000000">
              <w:rPr>
                <w:color w:val="351c75"/>
                <w:rtl w:val="0"/>
              </w:rPr>
              <w:t xml:space="preserve">Tantangan keamanan siber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360"/>
              <w:jc w:val="left"/>
              <w:rPr>
                <w:color w:val="351c75"/>
              </w:rPr>
            </w:pPr>
            <w:r w:rsidDel="00000000" w:rsidR="00000000" w:rsidRPr="00000000">
              <w:rPr>
                <w:color w:val="351c75"/>
                <w:rtl w:val="0"/>
              </w:rPr>
              <w:t xml:space="preserve">Internet Of 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360"/>
              <w:jc w:val="left"/>
              <w:rPr>
                <w:color w:val="351c75"/>
              </w:rPr>
            </w:pPr>
            <w:r w:rsidDel="00000000" w:rsidR="00000000" w:rsidRPr="00000000">
              <w:rPr>
                <w:color w:val="351c75"/>
                <w:rtl w:val="0"/>
              </w:rPr>
              <w:t xml:space="preserve">Software Development and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360"/>
              <w:jc w:val="left"/>
              <w:rPr>
                <w:color w:val="351c75"/>
              </w:rPr>
            </w:pPr>
            <w:r w:rsidDel="00000000" w:rsidR="00000000" w:rsidRPr="00000000">
              <w:rPr>
                <w:color w:val="351c75"/>
                <w:rtl w:val="0"/>
              </w:rPr>
              <w:t xml:space="preserve">Sistem dan layanan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360"/>
              <w:jc w:val="left"/>
              <w:rPr>
                <w:color w:val="351c75"/>
              </w:rPr>
            </w:pPr>
            <w:r w:rsidDel="00000000" w:rsidR="00000000" w:rsidRPr="00000000">
              <w:rPr>
                <w:color w:val="351c75"/>
                <w:rtl w:val="0"/>
              </w:rPr>
              <w:t xml:space="preserve">Komputasi awan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360"/>
              <w:jc w:val="left"/>
              <w:rPr>
                <w:color w:val="351c75"/>
              </w:rPr>
            </w:pPr>
            <w:r w:rsidDel="00000000" w:rsidR="00000000" w:rsidRPr="00000000">
              <w:rPr>
                <w:color w:val="351c75"/>
                <w:rtl w:val="0"/>
              </w:rPr>
              <w:t xml:space="preserve">Peranti bergerak</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rPr>
                <w:color w:val="351c7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widowControl w:val="0"/>
              <w:numPr>
                <w:ilvl w:val="0"/>
                <w:numId w:val="60"/>
              </w:numPr>
              <w:pBdr>
                <w:top w:space="0" w:sz="0" w:val="nil"/>
                <w:left w:space="0" w:sz="0" w:val="nil"/>
                <w:bottom w:space="0" w:sz="0" w:val="nil"/>
                <w:right w:space="0" w:sz="0" w:val="nil"/>
                <w:between w:space="0" w:sz="0" w:val="nil"/>
              </w:pBdr>
              <w:shd w:fill="auto" w:val="clear"/>
              <w:spacing w:after="0" w:before="158" w:line="276" w:lineRule="auto"/>
              <w:ind w:left="425.19685039370086" w:right="113" w:hanging="360"/>
              <w:jc w:val="left"/>
              <w:rPr>
                <w:color w:val="351c75"/>
              </w:rPr>
            </w:pPr>
            <w:r w:rsidDel="00000000" w:rsidR="00000000" w:rsidRPr="00000000">
              <w:rPr>
                <w:color w:val="351c75"/>
                <w:rtl w:val="0"/>
              </w:rPr>
              <w:t xml:space="preserve">Hubungan sosial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rPr>
                <w:color w:val="351c7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rPr>
                <w:color w:val="351c75"/>
              </w:rPr>
            </w:pPr>
            <w:r w:rsidDel="00000000" w:rsidR="00000000" w:rsidRPr="00000000">
              <w:rPr>
                <w:rtl w:val="0"/>
              </w:rPr>
            </w:r>
          </w:p>
        </w:tc>
      </w:tr>
    </w:tbl>
    <w:p w:rsidR="00000000" w:rsidDel="00000000" w:rsidP="00000000" w:rsidRDefault="00000000" w:rsidRPr="00000000" w14:paraId="00000AFF">
      <w:pPr>
        <w:spacing w:before="120" w:line="276" w:lineRule="auto"/>
        <w:ind w:left="360" w:firstLine="0"/>
        <w:jc w:val="both"/>
        <w:rPr/>
      </w:pPr>
      <w:r w:rsidDel="00000000" w:rsidR="00000000" w:rsidRPr="00000000">
        <w:rPr>
          <w:rtl w:val="0"/>
        </w:rPr>
      </w:r>
    </w:p>
    <w:p w:rsidR="00000000" w:rsidDel="00000000" w:rsidP="00000000" w:rsidRDefault="00000000" w:rsidRPr="00000000" w14:paraId="00000B00">
      <w:pPr>
        <w:spacing w:before="158" w:line="276" w:lineRule="auto"/>
        <w:ind w:right="113"/>
        <w:jc w:val="both"/>
        <w:rPr/>
      </w:pPr>
      <w:r w:rsidDel="00000000" w:rsidR="00000000" w:rsidRPr="00000000">
        <w:rPr>
          <w:color w:val="351c75"/>
          <w:shd w:fill="fff2cc" w:val="clear"/>
          <w:rtl w:val="0"/>
        </w:rPr>
        <w:t xml:space="preserve">RPS mata kuliah yang tersebut pada tabel diatas terlampir pada tautan: http://.</w:t>
      </w:r>
      <w:r w:rsidDel="00000000" w:rsidR="00000000" w:rsidRPr="00000000">
        <w:rPr>
          <w:rtl w:val="0"/>
        </w:rPr>
      </w:r>
    </w:p>
    <w:p w:rsidR="00000000" w:rsidDel="00000000" w:rsidP="00000000" w:rsidRDefault="00000000" w:rsidRPr="00000000" w14:paraId="00000B0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before="120" w:line="276" w:lineRule="auto"/>
        <w:ind w:left="360" w:right="0" w:hanging="360"/>
        <w:jc w:val="both"/>
        <w:rPr>
          <w:color w:val="351c75"/>
        </w:rPr>
      </w:pPr>
      <w:bookmarkStart w:colFirst="0" w:colLast="0" w:name="_d1z9fgipf60f" w:id="29"/>
      <w:bookmarkEnd w:id="29"/>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Mata Kuliah terkait Matematika dan Ilmu Dasar yang Relevan dengan Bidang Teknologi Informasi</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Bagian ini berisi uraian struktur kurikulum yang memuat daftar mata kuliah terkait matematika dan ilmu dasar</w:t>
      </w:r>
      <w:r w:rsidDel="00000000" w:rsidR="00000000" w:rsidRPr="00000000">
        <w:rPr>
          <w:color w:val="351c75"/>
          <w:rtl w:val="0"/>
        </w:rPr>
        <w:t xml:space="preserve"> yang meliputi matematika dasar, </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matematika diskrit, aljabar linier elementer</w:t>
      </w:r>
      <w:r w:rsidDel="00000000" w:rsidR="00000000" w:rsidRPr="00000000">
        <w:rPr>
          <w:color w:val="351c75"/>
          <w:rtl w:val="0"/>
        </w:rPr>
        <w:t xml:space="preserve"> dan</w:t>
      </w: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 statistika </w:t>
      </w:r>
      <w:r w:rsidDel="00000000" w:rsidR="00000000" w:rsidRPr="00000000">
        <w:rPr>
          <w:color w:val="351c75"/>
          <w:rtl w:val="0"/>
        </w:rPr>
        <w:t xml:space="preserve">dasar.</w:t>
      </w:r>
      <w:r w:rsidDel="00000000" w:rsidR="00000000" w:rsidRPr="00000000">
        <w:rPr>
          <w:rtl w:val="0"/>
        </w:rPr>
        <w:t xml:space="preserve"> </w:t>
      </w:r>
      <w:r w:rsidDel="00000000" w:rsidR="00000000" w:rsidRPr="00000000">
        <w:rPr>
          <w:color w:val="351c75"/>
          <w:shd w:fill="fff2cc" w:val="clear"/>
          <w:rtl w:val="0"/>
        </w:rPr>
        <w:t xml:space="preserve">RPS mata kuliah yang tersebut pada tabel diatas terlampir pada tautan: http://.</w:t>
      </w:r>
      <w:r w:rsidDel="00000000" w:rsidR="00000000" w:rsidRPr="00000000">
        <w:rPr>
          <w:rtl w:val="0"/>
        </w:rPr>
      </w:r>
    </w:p>
    <w:p w:rsidR="00000000" w:rsidDel="00000000" w:rsidP="00000000" w:rsidRDefault="00000000" w:rsidRPr="00000000" w14:paraId="00000B0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120" w:line="276" w:lineRule="auto"/>
        <w:ind w:left="360" w:right="0" w:hanging="360"/>
        <w:jc w:val="both"/>
        <w:rPr>
          <w:color w:val="351c75"/>
        </w:rPr>
      </w:pPr>
      <w:r w:rsidDel="00000000" w:rsidR="00000000" w:rsidRPr="00000000">
        <w:rPr>
          <w:rFonts w:ascii="Arial" w:cs="Arial" w:eastAsia="Arial" w:hAnsi="Arial"/>
          <w:b w:val="0"/>
          <w:bCs w:val="0"/>
          <w:i w:val="0"/>
          <w:iCs w:val="0"/>
          <w:smallCaps w:val="0"/>
          <w:strike w:val="0"/>
          <w:color w:val="351c75"/>
          <w:sz w:val="22"/>
          <w:szCs w:val="22"/>
          <w:u w:val="none"/>
          <w:shd w:fill="auto" w:val="clear"/>
          <w:vertAlign w:val="baseline"/>
          <w:rtl w:val="0"/>
        </w:rPr>
        <w:t xml:space="preserve">Proyek Utama (Capstone project) yang Relevan dengan Bidang Teknologi Informasi</w:t>
      </w:r>
    </w:p>
    <w:p w:rsidR="00000000" w:rsidDel="00000000" w:rsidP="00000000" w:rsidRDefault="00000000" w:rsidRPr="00000000" w14:paraId="00000B0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beforeAutospacing="0" w:line="276" w:lineRule="auto"/>
        <w:ind w:left="720" w:right="113" w:hanging="360"/>
        <w:jc w:val="both"/>
        <w:rPr>
          <w:rFonts w:ascii="Arial" w:cs="Arial" w:eastAsia="Arial" w:hAnsi="Arial"/>
          <w:b w:val="0"/>
          <w:bCs w:val="0"/>
          <w:smallCaps w:val="0"/>
          <w:strike w:val="0"/>
          <w:color w:val="351c75"/>
          <w:sz w:val="22"/>
          <w:szCs w:val="22"/>
          <w:shd w:fill="auto" w:val="clear"/>
          <w:vertAlign w:val="baseline"/>
        </w:rPr>
      </w:pPr>
      <w:r w:rsidDel="00000000" w:rsidR="00000000" w:rsidRPr="00000000">
        <w:rPr>
          <w:color w:val="351c75"/>
          <w:rtl w:val="0"/>
        </w:rPr>
        <w:t xml:space="preserve">Pedoman Pelaksanaan</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13" w:firstLine="0"/>
        <w:jc w:val="both"/>
        <w:rPr>
          <w:color w:val="351c75"/>
        </w:rPr>
      </w:pPr>
      <w:r w:rsidDel="00000000" w:rsidR="00000000" w:rsidRPr="00000000">
        <w:rPr>
          <w:color w:val="351c75"/>
          <w:rtl w:val="0"/>
        </w:rPr>
        <w:t xml:space="preserve">Pedoman pelaksanaan project capstone merujuk pada Pedoman Pelaksanaan Magang/PKL. </w:t>
      </w:r>
    </w:p>
    <w:p w:rsidR="00000000" w:rsidDel="00000000" w:rsidP="00000000" w:rsidRDefault="00000000" w:rsidRPr="00000000" w14:paraId="00000B0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158" w:line="276" w:lineRule="auto"/>
        <w:ind w:left="720" w:right="113" w:hanging="360"/>
        <w:jc w:val="both"/>
        <w:rPr>
          <w:rFonts w:ascii="Arial" w:cs="Arial" w:eastAsia="Arial" w:hAnsi="Arial"/>
          <w:b w:val="0"/>
          <w:bCs w:val="0"/>
          <w:smallCaps w:val="0"/>
          <w:strike w:val="0"/>
          <w:color w:val="351c75"/>
          <w:sz w:val="22"/>
          <w:szCs w:val="22"/>
          <w:shd w:fill="auto" w:val="clear"/>
          <w:vertAlign w:val="baseline"/>
        </w:rPr>
      </w:pPr>
      <w:r w:rsidDel="00000000" w:rsidR="00000000" w:rsidRPr="00000000">
        <w:rPr>
          <w:color w:val="351c75"/>
          <w:rtl w:val="0"/>
        </w:rPr>
        <w:t xml:space="preserve">Daftar Mata Kuliah yang Terintegrasi dan hasil proyek utama.</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720" w:right="113" w:firstLine="0"/>
        <w:jc w:val="both"/>
        <w:rPr>
          <w:color w:val="351c75"/>
          <w:shd w:fill="fff2cc" w:val="clear"/>
        </w:rPr>
      </w:pPr>
      <w:r w:rsidDel="00000000" w:rsidR="00000000" w:rsidRPr="00000000">
        <w:rPr>
          <w:rtl w:val="0"/>
        </w:rPr>
      </w:r>
    </w:p>
    <w:tbl>
      <w:tblPr>
        <w:tblStyle w:val="Table55"/>
        <w:tblW w:w="847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9.5"/>
        <w:gridCol w:w="4239.5"/>
        <w:tblGridChange w:id="0">
          <w:tblGrid>
            <w:gridCol w:w="4239.5"/>
            <w:gridCol w:w="423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51c75"/>
              </w:rPr>
            </w:pPr>
            <w:r w:rsidDel="00000000" w:rsidR="00000000" w:rsidRPr="00000000">
              <w:rPr>
                <w:b w:val="1"/>
                <w:bCs w:val="1"/>
                <w:color w:val="351c75"/>
                <w:rtl w:val="0"/>
              </w:rPr>
              <w:t xml:space="preserve">Mata Kuliah Terintegrasi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351c75"/>
              </w:rPr>
            </w:pPr>
            <w:r w:rsidDel="00000000" w:rsidR="00000000" w:rsidRPr="00000000">
              <w:rPr>
                <w:b w:val="1"/>
                <w:bCs w:val="1"/>
                <w:color w:val="351c75"/>
                <w:rtl w:val="0"/>
              </w:rPr>
              <w:t xml:space="preserve">Hasil Proyek Utama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hd w:fill="fff2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hd w:fill="fff2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hd w:fill="fff2cc"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hd w:fill="fff2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351c75"/>
                <w:shd w:fill="fff2cc" w:val="clear"/>
              </w:rPr>
            </w:pPr>
            <w:r w:rsidDel="00000000" w:rsidR="00000000" w:rsidRPr="00000000">
              <w:rPr>
                <w:rtl w:val="0"/>
              </w:rPr>
            </w:r>
          </w:p>
        </w:tc>
      </w:tr>
    </w:tbl>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720" w:right="113" w:firstLine="0"/>
        <w:jc w:val="both"/>
        <w:rPr>
          <w:color w:val="351c75"/>
          <w:shd w:fill="fff2cc" w:val="clear"/>
        </w:rPr>
      </w:pPr>
      <w:r w:rsidDel="00000000" w:rsidR="00000000" w:rsidRPr="00000000">
        <w:rPr>
          <w:color w:val="351c75"/>
          <w:shd w:fill="fff2cc" w:val="clear"/>
          <w:rtl w:val="0"/>
        </w:rPr>
        <w:t xml:space="preserve">Pedoman Pelaksanaan Magang/PKL dan laporan hasil PKL terlampir pada tautan: http://</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berisi uraian pelaksanaan proyek utama yang relevan dilakukan mahasiswa program studi sarjana Teknologi Informasi. Proyek ini merupakan integrasi dari dan penerapan pengetahuan dan keterampilan yang diperoleh dari tugas-tugas mata kuliah sebelumnya. Keluaran dari proyek ini dapat berupa aplikasi berbasis web, aplikasi seluler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mobile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aplikasi manajemen jaringan dan komputasi, aplikasi keamanan siber, aplikasi perangkat IOT, dan lain-lain. Penjelasan yang disampaikan mencakup pedoman pelaksanaan, daftar mata kuliah yang diintegrasi, dan hasil-hasil proyek utama. Proyek ini bisa merupakan bagian dari kurikulum reguler maupun magang di DUDIKA. Buktinya berupa dokumen rancangan kurikulum, dan laporan proyek utama.</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sectPr>
          <w:footerReference r:id="rId28" w:type="default"/>
          <w:type w:val="nextPage"/>
          <w:pgSz w:h="16850" w:w="11920" w:orient="portrait"/>
          <w:pgMar w:bottom="1134" w:top="1162" w:left="1474" w:right="1247" w:header="0" w:footer="650"/>
        </w:sectPr>
      </w:pPr>
      <w:r w:rsidDel="00000000" w:rsidR="00000000" w:rsidRPr="00000000">
        <w:rPr>
          <w:rtl w:val="0"/>
        </w:rPr>
      </w:r>
    </w:p>
    <w:p w:rsidR="00000000" w:rsidDel="00000000" w:rsidP="00000000" w:rsidRDefault="00000000" w:rsidRPr="00000000" w14:paraId="00000B16">
      <w:pPr>
        <w:pStyle w:val="Heading1"/>
        <w:ind w:hanging="11"/>
        <w:rPr/>
      </w:pPr>
      <w:bookmarkStart w:colFirst="0" w:colLast="0" w:name="_gotc264z42fc" w:id="30"/>
      <w:bookmarkEnd w:id="30"/>
      <w:r w:rsidDel="00000000" w:rsidR="00000000" w:rsidRPr="00000000">
        <w:rPr>
          <w:rtl w:val="0"/>
        </w:rPr>
        <w:t xml:space="preserve">BAB III. PENUTUP</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Bagian ini berisi deskripsi yang memuat kesimpulan akhir dari Laporan Evaluasi Diri.</w:t>
      </w:r>
    </w:p>
    <w:p w:rsidR="00000000" w:rsidDel="00000000" w:rsidP="00000000" w:rsidRDefault="00000000" w:rsidRPr="00000000" w14:paraId="00000B18">
      <w:pPr>
        <w:pStyle w:val="Heading1"/>
        <w:ind w:hanging="11"/>
        <w:rPr/>
      </w:pPr>
      <w:r w:rsidDel="00000000" w:rsidR="00000000" w:rsidRPr="00000000">
        <w:rPr>
          <w:rtl w:val="0"/>
        </w:rPr>
      </w:r>
    </w:p>
    <w:sectPr>
      <w:type w:val="nextPage"/>
      <w:pgSz w:h="16850" w:w="11920" w:orient="portrait"/>
      <w:pgMar w:bottom="1120" w:top="1160" w:left="1474" w:right="1247" w:header="0" w:footer="9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puriezt" w:id="7" w:date="2025-09-22T08:08:33Z">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abdimas yang berupa narasumber dari DTPR?</w:t>
      </w:r>
    </w:p>
  </w:comment>
  <w:comment w:author="rampuriezt" w:id="8" w:date="2025-09-23T04:07:46Z">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narasi singkat terkait hibah PkM</w:t>
      </w:r>
    </w:p>
  </w:comment>
  <w:comment w:author="Susila Windarta" w:id="11" w:date="2025-09-24T04:30:58Z">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cuplikan layar untuk laman web yang tidak bisa diakses dari jaringan luar Poltek SSN.</w:t>
      </w:r>
    </w:p>
  </w:comment>
  <w:comment w:author="Susila Windarta" w:id="12" w:date="2025-09-26T07:04:31Z">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Cuplikan layar disimpan pada drive akreditasi.</w:t>
      </w:r>
    </w:p>
  </w:comment>
  <w:comment w:author="rampuriezt" w:id="5" w:date="2025-09-24T04:11:22Z">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6" w:date="2025-09-25T02:13:08Z">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rampuriezt" w:id="9" w:date="2025-09-24T04:11:22Z">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10" w:date="2025-09-25T02:13:08Z">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Ira Rosianal Hikmah" w:id="3" w:date="2025-09-25T02:37:20Z">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ke unit yang terkait sarpras (unit TI, perpus, part, labdu, dll)</w:t>
      </w:r>
    </w:p>
  </w:comment>
  <w:comment w:author="Anonymous" w:id="0" w:date="2025-09-24T06:48:01Z">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 4 2014 mencabut PP ini mencabut ketentuan Pasal 5 ayat (6), ayat (8), dan ayat (9), Pasal 14, dan Pasal 15 Peraturan Pemerintah Nomor 14 Tahun 2010.</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Cek kembali.</w:t>
      </w:r>
    </w:p>
  </w:comment>
  <w:comment w:author="Ira Rosianal Hikmah" w:id="4" w:date="2025-09-25T02:36:21Z">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pusat lit dan pkm (?)</w:t>
      </w:r>
    </w:p>
  </w:comment>
  <w:comment w:author="Susila Windarta" w:id="1" w:date="2025-09-24T07:45:34Z">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Data-data yang lama sebaiknya diperbarui.</w:t>
      </w:r>
    </w:p>
  </w:comment>
  <w:comment w:author="Susila Windarta" w:id="2" w:date="2025-09-24T07:46:34Z">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Klaim seperti ini perlu data dukung/bukti.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
              <a:graphic>
                <a:graphicData uri="http://schemas.microsoft.com/office/word/2010/wordprocessingShape">
                  <wps:wsp>
                    <wps:cNvSpPr/>
                    <wps:cNvPr id="15" name="Shape 15"/>
                    <wps:spPr>
                      <a:xfrm>
                        <a:off x="4590033" y="3546003"/>
                        <a:ext cx="3383915" cy="467995"/>
                      </a:xfrm>
                      <a:custGeom>
                        <a:rect b="b" l="l" r="r" t="t"/>
                        <a:pathLst>
                          <a:path extrusionOk="0" h="467995" w="3383915">
                            <a:moveTo>
                              <a:pt x="0" y="0"/>
                            </a:moveTo>
                            <a:lnTo>
                              <a:pt x="0" y="467995"/>
                            </a:lnTo>
                            <a:lnTo>
                              <a:pt x="3383915" y="467995"/>
                            </a:lnTo>
                            <a:lnTo>
                              <a:pt x="338391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93440" cy="4775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
              <a:graphic>
                <a:graphicData uri="http://schemas.microsoft.com/office/word/2010/wordprocessingShape">
                  <wps:wsp>
                    <wps:cNvSpPr/>
                    <wps:cNvPr id="3" name="Shape 3"/>
                    <wps:spPr>
                      <a:xfrm>
                        <a:off x="6199758" y="3603153"/>
                        <a:ext cx="164465" cy="353695"/>
                      </a:xfrm>
                      <a:custGeom>
                        <a:rect b="b" l="l" r="r" t="t"/>
                        <a:pathLst>
                          <a:path extrusionOk="0" h="353695" w="164465">
                            <a:moveTo>
                              <a:pt x="0" y="0"/>
                            </a:moveTo>
                            <a:lnTo>
                              <a:pt x="0" y="353695"/>
                            </a:lnTo>
                            <a:lnTo>
                              <a:pt x="164465" y="353695"/>
                            </a:lnTo>
                            <a:lnTo>
                              <a:pt x="1644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3990" cy="3632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5607050" cy="87630"/>
          <wp:effectExtent b="0" l="0" r="0" t="0"/>
          <wp:wrapNone/>
          <wp:docPr id="1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
              <a:graphic>
                <a:graphicData uri="http://schemas.microsoft.com/office/word/2010/wordprocessingShape">
                  <wps:wsp>
                    <wps:cNvSpPr/>
                    <wps:cNvPr id="13" name="Shape 13"/>
                    <wps:spPr>
                      <a:xfrm>
                        <a:off x="4174108" y="3619028"/>
                        <a:ext cx="4215765" cy="321945"/>
                      </a:xfrm>
                      <a:custGeom>
                        <a:rect b="b" l="l" r="r" t="t"/>
                        <a:pathLst>
                          <a:path extrusionOk="0" h="321945" w="4215765">
                            <a:moveTo>
                              <a:pt x="0" y="0"/>
                            </a:moveTo>
                            <a:lnTo>
                              <a:pt x="0" y="321945"/>
                            </a:lnTo>
                            <a:lnTo>
                              <a:pt x="4215765" y="321945"/>
                            </a:lnTo>
                            <a:lnTo>
                              <a:pt x="42157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225290" cy="33147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
              <a:graphic>
                <a:graphicData uri="http://schemas.microsoft.com/office/word/2010/wordprocessingShape">
                  <wps:wsp>
                    <wps:cNvSpPr/>
                    <wps:cNvPr id="18" name="Shape 18"/>
                    <wps:spPr>
                      <a:xfrm>
                        <a:off x="6159753" y="3663795"/>
                        <a:ext cx="244475" cy="232410"/>
                      </a:xfrm>
                      <a:custGeom>
                        <a:rect b="b" l="l" r="r" t="t"/>
                        <a:pathLst>
                          <a:path extrusionOk="0" h="232410" w="244475">
                            <a:moveTo>
                              <a:pt x="0" y="0"/>
                            </a:moveTo>
                            <a:lnTo>
                              <a:pt x="0" y="232410"/>
                            </a:lnTo>
                            <a:lnTo>
                              <a:pt x="244475" y="232410"/>
                            </a:lnTo>
                            <a:lnTo>
                              <a:pt x="24447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36</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54000" cy="2419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5607050" cy="87630"/>
          <wp:effectExtent b="0" l="0" r="0" t="0"/>
          <wp:wrapNone/>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
              <a:graphic>
                <a:graphicData uri="http://schemas.microsoft.com/office/word/2010/wordprocessingGroup">
                  <wpg:wgp>
                    <wpg:cNvGrpSpPr/>
                    <wpg:grpSpPr>
                      <a:xfrm>
                        <a:off x="2541825" y="3735525"/>
                        <a:ext cx="5607050" cy="87630"/>
                        <a:chOff x="2541825" y="3735525"/>
                        <a:chExt cx="5607075" cy="87675"/>
                      </a:xfrm>
                    </wpg:grpSpPr>
                    <wpg:grpSp>
                      <wpg:cNvGrpSpPr/>
                      <wpg:grpSpPr>
                        <a:xfrm>
                          <a:off x="2541840" y="3735550"/>
                          <a:ext cx="5607050" cy="87630"/>
                          <a:chOff x="1113" y="15169"/>
                          <a:chExt cx="8830" cy="138"/>
                        </a:xfrm>
                      </wpg:grpSpPr>
                      <wps:wsp>
                        <wps:cNvSpPr/>
                        <wps:cNvPr id="5" name="Shape 5"/>
                        <wps:spPr>
                          <a:xfrm>
                            <a:off x="1114" y="15170"/>
                            <a:ext cx="8825" cy="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1113" y="15169"/>
                            <a:ext cx="8830" cy="138"/>
                          </a:xfrm>
                          <a:prstGeom prst="rect">
                            <a:avLst/>
                          </a:prstGeom>
                          <a:noFill/>
                          <a:ln>
                            <a:noFill/>
                          </a:ln>
                        </pic:spPr>
                      </pic:pic>
                      <wps:wsp>
                        <wps:cNvCnPr/>
                        <wps:spPr>
                          <a:xfrm>
                            <a:off x="1166" y="15211"/>
                            <a:ext cx="8740"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5607050" cy="87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
              <a:graphic>
                <a:graphicData uri="http://schemas.microsoft.com/office/word/2010/wordprocessingShape">
                  <wps:wsp>
                    <wps:cNvSpPr/>
                    <wps:cNvPr id="17" name="Shape 17"/>
                    <wps:spPr>
                      <a:xfrm>
                        <a:off x="5239638" y="3576800"/>
                        <a:ext cx="212725" cy="40640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22250" cy="415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
              <a:graphic>
                <a:graphicData uri="http://schemas.microsoft.com/office/word/2010/wordprocessingShape">
                  <wps:wsp>
                    <wps:cNvSpPr/>
                    <wps:cNvPr id="7" name="Shape 7"/>
                    <wps:spPr>
                      <a:xfrm>
                        <a:off x="3729925" y="3579975"/>
                        <a:ext cx="3232150" cy="40005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3241675" cy="409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3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0">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1">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2">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3">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4">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5">
    <w:lvl w:ilvl="0">
      <w:start w:val="6"/>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0"/>
      <w:numFmt w:val="bullet"/>
      <w:lvlText w:val="•"/>
      <w:lvlJc w:val="left"/>
      <w:pPr>
        <w:ind w:left="2874" w:hanging="444.00000000000045"/>
      </w:pPr>
      <w:rPr/>
    </w:lvl>
    <w:lvl w:ilvl="3">
      <w:start w:val="0"/>
      <w:numFmt w:val="bullet"/>
      <w:lvlText w:val="•"/>
      <w:lvlJc w:val="left"/>
      <w:pPr>
        <w:ind w:left="3751" w:hanging="443.99999999999955"/>
      </w:pPr>
      <w:rPr/>
    </w:lvl>
    <w:lvl w:ilvl="4">
      <w:start w:val="0"/>
      <w:numFmt w:val="bullet"/>
      <w:lvlText w:val="•"/>
      <w:lvlJc w:val="left"/>
      <w:pPr>
        <w:ind w:left="4628" w:hanging="444"/>
      </w:pPr>
      <w:rPr/>
    </w:lvl>
    <w:lvl w:ilvl="5">
      <w:start w:val="0"/>
      <w:numFmt w:val="bullet"/>
      <w:lvlText w:val="•"/>
      <w:lvlJc w:val="left"/>
      <w:pPr>
        <w:ind w:left="5505" w:hanging="444"/>
      </w:pPr>
      <w:rPr/>
    </w:lvl>
    <w:lvl w:ilvl="6">
      <w:start w:val="0"/>
      <w:numFmt w:val="bullet"/>
      <w:lvlText w:val="•"/>
      <w:lvlJc w:val="left"/>
      <w:pPr>
        <w:ind w:left="6382" w:hanging="443.9999999999991"/>
      </w:pPr>
      <w:rPr/>
    </w:lvl>
    <w:lvl w:ilvl="7">
      <w:start w:val="0"/>
      <w:numFmt w:val="bullet"/>
      <w:lvlText w:val="•"/>
      <w:lvlJc w:val="left"/>
      <w:pPr>
        <w:ind w:left="7259" w:hanging="444"/>
      </w:pPr>
      <w:rPr/>
    </w:lvl>
    <w:lvl w:ilvl="8">
      <w:start w:val="0"/>
      <w:numFmt w:val="bullet"/>
      <w:lvlText w:val="•"/>
      <w:lvlJc w:val="left"/>
      <w:pPr>
        <w:ind w:left="8136" w:hanging="444"/>
      </w:pPr>
      <w:rPr/>
    </w:lvl>
  </w:abstractNum>
  <w:abstractNum w:abstractNumId="46">
    <w:lvl w:ilvl="0">
      <w:start w:val="5"/>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61" w:hanging="435"/>
      </w:pPr>
      <w:rPr>
        <w:rFonts w:ascii="Arial" w:cs="Arial" w:eastAsia="Arial" w:hAnsi="Arial"/>
        <w:b w:val="0"/>
        <w:bCs w:val="0"/>
        <w:i w:val="0"/>
        <w:iCs w:val="0"/>
        <w:sz w:val="22"/>
        <w:szCs w:val="22"/>
      </w:rPr>
    </w:lvl>
    <w:lvl w:ilvl="3">
      <w:start w:val="0"/>
      <w:numFmt w:val="bullet"/>
      <w:lvlText w:val="•"/>
      <w:lvlJc w:val="left"/>
      <w:pPr>
        <w:ind w:left="3411" w:hanging="435"/>
      </w:pPr>
      <w:rPr/>
    </w:lvl>
    <w:lvl w:ilvl="4">
      <w:start w:val="0"/>
      <w:numFmt w:val="bullet"/>
      <w:lvlText w:val="•"/>
      <w:lvlJc w:val="left"/>
      <w:pPr>
        <w:ind w:left="4337" w:hanging="435"/>
      </w:pPr>
      <w:rPr/>
    </w:lvl>
    <w:lvl w:ilvl="5">
      <w:start w:val="0"/>
      <w:numFmt w:val="bullet"/>
      <w:lvlText w:val="•"/>
      <w:lvlJc w:val="left"/>
      <w:pPr>
        <w:ind w:left="5262" w:hanging="435"/>
      </w:pPr>
      <w:rPr/>
    </w:lvl>
    <w:lvl w:ilvl="6">
      <w:start w:val="0"/>
      <w:numFmt w:val="bullet"/>
      <w:lvlText w:val="•"/>
      <w:lvlJc w:val="left"/>
      <w:pPr>
        <w:ind w:left="6188" w:hanging="435"/>
      </w:pPr>
      <w:rPr/>
    </w:lvl>
    <w:lvl w:ilvl="7">
      <w:start w:val="0"/>
      <w:numFmt w:val="bullet"/>
      <w:lvlText w:val="•"/>
      <w:lvlJc w:val="left"/>
      <w:pPr>
        <w:ind w:left="7114" w:hanging="435"/>
      </w:pPr>
      <w:rPr/>
    </w:lvl>
    <w:lvl w:ilvl="8">
      <w:start w:val="0"/>
      <w:numFmt w:val="bullet"/>
      <w:lvlText w:val="•"/>
      <w:lvlJc w:val="left"/>
      <w:pPr>
        <w:ind w:left="8039" w:hanging="435"/>
      </w:pPr>
      <w:rPr/>
    </w:lvl>
  </w:abstractNum>
  <w:abstractNum w:abstractNumId="47">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8">
    <w:lvl w:ilvl="0">
      <w:start w:val="3"/>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color w:val="351c75"/>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0">
    <w:lvl w:ilvl="0">
      <w:start w:val="1"/>
      <w:numFmt w:val="decimal"/>
      <w:lvlText w:val="%1"/>
      <w:lvlJc w:val="left"/>
      <w:pPr>
        <w:ind w:left="1126" w:hanging="480"/>
      </w:pPr>
      <w:rPr/>
    </w:lvl>
    <w:lvl w:ilvl="1">
      <w:start w:val="3"/>
      <w:numFmt w:val="decimal"/>
      <w:lvlText w:val="%1.%2."/>
      <w:lvlJc w:val="left"/>
      <w:pPr>
        <w:ind w:left="1126" w:hanging="480"/>
      </w:pPr>
      <w:rPr>
        <w:rFonts w:ascii="Arial" w:cs="Arial" w:eastAsia="Arial" w:hAnsi="Arial"/>
        <w:b w:val="0"/>
        <w:bCs w:val="0"/>
        <w:i w:val="0"/>
        <w:iCs w:val="0"/>
        <w:sz w:val="22"/>
        <w:szCs w:val="22"/>
      </w:rPr>
    </w:lvl>
    <w:lvl w:ilvl="2">
      <w:start w:val="1"/>
      <w:numFmt w:val="upperLetter"/>
      <w:lvlText w:val="%3."/>
      <w:lvlJc w:val="left"/>
      <w:pPr>
        <w:ind w:left="1573" w:hanging="360"/>
      </w:pPr>
      <w:rPr>
        <w:rFonts w:ascii="Arial" w:cs="Arial" w:eastAsia="Arial" w:hAnsi="Arial"/>
        <w:b w:val="0"/>
        <w:bCs w:val="0"/>
        <w:i w:val="0"/>
        <w:iCs w:val="0"/>
        <w:sz w:val="22"/>
        <w:szCs w:val="22"/>
      </w:rPr>
    </w:lvl>
    <w:lvl w:ilvl="3">
      <w:start w:val="0"/>
      <w:numFmt w:val="bullet"/>
      <w:lvlText w:val="•"/>
      <w:lvlJc w:val="left"/>
      <w:pPr>
        <w:ind w:left="3426" w:hanging="360"/>
      </w:pPr>
      <w:rPr/>
    </w:lvl>
    <w:lvl w:ilvl="4">
      <w:start w:val="0"/>
      <w:numFmt w:val="bullet"/>
      <w:lvlText w:val="•"/>
      <w:lvlJc w:val="left"/>
      <w:pPr>
        <w:ind w:left="4350" w:hanging="360"/>
      </w:pPr>
      <w:rPr/>
    </w:lvl>
    <w:lvl w:ilvl="5">
      <w:start w:val="0"/>
      <w:numFmt w:val="bullet"/>
      <w:lvlText w:val="•"/>
      <w:lvlJc w:val="left"/>
      <w:pPr>
        <w:ind w:left="5273" w:hanging="360"/>
      </w:pPr>
      <w:rPr/>
    </w:lvl>
    <w:lvl w:ilvl="6">
      <w:start w:val="0"/>
      <w:numFmt w:val="bullet"/>
      <w:lvlText w:val="•"/>
      <w:lvlJc w:val="left"/>
      <w:pPr>
        <w:ind w:left="6197" w:hanging="360"/>
      </w:pPr>
      <w:rPr/>
    </w:lvl>
    <w:lvl w:ilvl="7">
      <w:start w:val="0"/>
      <w:numFmt w:val="bullet"/>
      <w:lvlText w:val="•"/>
      <w:lvlJc w:val="left"/>
      <w:pPr>
        <w:ind w:left="7120" w:hanging="360"/>
      </w:pPr>
      <w:rPr/>
    </w:lvl>
    <w:lvl w:ilvl="8">
      <w:start w:val="0"/>
      <w:numFmt w:val="bullet"/>
      <w:lvlText w:val="•"/>
      <w:lvlJc w:val="left"/>
      <w:pPr>
        <w:ind w:left="8044" w:hanging="360"/>
      </w:pPr>
      <w:rPr/>
    </w:lvl>
  </w:abstractNum>
  <w:abstractNum w:abstractNumId="51">
    <w:lvl w:ilvl="0">
      <w:start w:val="1"/>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2618" w:hanging="425"/>
      </w:pPr>
      <w:rPr/>
    </w:lvl>
    <w:lvl w:ilvl="4">
      <w:start w:val="0"/>
      <w:numFmt w:val="bullet"/>
      <w:lvlText w:val="•"/>
      <w:lvlJc w:val="left"/>
      <w:pPr>
        <w:ind w:left="3657" w:hanging="425"/>
      </w:pPr>
      <w:rPr/>
    </w:lvl>
    <w:lvl w:ilvl="5">
      <w:start w:val="0"/>
      <w:numFmt w:val="bullet"/>
      <w:lvlText w:val="•"/>
      <w:lvlJc w:val="left"/>
      <w:pPr>
        <w:ind w:left="4696" w:hanging="425"/>
      </w:pPr>
      <w:rPr/>
    </w:lvl>
    <w:lvl w:ilvl="6">
      <w:start w:val="0"/>
      <w:numFmt w:val="bullet"/>
      <w:lvlText w:val="•"/>
      <w:lvlJc w:val="left"/>
      <w:pPr>
        <w:ind w:left="5735" w:hanging="425"/>
      </w:pPr>
      <w:rPr/>
    </w:lvl>
    <w:lvl w:ilvl="7">
      <w:start w:val="0"/>
      <w:numFmt w:val="bullet"/>
      <w:lvlText w:val="•"/>
      <w:lvlJc w:val="left"/>
      <w:pPr>
        <w:ind w:left="6774" w:hanging="425"/>
      </w:pPr>
      <w:rPr/>
    </w:lvl>
    <w:lvl w:ilvl="8">
      <w:start w:val="0"/>
      <w:numFmt w:val="bullet"/>
      <w:lvlText w:val="•"/>
      <w:lvlJc w:val="left"/>
      <w:pPr>
        <w:ind w:left="7813" w:hanging="425"/>
      </w:pPr>
      <w:rPr/>
    </w:lvl>
  </w:abstractNum>
  <w:abstractNum w:abstractNumId="5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4">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5">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6">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firstLine="130.393700787401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40" w:before="480" w:line="276" w:lineRule="auto"/>
      <w:ind w:left="-11"/>
      <w:jc w:val="center"/>
    </w:pPr>
    <w:rPr>
      <w:b w:val="1"/>
      <w:bCs w:val="1"/>
    </w:rPr>
  </w:style>
  <w:style w:type="paragraph" w:styleId="Heading2">
    <w:name w:val="heading 2"/>
    <w:basedOn w:val="Normal"/>
    <w:next w:val="Normal"/>
    <w:pPr>
      <w:tabs>
        <w:tab w:val="left" w:leader="none" w:pos="284"/>
      </w:tabs>
      <w:spacing w:after="160" w:before="240" w:lineRule="auto"/>
      <w:ind w:left="266" w:hanging="266"/>
    </w:pPr>
    <w:rPr>
      <w:b w:val="1"/>
      <w:bCs w:val="1"/>
    </w:rPr>
  </w:style>
  <w:style w:type="paragraph" w:styleId="Heading3">
    <w:name w:val="heading 3"/>
    <w:basedOn w:val="Normal"/>
    <w:next w:val="Normal"/>
    <w:pPr>
      <w:keepNext w:val="1"/>
      <w:keepLines w:val="1"/>
      <w:spacing w:after="120" w:before="200" w:line="276"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20" w:right="546" w:firstLine="20.999999999999943"/>
    </w:pPr>
    <w:rPr>
      <w:rFonts w:ascii="Century Gothic" w:cs="Century Gothic" w:eastAsia="Century Gothic" w:hAnsi="Century Gothic"/>
      <w:b w:val="1"/>
      <w:bCs w:val="1"/>
      <w:sz w:val="62"/>
      <w:szCs w:val="6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yo_ChUsORFeLhqBTOuTQ9WCNfPGGrzlp?usp=sharing" TargetMode="External"/><Relationship Id="rId22" Type="http://schemas.openxmlformats.org/officeDocument/2006/relationships/image" Target="media/image3.png"/><Relationship Id="rId21" Type="http://schemas.openxmlformats.org/officeDocument/2006/relationships/hyperlink" Target="https://drive.google.com/drive/folders/16xEyMcx_fINtqM2gc4U8ZxKF3sIg6RPW?usp=sharing" TargetMode="External"/><Relationship Id="rId24" Type="http://schemas.openxmlformats.org/officeDocument/2006/relationships/hyperlink" Target="https://spektro-bi.org/event/pengumuman-pemenang-research-grant-bank-indonesia-tahun-2023-1" TargetMode="External"/><Relationship Id="rId23" Type="http://schemas.openxmlformats.org/officeDocument/2006/relationships/hyperlink" Target="https://www.spektro-bi.org/event/resarch-grant-bank-indonesia-tahun-2023-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humas@Poltekssn.ac.id" TargetMode="External"/><Relationship Id="rId26" Type="http://schemas.openxmlformats.org/officeDocument/2006/relationships/hyperlink" Target="https://poltekssn.ac.id" TargetMode="External"/><Relationship Id="rId25" Type="http://schemas.openxmlformats.org/officeDocument/2006/relationships/image" Target="media/image4.png"/><Relationship Id="rId28" Type="http://schemas.openxmlformats.org/officeDocument/2006/relationships/footer" Target="footer3.xml"/><Relationship Id="rId27" Type="http://schemas.openxmlformats.org/officeDocument/2006/relationships/hyperlink" Target="https://poltekssn.ac.i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eader" Target="header1.xml"/><Relationship Id="rId11" Type="http://schemas.openxmlformats.org/officeDocument/2006/relationships/hyperlink" Target="https://drive.google.com/file/d/1RTDLEKEwU9GaAdEmAmuhNM5vhiYxRumd/view?usp=sharing" TargetMode="External"/><Relationship Id="rId10" Type="http://schemas.openxmlformats.org/officeDocument/2006/relationships/hyperlink" Target="https://poltekssn.ac.id/" TargetMode="External"/><Relationship Id="rId13" Type="http://schemas.openxmlformats.org/officeDocument/2006/relationships/hyperlink" Target="https://drive.google.com/file/d/1kSBsz50E7DbexaSdHjejEulWj60DGx_E/view?usp=sharing" TargetMode="External"/><Relationship Id="rId12" Type="http://schemas.openxmlformats.org/officeDocument/2006/relationships/hyperlink" Target="https://drive.google.com/file/d/1tErdEpQwOVFNPYiHYfOQBtvdEVen2bKn/view?usp=sharing" TargetMode="External"/><Relationship Id="rId15" Type="http://schemas.openxmlformats.org/officeDocument/2006/relationships/hyperlink" Target="https://drive.google.com/file/d/1NOjYNJFOhHGSZsyHKJgNzYoQFulGG31j/view?usp=sharing" TargetMode="External"/><Relationship Id="rId14" Type="http://schemas.openxmlformats.org/officeDocument/2006/relationships/hyperlink" Target="https://drive.google.com/file/d/1DxIg9CEY2J35c0pXu-zlry18XYzdd91k/view?usp=sharing" TargetMode="External"/><Relationship Id="rId17" Type="http://schemas.openxmlformats.org/officeDocument/2006/relationships/footer" Target="footer1.xml"/><Relationship Id="rId16" Type="http://schemas.openxmlformats.org/officeDocument/2006/relationships/hyperlink" Target="https://drive.google.com/file/d/1qghPQSi3zgU29ts_0txB64Vx2rgkQPDi/view?usp=sharing" TargetMode="External"/><Relationship Id="rId19" Type="http://schemas.openxmlformats.org/officeDocument/2006/relationships/footer" Target="footer2.xm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2025-04-29T00:00:00Z</vt:lpwstr>
  </property>
  <property fmtid="{D5CDD505-2E9C-101B-9397-08002B2CF9AE}" pid="3" name="Creator">
    <vt:lpwstr>Microsoft® Word for Microsoft 365</vt:lpwstr>
  </property>
  <property fmtid="{D5CDD505-2E9C-101B-9397-08002B2CF9AE}" pid="4" name="LastSaved">
    <vt:lpwstr>2025-06-19T00:00:00Z</vt:lpwstr>
  </property>
</Properties>
</file>