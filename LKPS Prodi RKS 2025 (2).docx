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667510" cy="1676400"/>
            <wp:effectExtent b="0" l="0" r="0" t="0"/>
            <wp:docPr descr="A blue hexagon with yellow and white text&#10;&#10;AI-generated content may be incorrect." id="15" name="image2.png"/>
            <a:graphic>
              <a:graphicData uri="http://schemas.openxmlformats.org/drawingml/2006/picture">
                <pic:pic>
                  <pic:nvPicPr>
                    <pic:cNvPr descr="A blue hexagon with yellow and white text&#10;&#10;AI-generated content may be incorrect." id="0" name="image2.png"/>
                    <pic:cNvPicPr preferRelativeResize="0"/>
                  </pic:nvPicPr>
                  <pic:blipFill>
                    <a:blip r:embed="rId7"/>
                    <a:srcRect b="0" l="0" r="0" t="0"/>
                    <a:stretch>
                      <a:fillRect/>
                    </a:stretch>
                  </pic:blipFill>
                  <pic:spPr>
                    <a:xfrm>
                      <a:off x="0" y="0"/>
                      <a:ext cx="166751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9">
      <w:pPr>
        <w:spacing w:before="240" w:lineRule="auto"/>
        <w:ind w:left="1371" w:right="1371" w:firstLine="0"/>
        <w:jc w:val="center"/>
        <w:rPr>
          <w:b w:val="1"/>
          <w:bCs w:val="1"/>
          <w:sz w:val="28"/>
          <w:szCs w:val="28"/>
        </w:rPr>
      </w:pPr>
      <w:r w:rsidDel="00000000" w:rsidR="00000000" w:rsidRPr="00000000">
        <w:rPr>
          <w:b w:val="1"/>
          <w:bCs w:val="1"/>
          <w:sz w:val="28"/>
          <w:szCs w:val="28"/>
          <w:rtl w:val="0"/>
        </w:rPr>
        <w:t xml:space="preserve">LAPORAN KINERJA PROGRAM STUDI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F">
      <w:pPr>
        <w:spacing w:before="176" w:lineRule="auto"/>
        <w:ind w:left="1371" w:right="1371" w:firstLine="0"/>
        <w:jc w:val="center"/>
        <w:rPr>
          <w:b w:val="1"/>
          <w:bCs w:val="1"/>
          <w:sz w:val="28"/>
          <w:szCs w:val="28"/>
        </w:rPr>
      </w:pPr>
      <w:r w:rsidDel="00000000" w:rsidR="00000000" w:rsidRPr="00000000">
        <w:rPr>
          <w:b w:val="1"/>
          <w:bCs w:val="1"/>
          <w:sz w:val="28"/>
          <w:szCs w:val="28"/>
          <w:rtl w:val="0"/>
        </w:rPr>
        <w:t xml:space="preserve">AKREDITASI PROGRAM STUDI</w:t>
      </w:r>
    </w:p>
    <w:p w:rsidR="00000000" w:rsidDel="00000000" w:rsidP="00000000" w:rsidRDefault="00000000" w:rsidRPr="00000000" w14:paraId="00000010">
      <w:pPr>
        <w:spacing w:before="48" w:lineRule="auto"/>
        <w:ind w:left="1371" w:right="1372" w:firstLine="0"/>
        <w:jc w:val="center"/>
        <w:rPr>
          <w:b w:val="1"/>
          <w:bCs w:val="1"/>
          <w:sz w:val="28"/>
          <w:szCs w:val="28"/>
        </w:rPr>
      </w:pPr>
      <w:r w:rsidDel="00000000" w:rsidR="00000000" w:rsidRPr="00000000">
        <w:rPr>
          <w:b w:val="1"/>
          <w:bCs w:val="1"/>
          <w:sz w:val="28"/>
          <w:szCs w:val="28"/>
          <w:rtl w:val="0"/>
        </w:rPr>
        <w:t xml:space="preserve">SARJANA TERAPAN REKAYASA KEAMANAN SIBER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8">
      <w:pPr>
        <w:spacing w:before="225" w:lineRule="auto"/>
        <w:ind w:left="1371" w:right="1377" w:firstLine="0"/>
        <w:jc w:val="center"/>
        <w:rPr>
          <w:b w:val="1"/>
          <w:bCs w:val="1"/>
          <w:sz w:val="28"/>
          <w:szCs w:val="28"/>
        </w:rPr>
      </w:pPr>
      <w:r w:rsidDel="00000000" w:rsidR="00000000" w:rsidRPr="00000000">
        <w:rPr>
          <w:rtl w:val="0"/>
        </w:rPr>
      </w:r>
    </w:p>
    <w:p w:rsidR="00000000" w:rsidDel="00000000" w:rsidP="00000000" w:rsidRDefault="00000000" w:rsidRPr="00000000" w14:paraId="00000019">
      <w:pPr>
        <w:spacing w:before="225" w:lineRule="auto"/>
        <w:ind w:left="1371" w:right="1377" w:firstLine="0"/>
        <w:jc w:val="center"/>
        <w:rPr>
          <w:b w:val="1"/>
          <w:bCs w:val="1"/>
          <w:sz w:val="28"/>
          <w:szCs w:val="28"/>
        </w:rPr>
      </w:pPr>
      <w:r w:rsidDel="00000000" w:rsidR="00000000" w:rsidRPr="00000000">
        <w:rPr>
          <w:rtl w:val="0"/>
        </w:rPr>
      </w:r>
    </w:p>
    <w:p w:rsidR="00000000" w:rsidDel="00000000" w:rsidP="00000000" w:rsidRDefault="00000000" w:rsidRPr="00000000" w14:paraId="0000001A">
      <w:pPr>
        <w:spacing w:before="225" w:lineRule="auto"/>
        <w:ind w:left="1371" w:right="1377" w:firstLine="0"/>
        <w:jc w:val="center"/>
        <w:rPr>
          <w:b w:val="1"/>
          <w:bCs w:val="1"/>
          <w:sz w:val="28"/>
          <w:szCs w:val="28"/>
        </w:rPr>
      </w:pPr>
      <w:r w:rsidDel="00000000" w:rsidR="00000000" w:rsidRPr="00000000">
        <w:rPr>
          <w:rtl w:val="0"/>
        </w:rPr>
      </w:r>
    </w:p>
    <w:p w:rsidR="00000000" w:rsidDel="00000000" w:rsidP="00000000" w:rsidRDefault="00000000" w:rsidRPr="00000000" w14:paraId="0000001B">
      <w:pPr>
        <w:spacing w:before="225" w:lineRule="auto"/>
        <w:ind w:left="1371" w:right="1377" w:firstLine="0"/>
        <w:jc w:val="center"/>
        <w:rPr>
          <w:b w:val="1"/>
          <w:bCs w:val="1"/>
          <w:sz w:val="28"/>
          <w:szCs w:val="28"/>
        </w:rPr>
      </w:pPr>
      <w:r w:rsidDel="00000000" w:rsidR="00000000" w:rsidRPr="00000000">
        <w:rPr>
          <w:b w:val="1"/>
          <w:bCs w:val="1"/>
          <w:sz w:val="28"/>
          <w:szCs w:val="28"/>
          <w:rtl w:val="0"/>
        </w:rPr>
        <w:t xml:space="preserve">POLITEKNIK SIBER DAN SANDI NEGARA</w:t>
      </w:r>
    </w:p>
    <w:p w:rsidR="00000000" w:rsidDel="00000000" w:rsidP="00000000" w:rsidRDefault="00000000" w:rsidRPr="00000000" w14:paraId="0000001C">
      <w:pPr>
        <w:spacing w:before="48" w:line="276" w:lineRule="auto"/>
        <w:ind w:left="1839" w:right="1845" w:firstLine="0"/>
        <w:jc w:val="center"/>
        <w:rPr>
          <w:b w:val="1"/>
          <w:bCs w:val="1"/>
          <w:sz w:val="28"/>
          <w:szCs w:val="28"/>
        </w:rPr>
      </w:pPr>
      <w:r w:rsidDel="00000000" w:rsidR="00000000" w:rsidRPr="00000000">
        <w:rPr>
          <w:b w:val="1"/>
          <w:bCs w:val="1"/>
          <w:sz w:val="28"/>
          <w:szCs w:val="28"/>
          <w:rtl w:val="0"/>
        </w:rPr>
        <w:t xml:space="preserve">BOGOR</w:t>
      </w:r>
    </w:p>
    <w:p w:rsidR="00000000" w:rsidDel="00000000" w:rsidP="00000000" w:rsidRDefault="00000000" w:rsidRPr="00000000" w14:paraId="0000001D">
      <w:pPr>
        <w:spacing w:before="48" w:line="276" w:lineRule="auto"/>
        <w:ind w:left="1839" w:right="1845" w:firstLine="0"/>
        <w:jc w:val="center"/>
        <w:rPr>
          <w:b w:val="1"/>
          <w:bCs w:val="1"/>
          <w:sz w:val="28"/>
          <w:szCs w:val="28"/>
        </w:rPr>
        <w:sectPr>
          <w:headerReference r:id="rId8" w:type="default"/>
          <w:footerReference r:id="rId9" w:type="default"/>
          <w:pgSz w:h="15840" w:w="12240" w:orient="portrait"/>
          <w:pgMar w:bottom="1300" w:top="1060" w:left="1020" w:right="1020" w:header="0" w:footer="1109"/>
          <w:pgNumType w:start="1"/>
        </w:sectPr>
      </w:pPr>
      <w:r w:rsidDel="00000000" w:rsidR="00000000" w:rsidRPr="00000000">
        <w:rPr>
          <w:b w:val="1"/>
          <w:bCs w:val="1"/>
          <w:sz w:val="28"/>
          <w:szCs w:val="28"/>
          <w:rtl w:val="0"/>
        </w:rPr>
        <w:t xml:space="preserve">TAHUN 2025</w:t>
      </w:r>
    </w:p>
    <w:p w:rsidR="00000000" w:rsidDel="00000000" w:rsidP="00000000" w:rsidRDefault="00000000" w:rsidRPr="00000000" w14:paraId="0000001E">
      <w:pPr>
        <w:pStyle w:val="Heading1"/>
        <w:ind w:right="1372" w:firstLine="1371"/>
        <w:rPr/>
      </w:pPr>
      <w:bookmarkStart w:colFirst="0" w:colLast="0" w:name="_qxojhc8d7af8" w:id="0"/>
      <w:bookmarkEnd w:id="0"/>
      <w:r w:rsidDel="00000000" w:rsidR="00000000" w:rsidRPr="00000000">
        <w:rPr>
          <w:rtl w:val="0"/>
        </w:rPr>
        <w:t xml:space="preserve">IDENTITAS PENGUSUL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w:t>
        <w:tab/>
        <w:t xml:space="preserve">: </w:t>
      </w:r>
      <w:r w:rsidDel="00000000" w:rsidR="00000000" w:rsidRPr="00000000">
        <w:rPr>
          <w:rtl w:val="0"/>
        </w:rPr>
        <w:t xml:space="preserve">Politeknik Siber dan Sandi Negara</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7"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Pengelola Program Studi</w:t>
        <w:tab/>
        <w:t xml:space="preserve">: </w:t>
      </w:r>
      <w:r w:rsidDel="00000000" w:rsidR="00000000" w:rsidRPr="00000000">
        <w:rPr>
          <w:rtl w:val="0"/>
        </w:rPr>
        <w:t xml:space="preserve">Politeknik Siber dan Sandi Negara</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8"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Jenis Program</w:t>
        <w:tab/>
        <w:t xml:space="preserve">: </w:t>
      </w:r>
      <w:r w:rsidDel="00000000" w:rsidR="00000000" w:rsidRPr="00000000">
        <w:rPr>
          <w:rtl w:val="0"/>
        </w:rPr>
        <w:t xml:space="preserve">Sarjana Terapan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4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 Program Studi</w:t>
        <w:tab/>
        <w:t xml:space="preserve">: </w:t>
      </w:r>
      <w:r w:rsidDel="00000000" w:rsidR="00000000" w:rsidRPr="00000000">
        <w:rPr>
          <w:rtl w:val="0"/>
        </w:rPr>
        <w:t xml:space="preserve">Rekayasa Keamanan Siber</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7" w:line="240" w:lineRule="auto"/>
        <w:ind w:left="112"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Alamat</w:t>
        <w:tab/>
        <w:t xml:space="preserve">: </w:t>
      </w:r>
      <w:r w:rsidDel="00000000" w:rsidR="00000000" w:rsidRPr="00000000">
        <w:rPr>
          <w:rtl w:val="0"/>
        </w:rPr>
        <w:t xml:space="preserve">Jl. Raya H. Usa, Putat Nutug, Kec. Ciseeng,</w:t>
      </w:r>
    </w:p>
    <w:p w:rsidR="00000000" w:rsidDel="00000000" w:rsidP="00000000" w:rsidRDefault="00000000" w:rsidRPr="00000000" w14:paraId="00000025">
      <w:pPr>
        <w:tabs>
          <w:tab w:val="left" w:leader="none" w:pos="3375"/>
        </w:tabs>
        <w:spacing w:before="37" w:lineRule="auto"/>
        <w:ind w:left="112" w:firstLine="0"/>
        <w:rPr/>
      </w:pPr>
      <w:r w:rsidDel="00000000" w:rsidR="00000000" w:rsidRPr="00000000">
        <w:rPr>
          <w:rtl w:val="0"/>
        </w:rPr>
        <w:tab/>
        <w:t xml:space="preserve">  Kabupaten Bogor, Jawa Barat 16120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7"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Telepon</w:t>
        <w:tab/>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8"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Website</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0">
        <w:r w:rsidDel="00000000" w:rsidR="00000000" w:rsidRPr="00000000">
          <w:rPr>
            <w:color w:val="1155cc"/>
            <w:u w:val="single"/>
            <w:rtl w:val="0"/>
          </w:rPr>
          <w:t xml:space="preserve">humas@poltekssn.ac.id</w:t>
        </w:r>
      </w:hyperlink>
      <w:r w:rsidDel="00000000" w:rsidR="00000000" w:rsidRPr="00000000">
        <w:rPr>
          <w:rtl w:val="0"/>
        </w:rPr>
        <w:t xml:space="preserve"> dan </w:t>
      </w:r>
      <w:hyperlink r:id="rId11">
        <w:r w:rsidDel="00000000" w:rsidR="00000000" w:rsidRPr="00000000">
          <w:rPr>
            <w:color w:val="1155cc"/>
            <w:u w:val="single"/>
            <w:rtl w:val="0"/>
          </w:rPr>
          <w:t xml:space="preserve">https://poltekssn.ac.id/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4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SK Pendirian PT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w:t>
      </w:r>
      <w:hyperlink r:id="rId12">
        <w:r w:rsidDel="00000000" w:rsidR="00000000" w:rsidRPr="00000000">
          <w:rPr>
            <w:color w:val="1155cc"/>
            <w:u w:val="single"/>
            <w:rtl w:val="0"/>
          </w:rPr>
          <w:t xml:space="preserve">Peraturan Badan Siber dan Sandi Negara No.12 Tahun 2019 .</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7"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Tanggal SK Pendirian PT</w:t>
        <w:tab/>
        <w:t xml:space="preserve">: 19 Desember 20</w:t>
      </w:r>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Pejabat Penandatangan</w:t>
        <w:tab/>
        <w:tab/>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8"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 Pendirian PT</w:t>
        <w:tab/>
        <w:t xml:space="preserve">: </w:t>
      </w:r>
      <w:r w:rsidDel="00000000" w:rsidR="00000000" w:rsidRPr="00000000">
        <w:rPr>
          <w:rtl w:val="0"/>
        </w:rPr>
        <w:t xml:space="preserve">Kepala Badan Siber dan Sandi Negara</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8"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SK Pembukaan 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w:t>
      </w:r>
      <w:hyperlink r:id="rId13">
        <w:r w:rsidDel="00000000" w:rsidR="00000000" w:rsidRPr="00000000">
          <w:rPr>
            <w:color w:val="1155cc"/>
            <w:u w:val="single"/>
            <w:rtl w:val="0"/>
          </w:rPr>
          <w:t xml:space="preserve">Keputusan Menristekdikti No. 365/KPT/I/2018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4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Tanggal SK Pembukaan PS</w:t>
        <w:tab/>
        <w:t xml:space="preserve">: </w:t>
      </w:r>
      <w:r w:rsidDel="00000000" w:rsidR="00000000" w:rsidRPr="00000000">
        <w:rPr>
          <w:rtl w:val="0"/>
        </w:rPr>
        <w:t xml:space="preserve">1 Agustus 2018</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Pejabat Penandatangan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8"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 Pembukaan PS</w:t>
        <w:tab/>
        <w:t xml:space="preserve">: </w:t>
      </w:r>
      <w:r w:rsidDel="00000000" w:rsidR="00000000" w:rsidRPr="00000000">
        <w:rPr>
          <w:rtl w:val="0"/>
        </w:rPr>
        <w:t xml:space="preserve">Menteri Riset, Teknologi, dan Pendidikan Tinggi Republik Indonesia</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Tahun Pertama Kali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4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Menerima Mahasiswa</w:t>
        <w:tab/>
        <w:t xml:space="preserve">: </w:t>
      </w:r>
      <w:r w:rsidDel="00000000" w:rsidR="00000000" w:rsidRPr="00000000">
        <w:rPr>
          <w:rtl w:val="0"/>
        </w:rPr>
        <w:t xml:space="preserve">2018</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Peringkat Terbaru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8"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Akreditasi PS</w:t>
        <w:tab/>
        <w:t xml:space="preserve">: </w:t>
      </w:r>
      <w:r w:rsidDel="00000000" w:rsidR="00000000" w:rsidRPr="00000000">
        <w:rPr>
          <w:rtl w:val="0"/>
        </w:rPr>
        <w:t xml:space="preserve">Baik</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7" w:line="240" w:lineRule="auto"/>
        <w:ind w:left="112"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SK BAN-PT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w:t>
      </w:r>
      <w:hyperlink r:id="rId14">
        <w:r w:rsidDel="00000000" w:rsidR="00000000" w:rsidRPr="00000000">
          <w:rPr>
            <w:color w:val="1155cc"/>
            <w:u w:val="single"/>
            <w:rtl w:val="0"/>
          </w:rPr>
          <w:t xml:space="preserve">8811/SK/BAN-PT/Ak-PNB/ST/VI/2021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5"/>
        </w:tabs>
        <w:spacing w:after="0" w:before="37" w:line="240" w:lineRule="auto"/>
        <w:ind w:left="112"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1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Daftar Program Studi di Unit Pengelola Program Studi (UPPS)</w:t>
      </w:r>
      <w:r w:rsidDel="00000000" w:rsidR="00000000" w:rsidRPr="00000000">
        <w:rPr>
          <w:rtl w:val="0"/>
        </w:rPr>
      </w:r>
    </w:p>
    <w:tbl>
      <w:tblPr>
        <w:tblStyle w:val="Table1"/>
        <w:tblW w:w="9780.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1035"/>
        <w:gridCol w:w="1950"/>
        <w:gridCol w:w="1455"/>
        <w:gridCol w:w="1845"/>
        <w:gridCol w:w="1425"/>
        <w:gridCol w:w="1545"/>
        <w:tblGridChange w:id="0">
          <w:tblGrid>
            <w:gridCol w:w="525"/>
            <w:gridCol w:w="1035"/>
            <w:gridCol w:w="1950"/>
            <w:gridCol w:w="1455"/>
            <w:gridCol w:w="1845"/>
            <w:gridCol w:w="1425"/>
            <w:gridCol w:w="1545"/>
          </w:tblGrid>
        </w:tblGridChange>
      </w:tblGrid>
      <w:tr>
        <w:trPr>
          <w:cantSplit w:val="0"/>
          <w:trHeight w:val="424" w:hRule="atLeast"/>
          <w:tblHeader w:val="0"/>
        </w:trPr>
        <w:tc>
          <w:tcPr>
            <w:vMerge w:val="restart"/>
            <w:shd w:fill="a6a6a6"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p>
        </w:tc>
        <w:tc>
          <w:tcPr>
            <w:vMerge w:val="restart"/>
            <w:shd w:fill="a6a6a6"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Jenis Program</w:t>
            </w:r>
          </w:p>
        </w:tc>
        <w:tc>
          <w:tcPr>
            <w:vMerge w:val="restart"/>
            <w:shd w:fill="a6a6a6"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Program Studi</w:t>
            </w:r>
          </w:p>
        </w:tc>
        <w:tc>
          <w:tcPr>
            <w:gridSpan w:val="3"/>
            <w:shd w:fill="a6a6a6"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81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Akreditasi Program Studi</w:t>
            </w:r>
          </w:p>
        </w:tc>
        <w:tc>
          <w:tcPr>
            <w:vMerge w:val="restart"/>
            <w:shd w:fill="a6a6a6"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202" w:right="178" w:firstLine="1.999999999999993"/>
              <w:jc w:val="center"/>
              <w:rPr>
                <w:rFonts w:ascii="Arial" w:cs="Arial" w:eastAsia="Arial" w:hAnsi="Arial"/>
                <w:b w:val="1"/>
                <w:bCs w:val="1"/>
                <w:i w:val="0"/>
                <w:iCs w:val="0"/>
                <w:smallCaps w:val="0"/>
                <w:strike w:val="0"/>
                <w:color w:val="000000"/>
                <w:sz w:val="22"/>
                <w:szCs w:val="22"/>
                <w:u w:val="none"/>
                <w:shd w:fill="auto" w:val="clear"/>
                <w:vertAlign w:val="baseline"/>
              </w:rPr>
            </w:pPr>
            <w:commentRangeStart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Mahasiswa saat TS</w:t>
            </w:r>
            <w:commentRangeEnd w:id="0"/>
            <w:r w:rsidDel="00000000" w:rsidR="00000000" w:rsidRPr="00000000">
              <w:commentReference w:id="0"/>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superscript"/>
                <w:rtl w:val="0"/>
              </w:rPr>
              <w:t xml:space="preserve">4)</w:t>
            </w:r>
            <w:r w:rsidDel="00000000" w:rsidR="00000000" w:rsidRPr="00000000">
              <w:rPr>
                <w:rtl w:val="0"/>
              </w:rPr>
            </w:r>
          </w:p>
        </w:tc>
      </w:tr>
      <w:tr>
        <w:trPr>
          <w:cantSplit w:val="0"/>
          <w:trHeight w:val="611" w:hRule="atLeast"/>
          <w:tblHeader w:val="0"/>
        </w:trPr>
        <w:tc>
          <w:tcPr>
            <w:vMerge w:val="continue"/>
            <w:shd w:fill="a6a6a6"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201" w:right="188"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01" w:right="188"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Peringkat</w:t>
            </w:r>
          </w:p>
        </w:tc>
        <w:tc>
          <w:tcPr>
            <w:shd w:fill="a6a6a6"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9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dan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Tgl. SK</w:t>
            </w:r>
          </w:p>
        </w:tc>
        <w:tc>
          <w:tcPr>
            <w:shd w:fill="a6a6a6"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99"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T`gl. Kadaluarsa</w:t>
            </w:r>
          </w:p>
        </w:tc>
        <w:tc>
          <w:tcPr>
            <w:vMerge w:val="continue"/>
            <w:shd w:fill="a6a6a6"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20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Sarjana Terapan</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Rekayasa Keamanan Siber</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Baik</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44.21259842519646" w:firstLine="0"/>
              <w:jc w:val="left"/>
              <w:rPr/>
            </w:pPr>
            <w:hyperlink r:id="rId15">
              <w:r w:rsidDel="00000000" w:rsidR="00000000" w:rsidRPr="00000000">
                <w:rPr>
                  <w:i w:val="0"/>
                  <w:iCs w:val="0"/>
                  <w:smallCaps w:val="0"/>
                  <w:strike w:val="0"/>
                  <w:color w:val="1155cc"/>
                  <w:sz w:val="22"/>
                  <w:szCs w:val="22"/>
                  <w:u w:val="single"/>
                  <w:shd w:fill="auto" w:val="clear"/>
                  <w:vertAlign w:val="baseline"/>
                  <w:rtl w:val="0"/>
                </w:rPr>
                <w:t xml:space="preserve">8</w:t>
              </w:r>
            </w:hyperlink>
            <w:hyperlink r:id="rId16">
              <w:r w:rsidDel="00000000" w:rsidR="00000000" w:rsidRPr="00000000">
                <w:rPr>
                  <w:color w:val="1155cc"/>
                  <w:u w:val="single"/>
                  <w:rtl w:val="0"/>
                </w:rPr>
                <w:t xml:space="preserve">811/SK/BAN-PT/Ak-PNB/ST/VI/2021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44.21259842519646"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44.21259842519646" w:firstLine="0"/>
              <w:jc w:val="left"/>
              <w:rPr/>
            </w:pPr>
            <w:r w:rsidDel="00000000" w:rsidR="00000000" w:rsidRPr="00000000">
              <w:rPr>
                <w:rtl w:val="0"/>
              </w:rPr>
              <w:t xml:space="preserve">22 Juni 2021</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13 April 2026</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highlight w:val="yellow"/>
                <w:u w:val="none"/>
                <w:vertAlign w:val="baseline"/>
              </w:rPr>
            </w:pPr>
            <w:hyperlink r:id="rId17">
              <w:r w:rsidDel="00000000" w:rsidR="00000000" w:rsidRPr="00000000">
                <w:rPr>
                  <w:color w:val="1155cc"/>
                  <w:highlight w:val="yellow"/>
                  <w:u w:val="single"/>
                  <w:rtl w:val="0"/>
                </w:rPr>
                <w:t xml:space="preserve">198</w:t>
              </w:r>
            </w:hyperlink>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0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55">
            <w:pPr>
              <w:jc w:val="center"/>
              <w:rPr>
                <w:i w:val="0"/>
                <w:iCs w:val="0"/>
                <w:smallCaps w:val="0"/>
                <w:strike w:val="0"/>
                <w:color w:val="000000"/>
                <w:sz w:val="22"/>
                <w:szCs w:val="22"/>
                <w:u w:val="none"/>
                <w:shd w:fill="auto" w:val="clear"/>
                <w:vertAlign w:val="baseline"/>
              </w:rPr>
            </w:pPr>
            <w:r w:rsidDel="00000000" w:rsidR="00000000" w:rsidRPr="00000000">
              <w:rPr>
                <w:rtl w:val="0"/>
              </w:rPr>
              <w:t xml:space="preserve">Sarjana Terapan</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Rekayasa Perangkat Keras Kriptografi</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Baik Sekali</w:t>
            </w:r>
            <w:r w:rsidDel="00000000" w:rsidR="00000000" w:rsidRPr="00000000">
              <w:rPr>
                <w:rtl w:val="0"/>
              </w:rPr>
            </w:r>
          </w:p>
        </w:tc>
        <w:tc>
          <w:tcPr/>
          <w:p w:rsidR="00000000" w:rsidDel="00000000" w:rsidP="00000000" w:rsidRDefault="00000000" w:rsidRPr="00000000" w14:paraId="00000058">
            <w:pPr>
              <w:ind w:left="141.7322834645671" w:right="144.21259842519646" w:firstLine="0"/>
              <w:rPr/>
            </w:pPr>
            <w:hyperlink r:id="rId18">
              <w:r w:rsidDel="00000000" w:rsidR="00000000" w:rsidRPr="00000000">
                <w:rPr>
                  <w:color w:val="1155cc"/>
                  <w:u w:val="single"/>
                  <w:rtl w:val="0"/>
                </w:rPr>
                <w:t xml:space="preserve">068/SK/LAM-INFOKOM/Ak/STr/VIII/2024</w:t>
              </w:r>
            </w:hyperlink>
            <w:r w:rsidDel="00000000" w:rsidR="00000000" w:rsidRPr="00000000">
              <w:rPr>
                <w:rtl w:val="0"/>
              </w:rPr>
            </w:r>
          </w:p>
          <w:p w:rsidR="00000000" w:rsidDel="00000000" w:rsidP="00000000" w:rsidRDefault="00000000" w:rsidRPr="00000000" w14:paraId="00000059">
            <w:pPr>
              <w:ind w:left="141.7322834645671" w:right="144.21259842519646" w:firstLine="0"/>
              <w:rPr/>
            </w:pPr>
            <w:r w:rsidDel="00000000" w:rsidR="00000000" w:rsidRPr="00000000">
              <w:rPr>
                <w:rtl w:val="0"/>
              </w:rPr>
            </w:r>
          </w:p>
          <w:p w:rsidR="00000000" w:rsidDel="00000000" w:rsidP="00000000" w:rsidRDefault="00000000" w:rsidRPr="00000000" w14:paraId="0000005A">
            <w:pPr>
              <w:ind w:left="141.7322834645671" w:right="144.21259842519646" w:firstLine="0"/>
              <w:rPr/>
            </w:pPr>
            <w:r w:rsidDel="00000000" w:rsidR="00000000" w:rsidRPr="00000000">
              <w:rPr>
                <w:rtl w:val="0"/>
              </w:rPr>
              <w:t xml:space="preserve">2 Agustus 2024</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2 Agustus 2029</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highlight w:val="yellow"/>
                <w:u w:val="none"/>
                <w:vertAlign w:val="baseline"/>
                <w:rPrChange w:author="Susila Windarta" w:id="0" w:date="2025-06-20T08:22:39Z">
                  <w:rPr>
                    <w:i w:val="0"/>
                    <w:iCs w:val="0"/>
                    <w:smallCaps w:val="0"/>
                    <w:strike w:val="0"/>
                    <w:color w:val="000000"/>
                    <w:sz w:val="22"/>
                    <w:szCs w:val="22"/>
                    <w:u w:val="none"/>
                    <w:shd w:fill="auto" w:val="clear"/>
                    <w:vertAlign w:val="baseline"/>
                  </w:rPr>
                </w:rPrChange>
              </w:rPr>
            </w:pPr>
            <w:hyperlink r:id="rId19">
              <w:r w:rsidDel="00000000" w:rsidR="00000000" w:rsidRPr="00000000">
                <w:rPr>
                  <w:color w:val="1155cc"/>
                  <w:highlight w:val="yellow"/>
                  <w:u w:val="single"/>
                  <w:rtl w:val="0"/>
                  <w:rPrChange w:author="Susila Windarta" w:id="0" w:date="2025-06-20T08:22:39Z">
                    <w:rPr>
                      <w:color w:val="1155cc"/>
                      <w:u w:val="single"/>
                    </w:rPr>
                  </w:rPrChange>
                </w:rPr>
                <w:t xml:space="preserve">67</w:t>
              </w:r>
            </w:hyperlink>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7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5E">
            <w:pPr>
              <w:jc w:val="center"/>
              <w:rPr>
                <w:i w:val="0"/>
                <w:iCs w:val="0"/>
                <w:smallCaps w:val="0"/>
                <w:strike w:val="0"/>
                <w:color w:val="000000"/>
                <w:sz w:val="22"/>
                <w:szCs w:val="22"/>
                <w:u w:val="none"/>
                <w:shd w:fill="auto" w:val="clear"/>
                <w:vertAlign w:val="baseline"/>
              </w:rPr>
            </w:pPr>
            <w:r w:rsidDel="00000000" w:rsidR="00000000" w:rsidRPr="00000000">
              <w:rPr>
                <w:rtl w:val="0"/>
              </w:rPr>
              <w:t xml:space="preserve">Sarjana Terapan</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Rekayasa Kriptograf</w:t>
            </w:r>
            <w:del w:author="Susila Windarta" w:id="1" w:date="2025-06-20T08:22:49Z">
              <w:r w:rsidDel="00000000" w:rsidR="00000000" w:rsidRPr="00000000">
                <w:rPr>
                  <w:rtl w:val="0"/>
                </w:rPr>
                <w:delText xml:space="preserve">i</w:delText>
              </w:r>
            </w:del>
            <w:r w:rsidDel="00000000" w:rsidR="00000000" w:rsidRPr="00000000">
              <w:rPr>
                <w:rtl w:val="0"/>
              </w:rPr>
              <w:t xml:space="preserve">i</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Baik Sekali</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44.21259842519646" w:firstLine="0"/>
              <w:jc w:val="left"/>
              <w:rPr/>
            </w:pPr>
            <w:hyperlink r:id="rId20">
              <w:r w:rsidDel="00000000" w:rsidR="00000000" w:rsidRPr="00000000">
                <w:rPr>
                  <w:color w:val="1155cc"/>
                  <w:u w:val="single"/>
                  <w:rtl w:val="0"/>
                </w:rPr>
                <w:t xml:space="preserve">119/SK/LAM-INFOKOM/Ak/STr/VIII/2024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44.21259842519646"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44.21259842519646" w:firstLine="0"/>
              <w:jc w:val="left"/>
              <w:rPr/>
            </w:pPr>
            <w:r w:rsidDel="00000000" w:rsidR="00000000" w:rsidRPr="00000000">
              <w:rPr>
                <w:rtl w:val="0"/>
              </w:rPr>
              <w:t xml:space="preserve">9 Agustus 2024</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9 Agustus 2029</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highlight w:val="yellow"/>
                <w:u w:val="none"/>
                <w:vertAlign w:val="baseline"/>
              </w:rPr>
            </w:pPr>
            <w:hyperlink r:id="rId21">
              <w:r w:rsidDel="00000000" w:rsidR="00000000" w:rsidRPr="00000000">
                <w:rPr>
                  <w:color w:val="1155cc"/>
                  <w:highlight w:val="yellow"/>
                  <w:u w:val="single"/>
                  <w:rtl w:val="0"/>
                </w:rPr>
                <w:t xml:space="preserve">154</w:t>
              </w:r>
            </w:hyperlink>
            <w:r w:rsidDel="00000000" w:rsidR="00000000" w:rsidRPr="00000000">
              <w:rPr>
                <w:rtl w:val="0"/>
              </w:rPr>
            </w:r>
          </w:p>
        </w:tc>
      </w:tr>
      <w:tr>
        <w:trPr>
          <w:cantSplit w:val="0"/>
          <w:trHeight w:val="321" w:hRule="atLeast"/>
          <w:tblHeader w:val="0"/>
        </w:trPr>
        <w:tc>
          <w:tcPr>
            <w:gridSpan w:val="6"/>
            <w:shd w:fill="a6a6a6"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641" w:right="362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419</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Keterangan:</w:t>
      </w:r>
    </w:p>
    <w:p w:rsidR="00000000" w:rsidDel="00000000" w:rsidP="00000000" w:rsidRDefault="00000000" w:rsidRPr="00000000" w14:paraId="0000007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72"/>
        </w:tabs>
        <w:spacing w:after="0" w:before="38" w:line="240" w:lineRule="auto"/>
        <w:ind w:left="371"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Lampirkan salinan Surat Keputusan Pendirian Perguruan Tinggi.</w:t>
      </w:r>
    </w:p>
    <w:p w:rsidR="00000000" w:rsidDel="00000000" w:rsidP="00000000" w:rsidRDefault="00000000" w:rsidRPr="00000000" w14:paraId="0000007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72"/>
        </w:tabs>
        <w:spacing w:after="0" w:before="40" w:line="240" w:lineRule="auto"/>
        <w:ind w:left="371"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Lampirkan salinan Surat Keputusan Pembukaan Program Studi.</w:t>
      </w:r>
    </w:p>
    <w:p w:rsidR="00000000" w:rsidDel="00000000" w:rsidP="00000000" w:rsidRDefault="00000000" w:rsidRPr="00000000" w14:paraId="0000007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72"/>
        </w:tabs>
        <w:spacing w:after="0" w:before="38" w:line="240" w:lineRule="auto"/>
        <w:ind w:left="371"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Lampirkan salinan Surat Keputusan Akreditasi Program Studi terbaru.</w:t>
      </w:r>
    </w:p>
    <w:p w:rsidR="00000000" w:rsidDel="00000000" w:rsidP="00000000" w:rsidRDefault="00000000" w:rsidRPr="00000000" w14:paraId="0000007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72"/>
        </w:tabs>
        <w:spacing w:after="0" w:before="37" w:line="240" w:lineRule="auto"/>
        <w:ind w:left="371" w:right="0" w:hanging="260"/>
        <w:jc w:val="left"/>
        <w:rPr/>
        <w:sectPr>
          <w:type w:val="nextPage"/>
          <w:pgSz w:h="15840" w:w="12240" w:orient="portrait"/>
          <w:pgMar w:bottom="1300" w:top="1060" w:left="1020" w:right="1020" w:header="0" w:footer="1109"/>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Diisi dengan jumlah mahasiswa aktif di masing-masing PS saat TS.</w:t>
      </w:r>
    </w:p>
    <w:p w:rsidR="00000000" w:rsidDel="00000000" w:rsidP="00000000" w:rsidRDefault="00000000" w:rsidRPr="00000000" w14:paraId="00000074">
      <w:pPr>
        <w:spacing w:before="71" w:line="278.00000000000006" w:lineRule="auto"/>
        <w:ind w:left="2525" w:right="2176" w:firstLine="736.9999999999999"/>
        <w:rPr>
          <w:b w:val="1"/>
          <w:bCs w:val="1"/>
          <w:sz w:val="28"/>
          <w:szCs w:val="28"/>
        </w:rPr>
      </w:pPr>
      <w:r w:rsidDel="00000000" w:rsidR="00000000" w:rsidRPr="00000000">
        <w:rPr>
          <w:b w:val="1"/>
          <w:bCs w:val="1"/>
          <w:sz w:val="28"/>
          <w:szCs w:val="28"/>
          <w:rtl w:val="0"/>
        </w:rPr>
        <w:t xml:space="preserve">IDENTITAS TIM PENYUSUN LAPORAN KINERJA PROGRAM STUDI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w:t>
        <w:tab/>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37"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NIDN</w:t>
        <w:tab/>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4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Jabatan</w:t>
        <w:tab/>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38" w:line="276" w:lineRule="auto"/>
        <w:ind w:left="112" w:right="59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Tanggal Pengisian</w:t>
        <w:tab/>
        <w:t xml:space="preserve">: DD – MM – YYYY Tanda Tangan</w:t>
        <w:tab/>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2225040" cy="716280"/>
                <wp:effectExtent b="0" l="0" r="0" t="0"/>
                <wp:docPr id="7" name=""/>
                <a:graphic>
                  <a:graphicData uri="http://schemas.microsoft.com/office/word/2010/wordprocessingGroup">
                    <wpg:wgp>
                      <wpg:cNvGrpSpPr/>
                      <wpg:grpSpPr>
                        <a:xfrm>
                          <a:off x="4233475" y="3421850"/>
                          <a:ext cx="2225040" cy="716280"/>
                          <a:chOff x="4233475" y="3421850"/>
                          <a:chExt cx="2225050" cy="716300"/>
                        </a:xfrm>
                      </wpg:grpSpPr>
                      <wpg:grpSp>
                        <wpg:cNvGrpSpPr/>
                        <wpg:grpSpPr>
                          <a:xfrm>
                            <a:off x="4233480" y="3421860"/>
                            <a:ext cx="2222500" cy="714375"/>
                            <a:chOff x="0" y="0"/>
                            <a:chExt cx="3500" cy="1125"/>
                          </a:xfrm>
                        </wpg:grpSpPr>
                        <wps:wsp>
                          <wps:cNvSpPr/>
                          <wps:cNvPr id="8" name="Shape 8"/>
                          <wps:spPr>
                            <a:xfrm>
                              <a:off x="0" y="0"/>
                              <a:ext cx="3500" cy="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0" y="10"/>
                              <a:ext cx="3484" cy="1108"/>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2225040" cy="716280"/>
                <wp:effectExtent b="0" l="0" r="0" t="0"/>
                <wp:docPr id="7" name="image9.png"/>
                <a:graphic>
                  <a:graphicData uri="http://schemas.openxmlformats.org/drawingml/2006/picture">
                    <pic:pic>
                      <pic:nvPicPr>
                        <pic:cNvPr id="0" name="image9.png"/>
                        <pic:cNvPicPr preferRelativeResize="0"/>
                      </pic:nvPicPr>
                      <pic:blipFill>
                        <a:blip r:embed="rId22"/>
                        <a:srcRect/>
                        <a:stretch>
                          <a:fillRect/>
                        </a:stretch>
                      </pic:blipFill>
                      <pic:spPr>
                        <a:xfrm>
                          <a:off x="0" y="0"/>
                          <a:ext cx="2225040" cy="7162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w:t>
        <w:tab/>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38"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NIDN</w:t>
        <w:tab/>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4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Jabatan</w:t>
        <w:tab/>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37" w:line="276" w:lineRule="auto"/>
        <w:ind w:left="112" w:right="59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Tanggal Pengisian</w:t>
        <w:tab/>
        <w:t xml:space="preserve">: DD – MM – YYYY Tanda Tangan</w:t>
        <w:tab/>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2225040" cy="716280"/>
                <wp:effectExtent b="0" l="0" r="0" t="0"/>
                <wp:docPr id="6" name=""/>
                <a:graphic>
                  <a:graphicData uri="http://schemas.microsoft.com/office/word/2010/wordprocessingGroup">
                    <wpg:wgp>
                      <wpg:cNvGrpSpPr/>
                      <wpg:grpSpPr>
                        <a:xfrm>
                          <a:off x="4233475" y="3421850"/>
                          <a:ext cx="2225040" cy="716280"/>
                          <a:chOff x="4233475" y="3421850"/>
                          <a:chExt cx="2225050" cy="716300"/>
                        </a:xfrm>
                      </wpg:grpSpPr>
                      <wpg:grpSp>
                        <wpg:cNvGrpSpPr/>
                        <wpg:grpSpPr>
                          <a:xfrm>
                            <a:off x="4233480" y="3421860"/>
                            <a:ext cx="2222500" cy="714375"/>
                            <a:chOff x="0" y="0"/>
                            <a:chExt cx="3500" cy="1125"/>
                          </a:xfrm>
                        </wpg:grpSpPr>
                        <wps:wsp>
                          <wps:cNvSpPr/>
                          <wps:cNvPr id="8" name="Shape 8"/>
                          <wps:spPr>
                            <a:xfrm>
                              <a:off x="0" y="0"/>
                              <a:ext cx="3500" cy="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 y="10"/>
                              <a:ext cx="3484" cy="1108"/>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2225040" cy="716280"/>
                <wp:effectExtent b="0" l="0" r="0" t="0"/>
                <wp:docPr id="6" name="image8.png"/>
                <a:graphic>
                  <a:graphicData uri="http://schemas.openxmlformats.org/drawingml/2006/picture">
                    <pic:pic>
                      <pic:nvPicPr>
                        <pic:cNvPr id="0" name="image8.png"/>
                        <pic:cNvPicPr preferRelativeResize="0"/>
                      </pic:nvPicPr>
                      <pic:blipFill>
                        <a:blip r:embed="rId22"/>
                        <a:srcRect/>
                        <a:stretch>
                          <a:fillRect/>
                        </a:stretch>
                      </pic:blipFill>
                      <pic:spPr>
                        <a:xfrm>
                          <a:off x="0" y="0"/>
                          <a:ext cx="2225040" cy="7162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21"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w:t>
        <w:tab/>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38"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NIDN</w:t>
        <w:tab/>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37"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Jabatan</w:t>
        <w:tab/>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38" w:line="278.00000000000006" w:lineRule="auto"/>
        <w:ind w:left="112" w:right="59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Tanggal Pengisian</w:t>
        <w:tab/>
        <w:t xml:space="preserve">: DD – MM – YYYY Tanda Tangan</w:t>
        <w:tab/>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2225040" cy="716280"/>
                <wp:effectExtent b="0" l="0" r="0" t="0"/>
                <wp:docPr id="9" name=""/>
                <a:graphic>
                  <a:graphicData uri="http://schemas.microsoft.com/office/word/2010/wordprocessingGroup">
                    <wpg:wgp>
                      <wpg:cNvGrpSpPr/>
                      <wpg:grpSpPr>
                        <a:xfrm>
                          <a:off x="4233475" y="3421850"/>
                          <a:ext cx="2225040" cy="716280"/>
                          <a:chOff x="4233475" y="3421850"/>
                          <a:chExt cx="2225050" cy="716300"/>
                        </a:xfrm>
                      </wpg:grpSpPr>
                      <wpg:grpSp>
                        <wpg:cNvGrpSpPr/>
                        <wpg:grpSpPr>
                          <a:xfrm>
                            <a:off x="4233480" y="3421860"/>
                            <a:ext cx="2222500" cy="714375"/>
                            <a:chOff x="0" y="0"/>
                            <a:chExt cx="3500" cy="1125"/>
                          </a:xfrm>
                        </wpg:grpSpPr>
                        <wps:wsp>
                          <wps:cNvSpPr/>
                          <wps:cNvPr id="8" name="Shape 8"/>
                          <wps:spPr>
                            <a:xfrm>
                              <a:off x="0" y="0"/>
                              <a:ext cx="3500" cy="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0" y="10"/>
                              <a:ext cx="3484" cy="1108"/>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2225040" cy="716280"/>
                <wp:effectExtent b="0" l="0" r="0" t="0"/>
                <wp:docPr id="9" name="image11.png"/>
                <a:graphic>
                  <a:graphicData uri="http://schemas.openxmlformats.org/drawingml/2006/picture">
                    <pic:pic>
                      <pic:nvPicPr>
                        <pic:cNvPr id="0" name="image11.png"/>
                        <pic:cNvPicPr preferRelativeResize="0"/>
                      </pic:nvPicPr>
                      <pic:blipFill>
                        <a:blip r:embed="rId22"/>
                        <a:srcRect/>
                        <a:stretch>
                          <a:fillRect/>
                        </a:stretch>
                      </pic:blipFill>
                      <pic:spPr>
                        <a:xfrm>
                          <a:off x="0" y="0"/>
                          <a:ext cx="2225040" cy="7162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16"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w:t>
        <w:tab/>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37"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NIDN</w:t>
        <w:tab/>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4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Jabatan</w:t>
        <w:tab/>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1"/>
        </w:tabs>
        <w:spacing w:after="0" w:before="38" w:line="276" w:lineRule="auto"/>
        <w:ind w:left="112" w:right="59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Tanggal Pengisian</w:t>
        <w:tab/>
        <w:t xml:space="preserve">: DD – MM – YYYY Tanda Tangan</w:t>
        <w:tab/>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5"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1300" w:top="1060" w:left="1020" w:right="1020" w:header="0" w:footer="1109"/>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2225040" cy="716280"/>
                <wp:effectExtent b="0" l="0" r="0" t="0"/>
                <wp:docPr id="8" name=""/>
                <a:graphic>
                  <a:graphicData uri="http://schemas.microsoft.com/office/word/2010/wordprocessingGroup">
                    <wpg:wgp>
                      <wpg:cNvGrpSpPr/>
                      <wpg:grpSpPr>
                        <a:xfrm>
                          <a:off x="4233475" y="3421850"/>
                          <a:ext cx="2225040" cy="716280"/>
                          <a:chOff x="4233475" y="3421850"/>
                          <a:chExt cx="2225050" cy="716300"/>
                        </a:xfrm>
                      </wpg:grpSpPr>
                      <wpg:grpSp>
                        <wpg:cNvGrpSpPr/>
                        <wpg:grpSpPr>
                          <a:xfrm>
                            <a:off x="4233480" y="3421860"/>
                            <a:ext cx="2222500" cy="714375"/>
                            <a:chOff x="0" y="0"/>
                            <a:chExt cx="3500" cy="1125"/>
                          </a:xfrm>
                        </wpg:grpSpPr>
                        <wps:wsp>
                          <wps:cNvSpPr/>
                          <wps:cNvPr id="8" name="Shape 8"/>
                          <wps:spPr>
                            <a:xfrm>
                              <a:off x="0" y="0"/>
                              <a:ext cx="3500" cy="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 y="10"/>
                              <a:ext cx="3484" cy="1108"/>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2225040" cy="716280"/>
                <wp:effectExtent b="0" l="0" r="0" t="0"/>
                <wp:docPr id="8" name="image10.png"/>
                <a:graphic>
                  <a:graphicData uri="http://schemas.openxmlformats.org/drawingml/2006/picture">
                    <pic:pic>
                      <pic:nvPicPr>
                        <pic:cNvPr id="0" name="image10.png"/>
                        <pic:cNvPicPr preferRelativeResize="0"/>
                      </pic:nvPicPr>
                      <pic:blipFill>
                        <a:blip r:embed="rId22"/>
                        <a:srcRect/>
                        <a:stretch>
                          <a:fillRect/>
                        </a:stretch>
                      </pic:blipFill>
                      <pic:spPr>
                        <a:xfrm>
                          <a:off x="0" y="0"/>
                          <a:ext cx="2225040" cy="7162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pStyle w:val="Heading1"/>
        <w:ind w:left="3068" w:right="0" w:firstLine="0"/>
        <w:jc w:val="left"/>
        <w:rPr/>
      </w:pPr>
      <w:bookmarkStart w:colFirst="0" w:colLast="0" w:name="_w2x74jwkvofc" w:id="1"/>
      <w:bookmarkEnd w:id="1"/>
      <w:r w:rsidDel="00000000" w:rsidR="00000000" w:rsidRPr="00000000">
        <w:rPr>
          <w:rtl w:val="0"/>
        </w:rPr>
        <w:t xml:space="preserve">DATA KINERJA UPPS DAN PS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2"/>
        <w:numPr>
          <w:ilvl w:val="1"/>
          <w:numId w:val="15"/>
        </w:numPr>
        <w:tabs>
          <w:tab w:val="left" w:leader="none" w:pos="541"/>
        </w:tabs>
        <w:ind w:left="540" w:hanging="287"/>
        <w:jc w:val="left"/>
        <w:rPr/>
      </w:pPr>
      <w:bookmarkStart w:colFirst="0" w:colLast="0" w:name="_gg27q1js7gjy" w:id="2"/>
      <w:bookmarkEnd w:id="2"/>
      <w:r w:rsidDel="00000000" w:rsidR="00000000" w:rsidRPr="00000000">
        <w:rPr>
          <w:rtl w:val="0"/>
        </w:rPr>
        <w:t xml:space="preserve">Budaya Mutu</w:t>
      </w:r>
    </w:p>
    <w:p w:rsidR="00000000" w:rsidDel="00000000" w:rsidP="00000000" w:rsidRDefault="00000000" w:rsidRPr="00000000" w14:paraId="0000008E">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822"/>
        </w:tabs>
        <w:spacing w:after="0" w:before="37" w:line="278.00000000000006" w:lineRule="auto"/>
        <w:ind w:left="821" w:right="325" w:hanging="28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Gambarkan Struktur Organisasi UPPS dan PS dan lengkapi tabel-tabel di bawah ini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Tahun Sekarang (TS)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adalah tahun ajaran yang sedang berjalan sampai saat pengajuan akreditasi.</w:t>
      </w:r>
      <w:r w:rsidDel="00000000" w:rsidR="00000000" w:rsidRPr="00000000">
        <w:rPr>
          <w:rtl w:val="0"/>
        </w:rPr>
      </w:r>
    </w:p>
    <w:p w:rsidR="00000000" w:rsidDel="00000000" w:rsidP="00000000" w:rsidRDefault="00000000" w:rsidRPr="00000000" w14:paraId="0000008F">
      <w:pPr>
        <w:spacing w:before="181" w:lineRule="auto"/>
        <w:ind w:left="141.73228346456688" w:firstLine="0"/>
        <w:jc w:val="center"/>
        <w:rPr>
          <w:b w:val="1"/>
          <w:bCs w:val="1"/>
        </w:rPr>
      </w:pPr>
      <w:r w:rsidDel="00000000" w:rsidR="00000000" w:rsidRPr="00000000">
        <w:rPr>
          <w:b w:val="1"/>
          <w:bCs w:val="1"/>
        </w:rPr>
        <w:drawing>
          <wp:inline distB="114300" distT="114300" distL="114300" distR="114300">
            <wp:extent cx="6501753" cy="4097662"/>
            <wp:effectExtent b="0" l="0" r="0" t="0"/>
            <wp:docPr id="1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501753" cy="409766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before="181" w:lineRule="auto"/>
        <w:ind w:left="2993" w:firstLine="0"/>
        <w:rPr>
          <w:b w:val="1"/>
          <w:bCs w:val="1"/>
        </w:rPr>
      </w:pPr>
      <w:r w:rsidDel="00000000" w:rsidR="00000000" w:rsidRPr="00000000">
        <w:rPr>
          <w:b w:val="1"/>
          <w:bCs w:val="1"/>
          <w:rtl w:val="0"/>
        </w:rPr>
        <w:t xml:space="preserve">Gambar 1.A </w:t>
      </w:r>
      <w:hyperlink r:id="rId24">
        <w:r w:rsidDel="00000000" w:rsidR="00000000" w:rsidRPr="00000000">
          <w:rPr>
            <w:b w:val="1"/>
            <w:bCs w:val="1"/>
            <w:color w:val="1155cc"/>
            <w:u w:val="single"/>
            <w:rtl w:val="0"/>
          </w:rPr>
          <w:t xml:space="preserve">Struktur Organisasi UPPS dan PS</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93">
      <w:pPr>
        <w:spacing w:after="37" w:lineRule="auto"/>
        <w:ind w:left="1371" w:right="1371" w:firstLine="0"/>
        <w:jc w:val="center"/>
        <w:rPr>
          <w:b w:val="1"/>
          <w:bCs w:val="1"/>
        </w:rPr>
      </w:pPr>
      <w:r w:rsidDel="00000000" w:rsidR="00000000" w:rsidRPr="00000000">
        <w:rPr>
          <w:b w:val="1"/>
          <w:bCs w:val="1"/>
          <w:rtl w:val="0"/>
        </w:rPr>
        <w:t xml:space="preserve">Tabel 1.A.1 </w:t>
      </w:r>
      <w:hyperlink r:id="rId25">
        <w:r w:rsidDel="00000000" w:rsidR="00000000" w:rsidRPr="00000000">
          <w:rPr>
            <w:b w:val="1"/>
            <w:bCs w:val="1"/>
            <w:color w:val="1155cc"/>
            <w:u w:val="single"/>
            <w:rtl w:val="0"/>
          </w:rPr>
          <w:t xml:space="preserve">Tabel Pimpinan dan Tupoksi UPPS dan PS</w:t>
        </w:r>
      </w:hyperlink>
      <w:r w:rsidDel="00000000" w:rsidR="00000000" w:rsidRPr="00000000">
        <w:rPr>
          <w:rtl w:val="0"/>
        </w:rPr>
      </w:r>
    </w:p>
    <w:tbl>
      <w:tblPr>
        <w:tblStyle w:val="Table2"/>
        <w:tblW w:w="8580.0" w:type="dxa"/>
        <w:jc w:val="left"/>
        <w:tblInd w:w="8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1140"/>
        <w:gridCol w:w="1305"/>
        <w:gridCol w:w="1350"/>
        <w:gridCol w:w="1530"/>
        <w:gridCol w:w="1920"/>
        <w:tblGridChange w:id="0">
          <w:tblGrid>
            <w:gridCol w:w="1335"/>
            <w:gridCol w:w="1140"/>
            <w:gridCol w:w="1305"/>
            <w:gridCol w:w="1350"/>
            <w:gridCol w:w="1530"/>
            <w:gridCol w:w="1920"/>
          </w:tblGrid>
        </w:tblGridChange>
      </w:tblGrid>
      <w:tr>
        <w:trPr>
          <w:cantSplit w:val="0"/>
          <w:trHeight w:val="540" w:hRule="atLeast"/>
          <w:tblHeader w:val="1"/>
        </w:trPr>
        <w:tc>
          <w:tcPr>
            <w:shd w:fill="a6a6a6"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329"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Kerja</w:t>
            </w:r>
          </w:p>
        </w:tc>
        <w:tc>
          <w:tcPr>
            <w:shd w:fill="a6a6a6"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329"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Ketua</w:t>
            </w:r>
          </w:p>
        </w:tc>
        <w:tc>
          <w:tcPr>
            <w:shd w:fill="a6a6a6"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 w:firstLine="0"/>
              <w:jc w:val="center"/>
              <w:rPr>
                <w:b w:val="1"/>
                <w:bCs w:val="1"/>
              </w:rPr>
            </w:pPr>
            <w:r w:rsidDel="00000000" w:rsidR="00000000" w:rsidRPr="00000000">
              <w:rPr>
                <w:b w:val="1"/>
                <w:bCs w:val="1"/>
                <w:rtl w:val="0"/>
              </w:rPr>
              <w:t xml:space="preserve">Periode Jabatan</w:t>
            </w:r>
          </w:p>
        </w:tc>
        <w:tc>
          <w:tcPr>
            <w:shd w:fill="a6a6a6"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7716535433067" w:firstLine="0"/>
              <w:jc w:val="center"/>
              <w:rPr>
                <w:b w:val="1"/>
                <w:bCs w:val="1"/>
              </w:rPr>
            </w:pPr>
            <w:r w:rsidDel="00000000" w:rsidR="00000000" w:rsidRPr="00000000">
              <w:rPr>
                <w:b w:val="1"/>
                <w:bCs w:val="1"/>
                <w:rtl w:val="0"/>
              </w:rPr>
              <w:t xml:space="preserve">Pendidikan Terakhir</w:t>
            </w:r>
          </w:p>
        </w:tc>
        <w:tc>
          <w:tcPr>
            <w:shd w:fill="a6a6a6"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12.67716535433067" w:firstLine="0"/>
              <w:jc w:val="center"/>
              <w:rPr>
                <w:b w:val="1"/>
                <w:bCs w:val="1"/>
              </w:rPr>
            </w:pPr>
            <w:r w:rsidDel="00000000" w:rsidR="00000000" w:rsidRPr="00000000">
              <w:rPr>
                <w:b w:val="1"/>
                <w:bCs w:val="1"/>
                <w:rtl w:val="0"/>
              </w:rPr>
              <w:t xml:space="preserve">Jabatan Fungsional</w:t>
            </w:r>
          </w:p>
        </w:tc>
        <w:tc>
          <w:tcPr>
            <w:shd w:fill="a6a6a6"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329" w:firstLine="0"/>
              <w:jc w:val="center"/>
              <w:rPr>
                <w:b w:val="1"/>
                <w:bCs w:val="1"/>
              </w:rPr>
            </w:pPr>
            <w:r w:rsidDel="00000000" w:rsidR="00000000" w:rsidRPr="00000000">
              <w:rPr>
                <w:b w:val="1"/>
                <w:bCs w:val="1"/>
                <w:rtl w:val="0"/>
              </w:rPr>
              <w:t xml:space="preserve">Tugas Pokok dan Fungsi</w:t>
            </w:r>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Politeknik Siber dan Sandi Negara</w:t>
            </w:r>
            <w:r w:rsidDel="00000000" w:rsidR="00000000" w:rsidRPr="00000000">
              <w:rPr>
                <w:rtl w:val="0"/>
              </w:rPr>
            </w:r>
          </w:p>
        </w:tc>
        <w:tc>
          <w:tcPr>
            <w:shd w:fill="ffff00"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26">
              <w:r w:rsidDel="00000000" w:rsidR="00000000" w:rsidRPr="00000000">
                <w:rPr>
                  <w:color w:val="1155cc"/>
                  <w:sz w:val="18"/>
                  <w:szCs w:val="18"/>
                  <w:u w:val="single"/>
                  <w:rtl w:val="0"/>
                </w:rPr>
                <w:t xml:space="preserve">Arnoldus Triono</w:t>
              </w:r>
            </w:hyperlink>
            <w:r w:rsidDel="00000000" w:rsidR="00000000" w:rsidRPr="00000000">
              <w:rPr>
                <w:rtl w:val="0"/>
              </w:rPr>
            </w:r>
          </w:p>
        </w:tc>
        <w:tc>
          <w:tcPr>
            <w:shd w:fill="ffff00"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Januari 2025 - sekarang</w:t>
            </w:r>
          </w:p>
        </w:tc>
        <w:tc>
          <w:tcPr>
            <w:shd w:fill="ffff00"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S2</w:t>
            </w:r>
          </w:p>
        </w:tc>
        <w:tc>
          <w:tcPr>
            <w:shd w:fill="ffff00"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w:t>
            </w:r>
          </w:p>
        </w:tc>
        <w:tc>
          <w:tcPr>
            <w:shd w:fill="ffff00" w:val="clea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Memimpin penyelenggaraan pendidikan  dan pembelajaran, penelitian, dan pengabdian kepada  masyarakat serta membina sivitas akademika dan  hubungannya dengan lingkungan</w:t>
            </w:r>
          </w:p>
        </w:tc>
      </w:tr>
      <w:tr>
        <w:trPr>
          <w:cantSplit w:val="0"/>
          <w:trHeight w:val="321" w:hRule="atLeast"/>
          <w:tblHeader w:val="0"/>
        </w:trPr>
        <w:tc>
          <w:tcPr>
            <w:shd w:fill="ffff00"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Ketua Senat</w:t>
            </w:r>
          </w:p>
        </w:tc>
        <w:tc>
          <w:tcPr>
            <w:shd w:fill="ffff00"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27">
              <w:r w:rsidDel="00000000" w:rsidR="00000000" w:rsidRPr="00000000">
                <w:rPr>
                  <w:color w:val="1155cc"/>
                  <w:sz w:val="18"/>
                  <w:szCs w:val="18"/>
                  <w:u w:val="single"/>
                  <w:rtl w:val="0"/>
                </w:rPr>
                <w:t xml:space="preserve">Amiruddin</w:t>
              </w:r>
            </w:hyperlink>
            <w:r w:rsidDel="00000000" w:rsidR="00000000" w:rsidRPr="00000000">
              <w:rPr>
                <w:rtl w:val="0"/>
              </w:rPr>
            </w:r>
          </w:p>
        </w:tc>
        <w:tc>
          <w:tcPr>
            <w:shd w:fill="ffff00"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 April 2022 - sekarang</w:t>
            </w:r>
          </w:p>
        </w:tc>
        <w:tc>
          <w:tcPr>
            <w:shd w:fill="ffff00"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S3</w:t>
            </w:r>
          </w:p>
        </w:tc>
        <w:tc>
          <w:tcPr>
            <w:shd w:fill="ffff00"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Lektor Kepala</w:t>
            </w:r>
          </w:p>
        </w:tc>
        <w:tc>
          <w:tcPr>
            <w:shd w:fill="ffff00"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penetapan dan pertimbangan pelaksanaan kebijakan akademik</w:t>
            </w:r>
          </w:p>
        </w:tc>
      </w:tr>
      <w:tr>
        <w:trPr>
          <w:cantSplit w:val="0"/>
          <w:trHeight w:val="321" w:hRule="atLeast"/>
          <w:tblHeader w:val="0"/>
        </w:trPr>
        <w:tc>
          <w:tcPr>
            <w:shd w:fill="ffff00"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Wakil Direktur Bidang Akademik</w:t>
            </w:r>
          </w:p>
        </w:tc>
        <w:tc>
          <w:tcPr>
            <w:shd w:fill="ffff00"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28">
              <w:r w:rsidDel="00000000" w:rsidR="00000000" w:rsidRPr="00000000">
                <w:rPr>
                  <w:color w:val="1155cc"/>
                  <w:sz w:val="18"/>
                  <w:szCs w:val="18"/>
                  <w:u w:val="single"/>
                  <w:rtl w:val="0"/>
                </w:rPr>
                <w:t xml:space="preserve">Amiruddin</w:t>
              </w:r>
            </w:hyperlink>
            <w:r w:rsidDel="00000000" w:rsidR="00000000" w:rsidRPr="00000000">
              <w:rPr>
                <w:rtl w:val="0"/>
              </w:rPr>
            </w:r>
          </w:p>
        </w:tc>
        <w:tc>
          <w:tcPr>
            <w:shd w:fill="ffff00" w:val="clear"/>
          </w:tcPr>
          <w:p w:rsidR="00000000" w:rsidDel="00000000" w:rsidP="00000000" w:rsidRDefault="00000000" w:rsidRPr="00000000" w14:paraId="000000A8">
            <w:pPr>
              <w:ind w:left="96.37795275590577" w:right="77.48031496062936" w:firstLine="0"/>
              <w:rPr>
                <w:sz w:val="18"/>
                <w:szCs w:val="18"/>
              </w:rPr>
            </w:pPr>
            <w:r w:rsidDel="00000000" w:rsidR="00000000" w:rsidRPr="00000000">
              <w:rPr>
                <w:sz w:val="18"/>
                <w:szCs w:val="18"/>
                <w:rtl w:val="0"/>
              </w:rPr>
              <w:t xml:space="preserve">31 Maret 2022 - sekarang</w:t>
            </w:r>
          </w:p>
        </w:tc>
        <w:tc>
          <w:tcPr>
            <w:shd w:fill="ffff00"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S3</w:t>
            </w:r>
          </w:p>
        </w:tc>
        <w:tc>
          <w:tcPr>
            <w:shd w:fill="ffff00"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Lektor Kepala</w:t>
            </w:r>
          </w:p>
        </w:tc>
        <w:tc>
          <w:tcPr>
            <w:shd w:fill="ffff00"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Membantu Direktur dalam memimpin  pelaksanaan pendidikan, penelitian, dan pengabdian kepada masyarakat</w:t>
            </w:r>
          </w:p>
        </w:tc>
      </w:tr>
      <w:tr>
        <w:trPr>
          <w:cantSplit w:val="0"/>
          <w:trHeight w:val="321" w:hRule="atLeast"/>
          <w:tblHeader w:val="0"/>
        </w:trPr>
        <w:tc>
          <w:tcPr>
            <w:shd w:fill="ffff00"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Wakil Direktur Bidang Keuangan dan Umum</w:t>
            </w:r>
          </w:p>
        </w:tc>
        <w:tc>
          <w:tcPr>
            <w:shd w:fill="ffff00"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29">
              <w:r w:rsidDel="00000000" w:rsidR="00000000" w:rsidRPr="00000000">
                <w:rPr>
                  <w:color w:val="1155cc"/>
                  <w:sz w:val="18"/>
                  <w:szCs w:val="18"/>
                  <w:u w:val="single"/>
                  <w:rtl w:val="0"/>
                </w:rPr>
                <w:t xml:space="preserve">Setiyo Cahyono</w:t>
              </w:r>
            </w:hyperlink>
            <w:r w:rsidDel="00000000" w:rsidR="00000000" w:rsidRPr="00000000">
              <w:rPr>
                <w:rtl w:val="0"/>
              </w:rPr>
            </w:r>
          </w:p>
        </w:tc>
        <w:tc>
          <w:tcPr>
            <w:shd w:fill="ffff00" w:val="clear"/>
          </w:tcPr>
          <w:p w:rsidR="00000000" w:rsidDel="00000000" w:rsidP="00000000" w:rsidRDefault="00000000" w:rsidRPr="00000000" w14:paraId="000000AE">
            <w:pPr>
              <w:ind w:left="96.37795275590577" w:right="77.48031496062936" w:firstLine="0"/>
              <w:rPr>
                <w:sz w:val="18"/>
                <w:szCs w:val="18"/>
              </w:rPr>
            </w:pPr>
            <w:r w:rsidDel="00000000" w:rsidR="00000000" w:rsidRPr="00000000">
              <w:rPr>
                <w:sz w:val="18"/>
                <w:szCs w:val="18"/>
                <w:rtl w:val="0"/>
              </w:rPr>
              <w:t xml:space="preserve">31 Maret 2022 - sekarang</w:t>
            </w:r>
          </w:p>
        </w:tc>
        <w:tc>
          <w:tcPr>
            <w:shd w:fill="ffff00"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S2</w:t>
            </w:r>
          </w:p>
        </w:tc>
        <w:tc>
          <w:tcPr>
            <w:shd w:fill="ffff00"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Lektor</w:t>
            </w:r>
          </w:p>
        </w:tc>
        <w:tc>
          <w:tcPr>
            <w:shd w:fill="ffff00"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Membantu Direktur dalam memimpin pelaksanaan kegiatan di bidang keuangan dan umum</w:t>
            </w:r>
          </w:p>
        </w:tc>
      </w:tr>
      <w:tr>
        <w:trPr>
          <w:cantSplit w:val="0"/>
          <w:trHeight w:val="321" w:hRule="atLeast"/>
          <w:tblHeader w:val="0"/>
        </w:trPr>
        <w:tc>
          <w:tcPr>
            <w:shd w:fill="ffff00"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Wakil Direktur Bidang Kemahasiswaan </w:t>
            </w:r>
          </w:p>
        </w:tc>
        <w:tc>
          <w:tcPr>
            <w:shd w:fill="ffff00"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30">
              <w:r w:rsidDel="00000000" w:rsidR="00000000" w:rsidRPr="00000000">
                <w:rPr>
                  <w:color w:val="1155cc"/>
                  <w:sz w:val="18"/>
                  <w:szCs w:val="18"/>
                  <w:u w:val="single"/>
                  <w:rtl w:val="0"/>
                </w:rPr>
                <w:t xml:space="preserve">Prasetyo Adi Wibowo Putro</w:t>
              </w:r>
            </w:hyperlink>
            <w:r w:rsidDel="00000000" w:rsidR="00000000" w:rsidRPr="00000000">
              <w:rPr>
                <w:rtl w:val="0"/>
              </w:rPr>
            </w:r>
          </w:p>
        </w:tc>
        <w:tc>
          <w:tcPr>
            <w:shd w:fill="ffff00"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7 Mei 2025 - sekarang</w:t>
            </w:r>
          </w:p>
        </w:tc>
        <w:tc>
          <w:tcPr>
            <w:shd w:fill="ffff00"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S3</w:t>
            </w:r>
          </w:p>
        </w:tc>
        <w:tc>
          <w:tcPr>
            <w:shd w:fill="ffff00"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Lektor</w:t>
            </w:r>
          </w:p>
        </w:tc>
        <w:tc>
          <w:tcPr>
            <w:shd w:fill="ffff00"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Membantu Direktur dalam memimpin pelaksanaan kegiatan di bidang kemahasiswaan, alumni dan pengasuhan</w:t>
            </w:r>
          </w:p>
        </w:tc>
      </w:tr>
      <w:tr>
        <w:trPr>
          <w:cantSplit w:val="0"/>
          <w:trHeight w:val="321" w:hRule="atLeast"/>
          <w:tblHeader w:val="0"/>
        </w:trPr>
        <w:tc>
          <w:tcPr>
            <w:shd w:fill="ffff00"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Bagian Administrasi Akademik, Kemahasiswaan, dan Kerja Sama</w:t>
            </w:r>
          </w:p>
        </w:tc>
        <w:tc>
          <w:tcPr>
            <w:shd w:fill="ffff00"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31">
              <w:r w:rsidDel="00000000" w:rsidR="00000000" w:rsidRPr="00000000">
                <w:rPr>
                  <w:color w:val="1155cc"/>
                  <w:sz w:val="18"/>
                  <w:szCs w:val="18"/>
                  <w:u w:val="single"/>
                  <w:rtl w:val="0"/>
                </w:rPr>
                <w:t xml:space="preserve">Dedek Candra Siregar</w:t>
              </w:r>
            </w:hyperlink>
            <w:r w:rsidDel="00000000" w:rsidR="00000000" w:rsidRPr="00000000">
              <w:rPr>
                <w:rtl w:val="0"/>
              </w:rPr>
            </w:r>
          </w:p>
        </w:tc>
        <w:tc>
          <w:tcPr>
            <w:shd w:fill="ffff00"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25 Mei 2025 - sekarang</w:t>
            </w:r>
          </w:p>
        </w:tc>
        <w:tc>
          <w:tcPr>
            <w:shd w:fill="ffff00"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S2</w:t>
            </w:r>
          </w:p>
        </w:tc>
        <w:tc>
          <w:tcPr>
            <w:shd w:fill="ffff00"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w:t>
            </w:r>
          </w:p>
        </w:tc>
        <w:tc>
          <w:tcPr>
            <w:shd w:fill="ffff00"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Melaksanakan pengelolaan administrasi akademik, administrasi kemahasiswaan, kealumnian, kerja sama, hukum dan hubungan masyarakat</w:t>
            </w:r>
          </w:p>
        </w:tc>
      </w:tr>
      <w:tr>
        <w:trPr>
          <w:cantSplit w:val="0"/>
          <w:trHeight w:val="321" w:hRule="atLeast"/>
          <w:tblHeader w:val="0"/>
        </w:trPr>
        <w:tc>
          <w:tcPr>
            <w:shd w:fill="ffff00"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Bagian Keuangan dan Umum (Plt)</w:t>
            </w:r>
          </w:p>
        </w:tc>
        <w:tc>
          <w:tcPr>
            <w:shd w:fill="ffff00"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32">
              <w:r w:rsidDel="00000000" w:rsidR="00000000" w:rsidRPr="00000000">
                <w:rPr>
                  <w:color w:val="1155cc"/>
                  <w:sz w:val="18"/>
                  <w:szCs w:val="18"/>
                  <w:u w:val="single"/>
                  <w:rtl w:val="0"/>
                </w:rPr>
                <w:t xml:space="preserve">Kaiser Truman Hasoloan Sinaga</w:t>
              </w:r>
            </w:hyperlink>
            <w:r w:rsidDel="00000000" w:rsidR="00000000" w:rsidRPr="00000000">
              <w:rPr>
                <w:rtl w:val="0"/>
              </w:rPr>
            </w:r>
          </w:p>
        </w:tc>
        <w:tc>
          <w:tcPr>
            <w:shd w:fill="ffff00"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14 Mei 2025 - sekarang</w:t>
            </w:r>
          </w:p>
        </w:tc>
        <w:tc>
          <w:tcPr>
            <w:shd w:fill="ffff00"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S1</w:t>
            </w:r>
          </w:p>
        </w:tc>
        <w:tc>
          <w:tcPr>
            <w:shd w:fill="ffff00"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ins w:author="Susila Windarta" w:id="2" w:date="2025-07-08T02:22:30Z">
              <w:r w:rsidDel="00000000" w:rsidR="00000000" w:rsidRPr="00000000">
                <w:rPr>
                  <w:sz w:val="18"/>
                  <w:szCs w:val="18"/>
                  <w:rtl w:val="0"/>
                </w:rPr>
                <w:t xml:space="preserve">-</w:t>
              </w:r>
            </w:ins>
            <w:r w:rsidDel="00000000" w:rsidR="00000000" w:rsidRPr="00000000">
              <w:rPr>
                <w:rtl w:val="0"/>
              </w:rPr>
            </w:r>
          </w:p>
        </w:tc>
        <w:tc>
          <w:tcPr>
            <w:shd w:fill="ffff00"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Melaksanakan pengelolaan urusan perencanaan, keuangan, organisasi, sumber daya manusia, tata usaha, pengelolaan aset, dan rumah tangga</w:t>
            </w:r>
          </w:p>
        </w:tc>
      </w:tr>
      <w:tr>
        <w:trPr>
          <w:cantSplit w:val="0"/>
          <w:trHeight w:val="321" w:hRule="atLeast"/>
          <w:tblHeader w:val="0"/>
        </w:trPr>
        <w:tc>
          <w:tcPr>
            <w:shd w:fill="ffff00"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Ketua Jurusan</w:t>
            </w:r>
            <w:ins w:author="Susila Windarta" w:id="3" w:date="2025-07-08T02:22:37Z">
              <w:r w:rsidDel="00000000" w:rsidR="00000000" w:rsidRPr="00000000">
                <w:rPr>
                  <w:sz w:val="18"/>
                  <w:szCs w:val="18"/>
                  <w:rtl w:val="0"/>
                </w:rPr>
                <w:t xml:space="preserve"> Keamanan Siber</w:t>
              </w:r>
            </w:ins>
            <w:r w:rsidDel="00000000" w:rsidR="00000000" w:rsidRPr="00000000">
              <w:rPr>
                <w:rtl w:val="0"/>
              </w:rPr>
            </w:r>
          </w:p>
        </w:tc>
        <w:tc>
          <w:tcPr>
            <w:shd w:fill="ffff00"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ins w:author="Susila Windarta" w:id="4" w:date="2025-07-08T02:22:54Z">
              <w:r w:rsidDel="00000000" w:rsidR="00000000" w:rsidRPr="00000000">
                <w:fldChar w:fldCharType="begin"/>
              </w:r>
              <w:r w:rsidDel="00000000" w:rsidR="00000000" w:rsidRPr="00000000">
                <w:instrText xml:space="preserve">HYPERLINK "https://drive.google.com/file/d/1nmHAxxv_noDbMTLWq3fwnrGWoZh91IQW/view?usp=sharing"</w:instrText>
              </w:r>
              <w:r w:rsidDel="00000000" w:rsidR="00000000" w:rsidRPr="00000000">
                <w:fldChar w:fldCharType="separate"/>
              </w:r>
              <w:r w:rsidDel="00000000" w:rsidR="00000000" w:rsidRPr="00000000">
                <w:rPr>
                  <w:color w:val="1155cc"/>
                  <w:sz w:val="18"/>
                  <w:szCs w:val="18"/>
                  <w:u w:val="single"/>
                  <w:rtl w:val="0"/>
                </w:rPr>
                <w:t xml:space="preserve">Nanang Trianto</w:t>
              </w:r>
              <w:r w:rsidDel="00000000" w:rsidR="00000000" w:rsidRPr="00000000">
                <w:fldChar w:fldCharType="end"/>
              </w:r>
            </w:ins>
            <w:r w:rsidDel="00000000" w:rsidR="00000000" w:rsidRPr="00000000">
              <w:rPr>
                <w:rtl w:val="0"/>
              </w:rPr>
            </w:r>
          </w:p>
        </w:tc>
        <w:tc>
          <w:tcPr>
            <w:shd w:fill="ffff00" w:val="clear"/>
          </w:tcPr>
          <w:p w:rsidR="00000000" w:rsidDel="00000000" w:rsidP="00000000" w:rsidRDefault="00000000" w:rsidRPr="00000000" w14:paraId="000000C6">
            <w:pPr>
              <w:ind w:left="96.37795275590577" w:right="77.48031496062936" w:firstLine="0"/>
              <w:rPr>
                <w:sz w:val="18"/>
                <w:szCs w:val="18"/>
              </w:rPr>
            </w:pPr>
            <w:r w:rsidDel="00000000" w:rsidR="00000000" w:rsidRPr="00000000">
              <w:rPr>
                <w:sz w:val="18"/>
                <w:szCs w:val="18"/>
                <w:rtl w:val="0"/>
              </w:rPr>
              <w:t xml:space="preserve">31 Maret 2022 - sekarang</w:t>
            </w:r>
          </w:p>
        </w:tc>
        <w:tc>
          <w:tcPr>
            <w:shd w:fill="ffff00"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ins w:author="Susila Windarta" w:id="5" w:date="2025-07-08T02:23:00Z">
              <w:r w:rsidDel="00000000" w:rsidR="00000000" w:rsidRPr="00000000">
                <w:rPr>
                  <w:sz w:val="18"/>
                  <w:szCs w:val="18"/>
                  <w:rtl w:val="0"/>
                </w:rPr>
                <w:t xml:space="preserve">S2</w:t>
              </w:r>
            </w:ins>
            <w:r w:rsidDel="00000000" w:rsidR="00000000" w:rsidRPr="00000000">
              <w:rPr>
                <w:rtl w:val="0"/>
              </w:rPr>
            </w:r>
          </w:p>
        </w:tc>
        <w:tc>
          <w:tcPr>
            <w:shd w:fill="ffff00"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Lektor</w:t>
            </w:r>
          </w:p>
        </w:tc>
        <w:tc>
          <w:tcPr>
            <w:shd w:fill="ffff00"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Melaksanakan pendidikan vokasi dalam 1 (satu) atau beberapa cabang ilmu pengetahuan dan/atau teknologi serta pengelolaan sumber daya pendukung program studi</w:t>
            </w:r>
          </w:p>
        </w:tc>
      </w:tr>
      <w:tr>
        <w:trPr>
          <w:cantSplit w:val="0"/>
          <w:trHeight w:val="321" w:hRule="atLeast"/>
          <w:tblHeader w:val="0"/>
        </w:trPr>
        <w:tc>
          <w:tcPr>
            <w:shd w:fill="ffff00"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Sekretaris Jurusan</w:t>
            </w:r>
            <w:ins w:author="Susila Windarta" w:id="6" w:date="2025-07-08T02:23:18Z">
              <w:r w:rsidDel="00000000" w:rsidR="00000000" w:rsidRPr="00000000">
                <w:rPr>
                  <w:sz w:val="18"/>
                  <w:szCs w:val="18"/>
                  <w:rtl w:val="0"/>
                </w:rPr>
                <w:t xml:space="preserve"> Keamanan Siber</w:t>
              </w:r>
            </w:ins>
            <w:r w:rsidDel="00000000" w:rsidR="00000000" w:rsidRPr="00000000">
              <w:rPr>
                <w:rtl w:val="0"/>
              </w:rPr>
            </w:r>
          </w:p>
        </w:tc>
        <w:tc>
          <w:tcPr>
            <w:shd w:fill="ffff00"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ins w:author="Susila Windarta" w:id="7" w:date="2025-07-08T02:23:24Z">
              <w:r w:rsidDel="00000000" w:rsidR="00000000" w:rsidRPr="00000000">
                <w:fldChar w:fldCharType="begin"/>
              </w:r>
              <w:r w:rsidDel="00000000" w:rsidR="00000000" w:rsidRPr="00000000">
                <w:instrText xml:space="preserve">HYPERLINK "https://drive.google.com/file/d/1eyrtRgqFUjUeB6DIk-Igp4gFxRP2vAiY/view?usp=sharing"</w:instrText>
              </w:r>
              <w:r w:rsidDel="00000000" w:rsidR="00000000" w:rsidRPr="00000000">
                <w:fldChar w:fldCharType="separate"/>
              </w:r>
              <w:r w:rsidDel="00000000" w:rsidR="00000000" w:rsidRPr="00000000">
                <w:rPr>
                  <w:color w:val="1155cc"/>
                  <w:sz w:val="18"/>
                  <w:szCs w:val="18"/>
                  <w:u w:val="single"/>
                  <w:rtl w:val="0"/>
                </w:rPr>
                <w:t xml:space="preserve">Jeckson Sidabutar</w:t>
              </w:r>
              <w:r w:rsidDel="00000000" w:rsidR="00000000" w:rsidRPr="00000000">
                <w:fldChar w:fldCharType="end"/>
              </w:r>
            </w:ins>
            <w:r w:rsidDel="00000000" w:rsidR="00000000" w:rsidRPr="00000000">
              <w:rPr>
                <w:rtl w:val="0"/>
              </w:rPr>
            </w:r>
          </w:p>
        </w:tc>
        <w:tc>
          <w:tcPr>
            <w:shd w:fill="ffff00" w:val="clear"/>
          </w:tcPr>
          <w:p w:rsidR="00000000" w:rsidDel="00000000" w:rsidP="00000000" w:rsidRDefault="00000000" w:rsidRPr="00000000" w14:paraId="000000CC">
            <w:pPr>
              <w:ind w:left="96.37795275590577" w:right="77.48031496062936" w:firstLine="0"/>
              <w:rPr>
                <w:sz w:val="18"/>
                <w:szCs w:val="18"/>
              </w:rPr>
            </w:pPr>
            <w:r w:rsidDel="00000000" w:rsidR="00000000" w:rsidRPr="00000000">
              <w:rPr>
                <w:sz w:val="18"/>
                <w:szCs w:val="18"/>
                <w:rtl w:val="0"/>
              </w:rPr>
              <w:t xml:space="preserve">31 Maret 2022 - sekarang</w:t>
            </w:r>
          </w:p>
        </w:tc>
        <w:tc>
          <w:tcPr>
            <w:shd w:fill="ffff00"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ins w:author="Susila Windarta" w:id="8" w:date="2025-07-08T02:23:39Z">
              <w:r w:rsidDel="00000000" w:rsidR="00000000" w:rsidRPr="00000000">
                <w:rPr>
                  <w:sz w:val="18"/>
                  <w:szCs w:val="18"/>
                  <w:rtl w:val="0"/>
                </w:rPr>
                <w:t xml:space="preserve">S2</w:t>
              </w:r>
            </w:ins>
            <w:r w:rsidDel="00000000" w:rsidR="00000000" w:rsidRPr="00000000">
              <w:rPr>
                <w:rtl w:val="0"/>
              </w:rPr>
            </w:r>
          </w:p>
        </w:tc>
        <w:tc>
          <w:tcPr>
            <w:shd w:fill="ffff00"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ins w:author="Susila Windarta" w:id="9" w:date="2025-07-08T02:23:55Z">
              <w:r w:rsidDel="00000000" w:rsidR="00000000" w:rsidRPr="00000000">
                <w:rPr>
                  <w:sz w:val="18"/>
                  <w:szCs w:val="18"/>
                  <w:rtl w:val="0"/>
                </w:rPr>
                <w:t xml:space="preserve">Lektor</w:t>
              </w:r>
            </w:ins>
            <w:r w:rsidDel="00000000" w:rsidR="00000000" w:rsidRPr="00000000">
              <w:rPr>
                <w:rtl w:val="0"/>
              </w:rPr>
            </w:r>
          </w:p>
        </w:tc>
        <w:tc>
          <w:tcPr>
            <w:shd w:fill="ffff00"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Membantu Ketua Jurusan dalam melaksanakan tugas</w:t>
            </w:r>
          </w:p>
        </w:tc>
      </w:tr>
      <w:tr>
        <w:trPr>
          <w:cantSplit w:val="0"/>
          <w:trHeight w:val="321" w:hRule="atLeast"/>
          <w:tblHeader w:val="0"/>
        </w:trPr>
        <w:tc>
          <w:tcPr>
            <w:shd w:fill="ffff00"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ins w:author="Susila Windarta" w:id="10" w:date="2025-07-08T02:25:03Z">
              <w:r w:rsidDel="00000000" w:rsidR="00000000" w:rsidRPr="00000000">
                <w:rPr>
                  <w:sz w:val="18"/>
                  <w:szCs w:val="18"/>
                  <w:rtl w:val="0"/>
                </w:rPr>
                <w:t xml:space="preserve">Ketua </w:t>
              </w:r>
            </w:ins>
            <w:r w:rsidDel="00000000" w:rsidR="00000000" w:rsidRPr="00000000">
              <w:rPr>
                <w:sz w:val="18"/>
                <w:szCs w:val="18"/>
                <w:rtl w:val="0"/>
              </w:rPr>
              <w:t xml:space="preserve">Program Studi</w:t>
            </w:r>
            <w:ins w:author="Susila Windarta" w:id="11" w:date="2025-07-08T02:24:00Z">
              <w:r w:rsidDel="00000000" w:rsidR="00000000" w:rsidRPr="00000000">
                <w:rPr>
                  <w:sz w:val="18"/>
                  <w:szCs w:val="18"/>
                  <w:rtl w:val="0"/>
                </w:rPr>
                <w:t xml:space="preserve"> Rekayasa Keamanan  Siber</w:t>
              </w:r>
            </w:ins>
            <w:r w:rsidDel="00000000" w:rsidR="00000000" w:rsidRPr="00000000">
              <w:rPr>
                <w:rtl w:val="0"/>
              </w:rPr>
            </w:r>
          </w:p>
        </w:tc>
        <w:tc>
          <w:tcPr>
            <w:shd w:fill="ffff00"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ins w:author="Susila Windarta" w:id="12" w:date="2025-07-08T02:25:12Z">
              <w:r w:rsidDel="00000000" w:rsidR="00000000" w:rsidRPr="00000000">
                <w:fldChar w:fldCharType="begin"/>
              </w:r>
              <w:r w:rsidDel="00000000" w:rsidR="00000000" w:rsidRPr="00000000">
                <w:instrText xml:space="preserve">HYPERLINK "https://drive.google.com/file/d/1eyrtRgqFUjUeB6DIk-Igp4gFxRP2vAiY/view?usp=sharing"</w:instrText>
              </w:r>
              <w:r w:rsidDel="00000000" w:rsidR="00000000" w:rsidRPr="00000000">
                <w:fldChar w:fldCharType="separate"/>
              </w:r>
              <w:r w:rsidDel="00000000" w:rsidR="00000000" w:rsidRPr="00000000">
                <w:rPr>
                  <w:color w:val="1155cc"/>
                  <w:sz w:val="18"/>
                  <w:szCs w:val="18"/>
                  <w:u w:val="single"/>
                  <w:rtl w:val="0"/>
                </w:rPr>
                <w:t xml:space="preserve">Septia Ulfa Sunaringtyas</w:t>
              </w:r>
              <w:r w:rsidDel="00000000" w:rsidR="00000000" w:rsidRPr="00000000">
                <w:fldChar w:fldCharType="end"/>
              </w:r>
            </w:ins>
            <w:r w:rsidDel="00000000" w:rsidR="00000000" w:rsidRPr="00000000">
              <w:rPr>
                <w:rtl w:val="0"/>
              </w:rPr>
            </w:r>
          </w:p>
        </w:tc>
        <w:tc>
          <w:tcPr>
            <w:shd w:fill="ffff00" w:val="clear"/>
          </w:tcPr>
          <w:p w:rsidR="00000000" w:rsidDel="00000000" w:rsidP="00000000" w:rsidRDefault="00000000" w:rsidRPr="00000000" w14:paraId="000000D2">
            <w:pPr>
              <w:ind w:left="96.37795275590577" w:right="77.48031496062936" w:firstLine="0"/>
              <w:rPr>
                <w:sz w:val="18"/>
                <w:szCs w:val="18"/>
              </w:rPr>
            </w:pPr>
            <w:r w:rsidDel="00000000" w:rsidR="00000000" w:rsidRPr="00000000">
              <w:rPr>
                <w:sz w:val="18"/>
                <w:szCs w:val="18"/>
                <w:rtl w:val="0"/>
              </w:rPr>
              <w:t xml:space="preserve">31 Maret 2022 - sekarang</w:t>
            </w:r>
          </w:p>
        </w:tc>
        <w:tc>
          <w:tcPr>
            <w:shd w:fill="ffff00"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S2</w:t>
            </w:r>
          </w:p>
        </w:tc>
        <w:tc>
          <w:tcPr>
            <w:shd w:fill="ffff00"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ins w:author="Susila Windarta" w:id="13" w:date="2025-07-08T02:25:36Z">
              <w:r w:rsidDel="00000000" w:rsidR="00000000" w:rsidRPr="00000000">
                <w:rPr>
                  <w:sz w:val="18"/>
                  <w:szCs w:val="18"/>
                  <w:rtl w:val="0"/>
                </w:rPr>
                <w:t xml:space="preserve">Lektor</w:t>
              </w:r>
            </w:ins>
            <w:r w:rsidDel="00000000" w:rsidR="00000000" w:rsidRPr="00000000">
              <w:rPr>
                <w:rtl w:val="0"/>
              </w:rPr>
            </w:r>
          </w:p>
        </w:tc>
        <w:tc>
          <w:tcPr>
            <w:shd w:fill="ffff00"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Melaksanakan kegiatan pendidikan dan pembelajaran yang memiliki kurikulum dan metode pembelajaran tertentu dalam satu jenis pendidikan vokasi</w:t>
            </w:r>
          </w:p>
        </w:tc>
      </w:tr>
      <w:tr>
        <w:trPr>
          <w:cantSplit w:val="0"/>
          <w:trHeight w:val="321" w:hRule="atLeast"/>
          <w:tblHeader w:val="0"/>
        </w:trPr>
        <w:tc>
          <w:tcPr>
            <w:shd w:fill="ffff00"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Pusat Penelitian dan Pengabdian Kepada Masyarakat</w:t>
            </w:r>
          </w:p>
        </w:tc>
        <w:tc>
          <w:tcPr>
            <w:shd w:fill="ffff00"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33">
              <w:r w:rsidDel="00000000" w:rsidR="00000000" w:rsidRPr="00000000">
                <w:rPr>
                  <w:color w:val="1155cc"/>
                  <w:sz w:val="18"/>
                  <w:szCs w:val="18"/>
                  <w:u w:val="single"/>
                  <w:rtl w:val="0"/>
                </w:rPr>
                <w:t xml:space="preserve">Girinoto</w:t>
              </w:r>
            </w:hyperlink>
            <w:r w:rsidDel="00000000" w:rsidR="00000000" w:rsidRPr="00000000">
              <w:rPr>
                <w:rtl w:val="0"/>
              </w:rPr>
            </w:r>
          </w:p>
        </w:tc>
        <w:tc>
          <w:tcPr>
            <w:shd w:fill="ffff00" w:val="clear"/>
          </w:tcPr>
          <w:p w:rsidR="00000000" w:rsidDel="00000000" w:rsidP="00000000" w:rsidRDefault="00000000" w:rsidRPr="00000000" w14:paraId="000000D8">
            <w:pPr>
              <w:ind w:left="96.37795275590577" w:right="77.48031496062936" w:firstLine="0"/>
              <w:rPr>
                <w:sz w:val="18"/>
                <w:szCs w:val="18"/>
              </w:rPr>
            </w:pPr>
            <w:r w:rsidDel="00000000" w:rsidR="00000000" w:rsidRPr="00000000">
              <w:rPr>
                <w:sz w:val="18"/>
                <w:szCs w:val="18"/>
                <w:rtl w:val="0"/>
              </w:rPr>
              <w:t xml:space="preserve">31 Maret 2022 - sekarang</w:t>
            </w:r>
          </w:p>
        </w:tc>
        <w:tc>
          <w:tcPr>
            <w:shd w:fill="ffff00"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S2</w:t>
            </w:r>
          </w:p>
        </w:tc>
        <w:tc>
          <w:tcPr>
            <w:shd w:fill="ffff00"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Lektor</w:t>
            </w:r>
          </w:p>
        </w:tc>
        <w:tc>
          <w:tcPr>
            <w:shd w:fill="ffff00"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Melaksanakan koordinasi, pelaksanaan, pemantauan, dan evaluasi kegiatan penelitian dan pengabdian kepada masyarakat</w:t>
            </w:r>
          </w:p>
        </w:tc>
      </w:tr>
      <w:tr>
        <w:trPr>
          <w:cantSplit w:val="0"/>
          <w:trHeight w:val="321" w:hRule="atLeast"/>
          <w:tblHeader w:val="0"/>
        </w:trPr>
        <w:tc>
          <w:tcPr>
            <w:shd w:fill="ffff00"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Pusat Penjaminan Mutu</w:t>
            </w:r>
          </w:p>
        </w:tc>
        <w:tc>
          <w:tcPr>
            <w:shd w:fill="ffff00"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34">
              <w:r w:rsidDel="00000000" w:rsidR="00000000" w:rsidRPr="00000000">
                <w:rPr>
                  <w:color w:val="1155cc"/>
                  <w:sz w:val="18"/>
                  <w:szCs w:val="18"/>
                  <w:u w:val="single"/>
                  <w:rtl w:val="0"/>
                </w:rPr>
                <w:t xml:space="preserve">Susila Windarta</w:t>
              </w:r>
            </w:hyperlink>
            <w:r w:rsidDel="00000000" w:rsidR="00000000" w:rsidRPr="00000000">
              <w:rPr>
                <w:rtl w:val="0"/>
              </w:rPr>
            </w:r>
          </w:p>
        </w:tc>
        <w:tc>
          <w:tcPr>
            <w:shd w:fill="ffff00"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10 Februari 2025 - sekarang</w:t>
            </w:r>
          </w:p>
        </w:tc>
        <w:tc>
          <w:tcPr>
            <w:shd w:fill="ffff00"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S3</w:t>
            </w:r>
          </w:p>
        </w:tc>
        <w:tc>
          <w:tcPr>
            <w:shd w:fill="ffff00"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Lektor</w:t>
            </w:r>
          </w:p>
        </w:tc>
        <w:tc>
          <w:tcPr>
            <w:shd w:fill="ffff00"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Melaksanakan koordinasi, pelaksanaan, pemantauan, dan evaluasi kegiatan penjaminan mutu</w:t>
            </w:r>
          </w:p>
        </w:tc>
      </w:tr>
      <w:tr>
        <w:trPr>
          <w:cantSplit w:val="0"/>
          <w:trHeight w:val="321" w:hRule="atLeast"/>
          <w:tblHeader w:val="0"/>
        </w:trPr>
        <w:tc>
          <w:tcPr>
            <w:shd w:fill="ffff00"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Unit Perpustakaan</w:t>
            </w:r>
          </w:p>
        </w:tc>
        <w:tc>
          <w:tcPr>
            <w:shd w:fill="ffff00"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35">
              <w:r w:rsidDel="00000000" w:rsidR="00000000" w:rsidRPr="00000000">
                <w:rPr>
                  <w:color w:val="1155cc"/>
                  <w:sz w:val="18"/>
                  <w:szCs w:val="18"/>
                  <w:u w:val="single"/>
                  <w:rtl w:val="0"/>
                </w:rPr>
                <w:t xml:space="preserve">Yeni Farida</w:t>
              </w:r>
            </w:hyperlink>
            <w:r w:rsidDel="00000000" w:rsidR="00000000" w:rsidRPr="00000000">
              <w:rPr>
                <w:rtl w:val="0"/>
              </w:rPr>
            </w:r>
          </w:p>
        </w:tc>
        <w:tc>
          <w:tcPr>
            <w:shd w:fill="ffff00"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16 November 2021 - sekarang</w:t>
            </w:r>
          </w:p>
        </w:tc>
        <w:tc>
          <w:tcPr>
            <w:shd w:fill="ffff00"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S2</w:t>
            </w:r>
          </w:p>
        </w:tc>
        <w:tc>
          <w:tcPr>
            <w:shd w:fill="ffff00"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Lektor</w:t>
            </w:r>
          </w:p>
        </w:tc>
        <w:tc>
          <w:tcPr>
            <w:shd w:fill="ffff00"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Melakukan pengelolaan perpustakaan</w:t>
            </w:r>
          </w:p>
        </w:tc>
      </w:tr>
      <w:tr>
        <w:trPr>
          <w:cantSplit w:val="0"/>
          <w:trHeight w:val="321" w:hRule="atLeast"/>
          <w:tblHeader w:val="0"/>
        </w:trPr>
        <w:tc>
          <w:tcPr>
            <w:shd w:fill="ffff00"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Unit Bahasa</w:t>
            </w:r>
          </w:p>
        </w:tc>
        <w:tc>
          <w:tcPr>
            <w:shd w:fill="ffff00"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36">
              <w:r w:rsidDel="00000000" w:rsidR="00000000" w:rsidRPr="00000000">
                <w:rPr>
                  <w:color w:val="1155cc"/>
                  <w:sz w:val="18"/>
                  <w:szCs w:val="18"/>
                  <w:u w:val="single"/>
                  <w:rtl w:val="0"/>
                </w:rPr>
                <w:t xml:space="preserve">Mareta Wahyu Ardyani</w:t>
              </w:r>
            </w:hyperlink>
            <w:r w:rsidDel="00000000" w:rsidR="00000000" w:rsidRPr="00000000">
              <w:rPr>
                <w:rtl w:val="0"/>
              </w:rPr>
            </w:r>
          </w:p>
        </w:tc>
        <w:tc>
          <w:tcPr>
            <w:shd w:fill="ffff00"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3 Januari 2025 - sekarang</w:t>
            </w:r>
          </w:p>
        </w:tc>
        <w:tc>
          <w:tcPr>
            <w:shd w:fill="ffff00"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S2</w:t>
            </w:r>
          </w:p>
        </w:tc>
        <w:tc>
          <w:tcPr>
            <w:shd w:fill="ffff00"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Lektor</w:t>
            </w:r>
          </w:p>
        </w:tc>
        <w:tc>
          <w:tcPr>
            <w:shd w:fill="ffff00"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Melakukan pengelolaan layanan peningkatan kemampuan berbahasa</w:t>
            </w:r>
          </w:p>
        </w:tc>
      </w:tr>
      <w:tr>
        <w:trPr>
          <w:cantSplit w:val="0"/>
          <w:trHeight w:val="321" w:hRule="atLeast"/>
          <w:tblHeader w:val="0"/>
        </w:trPr>
        <w:tc>
          <w:tcPr>
            <w:shd w:fill="ffff00"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Unit Teknologi Informasi</w:t>
            </w:r>
          </w:p>
        </w:tc>
        <w:tc>
          <w:tcPr>
            <w:shd w:fill="ffff00"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37">
              <w:r w:rsidDel="00000000" w:rsidR="00000000" w:rsidRPr="00000000">
                <w:rPr>
                  <w:color w:val="1155cc"/>
                  <w:sz w:val="18"/>
                  <w:szCs w:val="18"/>
                  <w:u w:val="single"/>
                  <w:rtl w:val="0"/>
                </w:rPr>
                <w:t xml:space="preserve">Yulius Paulus Dharsono</w:t>
              </w:r>
            </w:hyperlink>
            <w:r w:rsidDel="00000000" w:rsidR="00000000" w:rsidRPr="00000000">
              <w:rPr>
                <w:rtl w:val="0"/>
              </w:rPr>
            </w:r>
          </w:p>
        </w:tc>
        <w:tc>
          <w:tcPr>
            <w:shd w:fill="ffff00" w:val="clear"/>
          </w:tcPr>
          <w:p w:rsidR="00000000" w:rsidDel="00000000" w:rsidP="00000000" w:rsidRDefault="00000000" w:rsidRPr="00000000" w14:paraId="000000F0">
            <w:pPr>
              <w:ind w:left="96.37795275590577" w:right="77.48031496062936" w:firstLine="0"/>
              <w:rPr>
                <w:sz w:val="18"/>
                <w:szCs w:val="18"/>
              </w:rPr>
            </w:pPr>
            <w:r w:rsidDel="00000000" w:rsidR="00000000" w:rsidRPr="00000000">
              <w:rPr>
                <w:sz w:val="18"/>
                <w:szCs w:val="18"/>
                <w:rtl w:val="0"/>
              </w:rPr>
              <w:t xml:space="preserve">31 Maret 2022 - sekarang</w:t>
            </w:r>
          </w:p>
        </w:tc>
        <w:tc>
          <w:tcPr>
            <w:shd w:fill="ffff00"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S2</w:t>
            </w:r>
          </w:p>
        </w:tc>
        <w:tc>
          <w:tcPr>
            <w:shd w:fill="ffff00"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Pranata Komputer Muda</w:t>
            </w:r>
          </w:p>
        </w:tc>
        <w:tc>
          <w:tcPr>
            <w:shd w:fill="ffff00"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Melakukan pengelolaan infrastruktur teknologi informasi, sistem informasi dan layanan teknologi Informasi.</w:t>
            </w:r>
          </w:p>
        </w:tc>
      </w:tr>
      <w:tr>
        <w:trPr>
          <w:cantSplit w:val="0"/>
          <w:trHeight w:val="321" w:hRule="atLeast"/>
          <w:tblHeader w:val="0"/>
        </w:trPr>
        <w:tc>
          <w:tcPr>
            <w:shd w:fill="ffff00"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Unit Laboratorium Terpadu</w:t>
            </w:r>
          </w:p>
        </w:tc>
        <w:tc>
          <w:tcPr>
            <w:shd w:fill="ffff00"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38">
              <w:r w:rsidDel="00000000" w:rsidR="00000000" w:rsidRPr="00000000">
                <w:rPr>
                  <w:color w:val="1155cc"/>
                  <w:sz w:val="18"/>
                  <w:szCs w:val="18"/>
                  <w:u w:val="single"/>
                  <w:rtl w:val="0"/>
                </w:rPr>
                <w:t xml:space="preserve">Rizka Khairunnisa</w:t>
              </w:r>
            </w:hyperlink>
            <w:r w:rsidDel="00000000" w:rsidR="00000000" w:rsidRPr="00000000">
              <w:rPr>
                <w:rtl w:val="0"/>
              </w:rPr>
            </w:r>
          </w:p>
        </w:tc>
        <w:tc>
          <w:tcPr>
            <w:shd w:fill="ffff00"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17 Juli 2025 - sekarang</w:t>
            </w:r>
          </w:p>
        </w:tc>
        <w:tc>
          <w:tcPr>
            <w:shd w:fill="ffff00"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S2</w:t>
            </w:r>
          </w:p>
        </w:tc>
        <w:tc>
          <w:tcPr>
            <w:shd w:fill="ffff00"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Lektor</w:t>
            </w:r>
          </w:p>
        </w:tc>
        <w:tc>
          <w:tcPr>
            <w:shd w:fill="ffff00"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Melakukan pengelolaan layanan laboratorium dan pengelolaan gedung laboratorium.</w:t>
            </w:r>
          </w:p>
        </w:tc>
      </w:tr>
      <w:tr>
        <w:trPr>
          <w:cantSplit w:val="0"/>
          <w:trHeight w:val="321" w:hRule="atLeast"/>
          <w:tblHeader w:val="0"/>
        </w:trPr>
        <w:tc>
          <w:tcPr>
            <w:shd w:fill="ffff00"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Unit Pengasuhan, Mental, dan Kedisiplinan</w:t>
            </w:r>
          </w:p>
        </w:tc>
        <w:tc>
          <w:tcPr>
            <w:shd w:fill="ffff00"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hyperlink r:id="rId39">
              <w:r w:rsidDel="00000000" w:rsidR="00000000" w:rsidRPr="00000000">
                <w:rPr>
                  <w:color w:val="1155cc"/>
                  <w:sz w:val="18"/>
                  <w:szCs w:val="18"/>
                  <w:u w:val="single"/>
                  <w:rtl w:val="0"/>
                </w:rPr>
                <w:t xml:space="preserve">Fetty Amelia</w:t>
              </w:r>
            </w:hyperlink>
            <w:r w:rsidDel="00000000" w:rsidR="00000000" w:rsidRPr="00000000">
              <w:rPr>
                <w:rtl w:val="0"/>
              </w:rPr>
            </w:r>
          </w:p>
        </w:tc>
        <w:tc>
          <w:tcPr>
            <w:shd w:fill="ffff00"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10 Februari 2025 -  sekarang</w:t>
            </w:r>
          </w:p>
        </w:tc>
        <w:tc>
          <w:tcPr>
            <w:shd w:fill="ffff00"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S2</w:t>
            </w:r>
          </w:p>
        </w:tc>
        <w:tc>
          <w:tcPr>
            <w:shd w:fill="ffff00"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Lektor</w:t>
            </w:r>
          </w:p>
        </w:tc>
        <w:tc>
          <w:tcPr>
            <w:shd w:fill="ffff00"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Melakukan pendidikan pengasuhan, mental dan kedisiplinan. </w:t>
            </w:r>
            <w:r w:rsidDel="00000000" w:rsidR="00000000" w:rsidRPr="00000000">
              <w:rPr>
                <w:rtl w:val="0"/>
              </w:rPr>
            </w:r>
          </w:p>
        </w:tc>
      </w:tr>
    </w:tbl>
    <w:p w:rsidR="00000000" w:rsidDel="00000000" w:rsidP="00000000" w:rsidRDefault="00000000" w:rsidRPr="00000000" w14:paraId="00000100">
      <w:pPr>
        <w:ind w:left="821" w:firstLine="0"/>
        <w:rPr>
          <w:sz w:val="20"/>
          <w:szCs w:val="20"/>
        </w:rPr>
      </w:pPr>
      <w:r w:rsidDel="00000000" w:rsidR="00000000" w:rsidRPr="00000000">
        <w:rPr>
          <w:sz w:val="20"/>
          <w:szCs w:val="20"/>
          <w:rtl w:val="0"/>
        </w:rPr>
        <w:t xml:space="preserve">Keterangan: Data yang ditulis dalam tabel ini termasuk Unit Penjaminan Mutu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2">
      <w:pPr>
        <w:spacing w:after="38" w:lineRule="auto"/>
        <w:ind w:left="3094" w:firstLine="0"/>
        <w:rPr>
          <w:b w:val="1"/>
          <w:bCs w:val="1"/>
        </w:rPr>
      </w:pPr>
      <w:r w:rsidDel="00000000" w:rsidR="00000000" w:rsidRPr="00000000">
        <w:rPr>
          <w:b w:val="1"/>
          <w:bCs w:val="1"/>
          <w:rtl w:val="0"/>
        </w:rPr>
        <w:t xml:space="preserve">Tabel </w:t>
      </w:r>
      <w:hyperlink r:id="rId40">
        <w:r w:rsidDel="00000000" w:rsidR="00000000" w:rsidRPr="00000000">
          <w:rPr>
            <w:b w:val="1"/>
            <w:bCs w:val="1"/>
            <w:color w:val="1155cc"/>
            <w:u w:val="single"/>
            <w:rtl w:val="0"/>
          </w:rPr>
          <w:t xml:space="preserve">1.A.2 Sumber Pendanaan UPPS/PS</w:t>
        </w:r>
      </w:hyperlink>
      <w:r w:rsidDel="00000000" w:rsidR="00000000" w:rsidRPr="00000000">
        <w:rPr>
          <w:rtl w:val="0"/>
        </w:rPr>
      </w:r>
    </w:p>
    <w:tbl>
      <w:tblPr>
        <w:tblStyle w:val="Table3"/>
        <w:tblW w:w="8625.0" w:type="dxa"/>
        <w:jc w:val="left"/>
        <w:tblInd w:w="8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1410"/>
        <w:gridCol w:w="1380"/>
        <w:gridCol w:w="1395"/>
        <w:gridCol w:w="1215"/>
        <w:tblGridChange w:id="0">
          <w:tblGrid>
            <w:gridCol w:w="3225"/>
            <w:gridCol w:w="1410"/>
            <w:gridCol w:w="1380"/>
            <w:gridCol w:w="1395"/>
            <w:gridCol w:w="1215"/>
          </w:tblGrid>
        </w:tblGridChange>
      </w:tblGrid>
      <w:tr>
        <w:trPr>
          <w:cantSplit w:val="0"/>
          <w:trHeight w:val="600" w:hRule="atLeast"/>
          <w:tblHeader w:val="0"/>
        </w:trPr>
        <w:tc>
          <w:tcPr>
            <w:shd w:fill="a6a6a6"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34" w:right="118"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Sumber Pendanaan</w:t>
            </w:r>
          </w:p>
        </w:tc>
        <w:tc>
          <w:tcPr>
            <w:shd w:fill="a6a6a6"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40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4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497" w:right="48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shd w:fill="a6a6a6"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300" w:hRule="atLeast"/>
          <w:tblHeader w:val="0"/>
        </w:trPr>
        <w:tc>
          <w:tcPr>
            <w:shd w:fill="ffff00"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Mahasiswa (SPP)</w:t>
            </w:r>
          </w:p>
        </w:tc>
        <w:tc>
          <w:tcPr>
            <w:shd w:fill="ffff00"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w:t>
            </w:r>
          </w:p>
        </w:tc>
      </w:tr>
      <w:tr>
        <w:trPr>
          <w:cantSplit w:val="0"/>
          <w:trHeight w:val="255" w:hRule="atLeast"/>
          <w:tblHeader w:val="0"/>
        </w:trPr>
        <w:tc>
          <w:tcPr>
            <w:shd w:fill="ffff00"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Yayasan</w:t>
            </w:r>
          </w:p>
        </w:tc>
        <w:tc>
          <w:tcPr>
            <w:shd w:fill="ffff00"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w:t>
            </w:r>
          </w:p>
        </w:tc>
      </w:tr>
      <w:tr>
        <w:trPr>
          <w:cantSplit w:val="0"/>
          <w:trHeight w:val="300" w:hRule="atLeast"/>
          <w:tblHeader w:val="0"/>
        </w:trPr>
        <w:tc>
          <w:tcPr>
            <w:shd w:fill="ffff00"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0" w:firstLine="0"/>
              <w:jc w:val="center"/>
              <w:rPr>
                <w:sz w:val="20"/>
                <w:szCs w:val="20"/>
              </w:rPr>
            </w:pPr>
            <w:r w:rsidDel="00000000" w:rsidR="00000000" w:rsidRPr="00000000">
              <w:rPr>
                <w:sz w:val="20"/>
                <w:szCs w:val="20"/>
                <w:rtl w:val="0"/>
              </w:rPr>
              <w:t xml:space="preserve">Hibah</w:t>
            </w:r>
          </w:p>
        </w:tc>
        <w:tc>
          <w:tcPr>
            <w:shd w:fill="ffff00"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60</w:t>
            </w:r>
          </w:p>
        </w:tc>
        <w:tc>
          <w:tcPr>
            <w:shd w:fill="ffff00"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80</w:t>
            </w:r>
          </w:p>
        </w:tc>
        <w:tc>
          <w:tcPr>
            <w:shd w:fill="ffff00"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185</w:t>
            </w:r>
          </w:p>
        </w:tc>
        <w:tc>
          <w:tcPr>
            <w:shd w:fill="ffff00"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rtl w:val="0"/>
              </w:rPr>
            </w:r>
          </w:p>
        </w:tc>
      </w:tr>
      <w:tr>
        <w:trPr>
          <w:cantSplit w:val="0"/>
          <w:trHeight w:val="300" w:hRule="atLeast"/>
          <w:tblHeader w:val="0"/>
        </w:trPr>
        <w:tc>
          <w:tcPr>
            <w:shd w:fill="ffff00"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APBN</w:t>
            </w:r>
            <w:r w:rsidDel="00000000" w:rsidR="00000000" w:rsidRPr="00000000">
              <w:rPr>
                <w:rtl w:val="0"/>
              </w:rPr>
            </w:r>
          </w:p>
        </w:tc>
        <w:tc>
          <w:tcPr>
            <w:shd w:fill="ffff00"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5.251,4</w:t>
            </w:r>
            <w:r w:rsidDel="00000000" w:rsidR="00000000" w:rsidRPr="00000000">
              <w:rPr>
                <w:rtl w:val="0"/>
              </w:rPr>
            </w:r>
          </w:p>
        </w:tc>
        <w:tc>
          <w:tcPr>
            <w:shd w:fill="ffff00"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5.262,2</w:t>
            </w:r>
          </w:p>
        </w:tc>
        <w:tc>
          <w:tcPr>
            <w:shd w:fill="ffff00"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r w:rsidDel="00000000" w:rsidR="00000000" w:rsidRPr="00000000">
              <w:rPr>
                <w:sz w:val="20"/>
                <w:szCs w:val="20"/>
                <w:rtl w:val="0"/>
              </w:rPr>
              <w:t xml:space="preserve">3.793,2</w:t>
            </w:r>
          </w:p>
        </w:tc>
        <w:tc>
          <w:tcPr>
            <w:shd w:fill="ffff00"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sz w:val="20"/>
                <w:szCs w:val="20"/>
              </w:rPr>
            </w:pPr>
            <w:hyperlink r:id="rId41">
              <w:r w:rsidDel="00000000" w:rsidR="00000000" w:rsidRPr="00000000">
                <w:rPr>
                  <w:color w:val="1155cc"/>
                  <w:sz w:val="20"/>
                  <w:szCs w:val="20"/>
                  <w:u w:val="single"/>
                  <w:rtl w:val="0"/>
                </w:rPr>
                <w:t xml:space="preserve">APBN</w:t>
              </w:r>
            </w:hyperlink>
            <w:r w:rsidDel="00000000" w:rsidR="00000000" w:rsidRPr="00000000">
              <w:rPr>
                <w:rtl w:val="0"/>
              </w:rPr>
            </w:r>
          </w:p>
        </w:tc>
      </w:tr>
    </w:tbl>
    <w:p w:rsidR="00000000" w:rsidDel="00000000" w:rsidP="00000000" w:rsidRDefault="00000000" w:rsidRPr="00000000" w14:paraId="0000011C">
      <w:pPr>
        <w:ind w:left="821" w:firstLine="0"/>
        <w:rPr>
          <w:sz w:val="20"/>
          <w:szCs w:val="20"/>
        </w:rPr>
      </w:pPr>
      <w:r w:rsidDel="00000000" w:rsidR="00000000" w:rsidRPr="00000000">
        <w:rPr>
          <w:rtl w:val="0"/>
        </w:rPr>
      </w:r>
    </w:p>
    <w:p w:rsidR="00000000" w:rsidDel="00000000" w:rsidP="00000000" w:rsidRDefault="00000000" w:rsidRPr="00000000" w14:paraId="0000011D">
      <w:pPr>
        <w:ind w:left="821" w:firstLine="0"/>
        <w:rPr>
          <w:sz w:val="20"/>
          <w:szCs w:val="20"/>
        </w:rPr>
      </w:pPr>
      <w:r w:rsidDel="00000000" w:rsidR="00000000" w:rsidRPr="00000000">
        <w:rPr>
          <w:sz w:val="20"/>
          <w:szCs w:val="20"/>
          <w:rtl w:val="0"/>
        </w:rPr>
        <w:t xml:space="preserve">Keterangan: Data ditulis dalam jutaan rupiah</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28"/>
          <w:szCs w:val="28"/>
        </w:rPr>
      </w:pPr>
      <w:r w:rsidDel="00000000" w:rsidR="00000000" w:rsidRPr="00000000">
        <w:rPr>
          <w:sz w:val="28"/>
          <w:szCs w:val="28"/>
          <w:rtl w:val="0"/>
        </w:rPr>
        <w:tab/>
        <w:tab/>
      </w:r>
      <w:r w:rsidDel="00000000" w:rsidR="00000000" w:rsidRPr="00000000">
        <w:rPr>
          <w:rtl w:val="0"/>
        </w:rPr>
      </w:r>
    </w:p>
    <w:p w:rsidR="00000000" w:rsidDel="00000000" w:rsidP="00000000" w:rsidRDefault="00000000" w:rsidRPr="00000000" w14:paraId="0000011F">
      <w:pPr>
        <w:spacing w:after="40" w:lineRule="auto"/>
        <w:ind w:left="1371" w:right="1088" w:firstLine="0"/>
        <w:jc w:val="center"/>
        <w:rPr>
          <w:b w:val="1"/>
          <w:bCs w:val="1"/>
        </w:rPr>
      </w:pPr>
      <w:hyperlink r:id="rId42">
        <w:r w:rsidDel="00000000" w:rsidR="00000000" w:rsidRPr="00000000">
          <w:rPr>
            <w:b w:val="1"/>
            <w:bCs w:val="1"/>
            <w:color w:val="1155cc"/>
            <w:u w:val="single"/>
            <w:rtl w:val="0"/>
          </w:rPr>
          <w:t xml:space="preserve">Tabel 1.A.3 Penggunaan Dana UPPS/PS</w:t>
        </w:r>
      </w:hyperlink>
      <w:r w:rsidDel="00000000" w:rsidR="00000000" w:rsidRPr="00000000">
        <w:rPr>
          <w:rtl w:val="0"/>
        </w:rPr>
      </w:r>
    </w:p>
    <w:tbl>
      <w:tblPr>
        <w:tblStyle w:val="Table4"/>
        <w:tblW w:w="8604.0" w:type="dxa"/>
        <w:jc w:val="left"/>
        <w:tblInd w:w="8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4"/>
        <w:gridCol w:w="1301"/>
        <w:gridCol w:w="1298"/>
        <w:gridCol w:w="1301"/>
        <w:gridCol w:w="1300"/>
        <w:tblGridChange w:id="0">
          <w:tblGrid>
            <w:gridCol w:w="3404"/>
            <w:gridCol w:w="1301"/>
            <w:gridCol w:w="1298"/>
            <w:gridCol w:w="1301"/>
            <w:gridCol w:w="1300"/>
          </w:tblGrid>
        </w:tblGridChange>
      </w:tblGrid>
      <w:tr>
        <w:trPr>
          <w:cantSplit w:val="0"/>
          <w:trHeight w:val="599" w:hRule="atLeast"/>
          <w:tblHeader w:val="0"/>
        </w:trPr>
        <w:tc>
          <w:tcPr>
            <w:shd w:fill="a6a6a6"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34" w:right="12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Penggunaan Dana</w:t>
            </w:r>
          </w:p>
        </w:tc>
        <w:tc>
          <w:tcPr>
            <w:shd w:fill="a6a6a6"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40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4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497" w:right="48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shd w:fill="a6a6a6"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1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400" w:hRule="atLeast"/>
          <w:tblHeader w:val="0"/>
        </w:trPr>
        <w:tc>
          <w:tcPr>
            <w:shd w:fill="ffff00"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4" w:right="122" w:firstLine="0"/>
              <w:jc w:val="center"/>
              <w:rPr>
                <w:rFonts w:ascii="Arial" w:cs="Arial" w:eastAsia="Arial" w:hAnsi="Arial"/>
                <w:b w:val="0"/>
                <w:bCs w:val="0"/>
                <w:i w:val="0"/>
                <w:iCs w:val="0"/>
                <w:smallCaps w:val="0"/>
                <w:strike w:val="0"/>
                <w:color w:val="000000"/>
                <w:sz w:val="22"/>
                <w:szCs w:val="22"/>
                <w:u w:val="none"/>
                <w:shd w:fill="auto" w:val="clear"/>
                <w:vertAlign w:val="baseline"/>
              </w:rPr>
            </w:pPr>
            <w:commentRangeStart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Pendidikan</w:t>
            </w:r>
          </w:p>
        </w:tc>
        <w:tc>
          <w:tcPr>
            <w:shd w:fill="ffff00"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4.757</w:t>
            </w:r>
            <w:r w:rsidDel="00000000" w:rsidR="00000000" w:rsidRPr="00000000">
              <w:rPr>
                <w:rtl w:val="0"/>
              </w:rPr>
            </w:r>
          </w:p>
        </w:tc>
        <w:tc>
          <w:tcPr>
            <w:shd w:fill="ffff00"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4.506</w:t>
            </w:r>
            <w:r w:rsidDel="00000000" w:rsidR="00000000" w:rsidRPr="00000000">
              <w:rPr>
                <w:rtl w:val="0"/>
              </w:rPr>
            </w:r>
          </w:p>
        </w:tc>
        <w:tc>
          <w:tcPr>
            <w:shd w:fill="ffff00"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3.397,1</w:t>
            </w:r>
            <w:r w:rsidDel="00000000" w:rsidR="00000000" w:rsidRPr="00000000">
              <w:rPr>
                <w:rtl w:val="0"/>
              </w:rPr>
            </w:r>
          </w:p>
        </w:tc>
        <w:tc>
          <w:tcPr>
            <w:shd w:fill="ffff00"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commentRangeEnd w:id="1"/>
            <w:r w:rsidDel="00000000" w:rsidR="00000000" w:rsidRPr="00000000">
              <w:commentReference w:id="1"/>
            </w:r>
            <w:r w:rsidDel="00000000" w:rsidR="00000000" w:rsidRPr="00000000">
              <w:rPr>
                <w:rtl w:val="0"/>
              </w:rPr>
            </w:r>
          </w:p>
        </w:tc>
      </w:tr>
      <w:tr>
        <w:trPr>
          <w:cantSplit w:val="0"/>
          <w:trHeight w:val="400" w:hRule="atLeast"/>
          <w:tblHeader w:val="0"/>
        </w:trPr>
        <w:tc>
          <w:tcPr>
            <w:shd w:fill="ffff00"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3" w:right="124" w:firstLine="0"/>
              <w:jc w:val="center"/>
              <w:rPr>
                <w:rFonts w:ascii="Arial" w:cs="Arial" w:eastAsia="Arial" w:hAnsi="Arial"/>
                <w:b w:val="0"/>
                <w:bCs w:val="0"/>
                <w:i w:val="0"/>
                <w:iCs w:val="0"/>
                <w:smallCaps w:val="0"/>
                <w:strike w:val="0"/>
                <w:color w:val="000000"/>
                <w:sz w:val="22"/>
                <w:szCs w:val="22"/>
                <w:u w:val="none"/>
                <w:shd w:fill="auto" w:val="clear"/>
                <w:vertAlign w:val="baseline"/>
              </w:rPr>
            </w:pPr>
            <w:commentRangeStart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Penelitian</w:t>
            </w:r>
          </w:p>
        </w:tc>
        <w:tc>
          <w:tcPr>
            <w:shd w:fill="ffff00"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248,6</w:t>
            </w:r>
            <w:r w:rsidDel="00000000" w:rsidR="00000000" w:rsidRPr="00000000">
              <w:rPr>
                <w:rtl w:val="0"/>
              </w:rPr>
            </w:r>
          </w:p>
        </w:tc>
        <w:tc>
          <w:tcPr>
            <w:shd w:fill="ffff00"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204</w:t>
            </w:r>
            <w:r w:rsidDel="00000000" w:rsidR="00000000" w:rsidRPr="00000000">
              <w:rPr>
                <w:rtl w:val="0"/>
              </w:rPr>
            </w:r>
          </w:p>
        </w:tc>
        <w:tc>
          <w:tcPr>
            <w:shd w:fill="ffff00"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152,7</w:t>
            </w:r>
            <w:r w:rsidDel="00000000" w:rsidR="00000000" w:rsidRPr="00000000">
              <w:rPr>
                <w:rtl w:val="0"/>
              </w:rPr>
            </w:r>
          </w:p>
        </w:tc>
        <w:tc>
          <w:tcPr>
            <w:shd w:fill="ffff00"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commentRangeEnd w:id="2"/>
            <w:r w:rsidDel="00000000" w:rsidR="00000000" w:rsidRPr="00000000">
              <w:commentReference w:id="2"/>
            </w:r>
            <w:hyperlink r:id="rId43">
              <w:r w:rsidDel="00000000" w:rsidR="00000000" w:rsidRPr="00000000">
                <w:rPr>
                  <w:color w:val="1155cc"/>
                  <w:sz w:val="18"/>
                  <w:szCs w:val="18"/>
                  <w:u w:val="single"/>
                  <w:rtl w:val="0"/>
                </w:rPr>
                <w:t xml:space="preserve">Dana Penelitian</w:t>
              </w:r>
            </w:hyperlink>
            <w:r w:rsidDel="00000000" w:rsidR="00000000" w:rsidRPr="00000000">
              <w:rPr>
                <w:rtl w:val="0"/>
              </w:rPr>
            </w:r>
          </w:p>
        </w:tc>
      </w:tr>
      <w:tr>
        <w:trPr>
          <w:cantSplit w:val="0"/>
          <w:trHeight w:val="397" w:hRule="atLeast"/>
          <w:tblHeader w:val="0"/>
        </w:trPr>
        <w:tc>
          <w:tcPr>
            <w:shd w:fill="ffff00"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34" w:right="122" w:firstLine="0"/>
              <w:jc w:val="center"/>
              <w:rPr>
                <w:rFonts w:ascii="Arial" w:cs="Arial" w:eastAsia="Arial" w:hAnsi="Arial"/>
                <w:b w:val="0"/>
                <w:bCs w:val="0"/>
                <w:i w:val="0"/>
                <w:iCs w:val="0"/>
                <w:smallCaps w:val="0"/>
                <w:strike w:val="0"/>
                <w:color w:val="000000"/>
                <w:sz w:val="22"/>
                <w:szCs w:val="22"/>
                <w:u w:val="none"/>
                <w:shd w:fill="auto" w:val="clear"/>
                <w:vertAlign w:val="baseline"/>
              </w:rPr>
            </w:pPr>
            <w:commentRangeStart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PkM</w:t>
            </w:r>
          </w:p>
        </w:tc>
        <w:tc>
          <w:tcPr>
            <w:shd w:fill="ffff00"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245,7</w:t>
            </w:r>
            <w:r w:rsidDel="00000000" w:rsidR="00000000" w:rsidRPr="00000000">
              <w:rPr>
                <w:rtl w:val="0"/>
              </w:rPr>
            </w:r>
          </w:p>
        </w:tc>
        <w:tc>
          <w:tcPr>
            <w:shd w:fill="ffff00"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552,2</w:t>
            </w:r>
            <w:r w:rsidDel="00000000" w:rsidR="00000000" w:rsidRPr="00000000">
              <w:rPr>
                <w:rtl w:val="0"/>
              </w:rPr>
            </w:r>
          </w:p>
        </w:tc>
        <w:tc>
          <w:tcPr>
            <w:shd w:fill="ffff00" w:val="clear"/>
          </w:tcPr>
          <w:p w:rsidR="00000000" w:rsidDel="00000000" w:rsidP="00000000" w:rsidRDefault="00000000" w:rsidRPr="00000000" w14:paraId="00000132">
            <w:pPr>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243,4</w:t>
            </w:r>
            <w:r w:rsidDel="00000000" w:rsidR="00000000" w:rsidRPr="00000000">
              <w:rPr>
                <w:rtl w:val="0"/>
              </w:rPr>
            </w:r>
          </w:p>
        </w:tc>
        <w:tc>
          <w:tcPr>
            <w:shd w:fill="ffff00"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commentRangeEnd w:id="3"/>
            <w:r w:rsidDel="00000000" w:rsidR="00000000" w:rsidRPr="00000000">
              <w:commentReference w:id="3"/>
            </w:r>
            <w:hyperlink r:id="rId44">
              <w:r w:rsidDel="00000000" w:rsidR="00000000" w:rsidRPr="00000000">
                <w:rPr>
                  <w:color w:val="1155cc"/>
                  <w:sz w:val="18"/>
                  <w:szCs w:val="18"/>
                  <w:u w:val="single"/>
                  <w:rtl w:val="0"/>
                </w:rPr>
                <w:t xml:space="preserve">Dana PKM</w:t>
              </w:r>
            </w:hyperlink>
            <w:r w:rsidDel="00000000" w:rsidR="00000000" w:rsidRPr="00000000">
              <w:rPr>
                <w:rtl w:val="0"/>
              </w:rPr>
            </w:r>
          </w:p>
        </w:tc>
      </w:tr>
    </w:tbl>
    <w:p w:rsidR="00000000" w:rsidDel="00000000" w:rsidP="00000000" w:rsidRDefault="00000000" w:rsidRPr="00000000" w14:paraId="00000134">
      <w:pPr>
        <w:spacing w:before="2" w:lineRule="auto"/>
        <w:ind w:left="821" w:firstLine="0"/>
        <w:rPr>
          <w:sz w:val="20"/>
          <w:szCs w:val="20"/>
        </w:rPr>
      </w:pPr>
      <w:r w:rsidDel="00000000" w:rsidR="00000000" w:rsidRPr="00000000">
        <w:rPr>
          <w:rtl w:val="0"/>
        </w:rPr>
      </w:r>
    </w:p>
    <w:p w:rsidR="00000000" w:rsidDel="00000000" w:rsidP="00000000" w:rsidRDefault="00000000" w:rsidRPr="00000000" w14:paraId="00000135">
      <w:pPr>
        <w:spacing w:before="2" w:lineRule="auto"/>
        <w:ind w:left="821" w:firstLine="0"/>
        <w:rPr>
          <w:sz w:val="20"/>
          <w:szCs w:val="20"/>
        </w:rPr>
      </w:pPr>
      <w:r w:rsidDel="00000000" w:rsidR="00000000" w:rsidRPr="00000000">
        <w:rPr>
          <w:sz w:val="20"/>
          <w:szCs w:val="20"/>
          <w:rtl w:val="0"/>
        </w:rPr>
        <w:t xml:space="preserve">Keterangan: Data ditulis dalam jutaan rupiah</w:t>
      </w:r>
    </w:p>
    <w:p w:rsidR="00000000" w:rsidDel="00000000" w:rsidP="00000000" w:rsidRDefault="00000000" w:rsidRPr="00000000" w14:paraId="00000136">
      <w:pPr>
        <w:spacing w:before="2" w:lineRule="auto"/>
        <w:ind w:left="821" w:firstLine="0"/>
        <w:rPr>
          <w:sz w:val="20"/>
          <w:szCs w:val="20"/>
        </w:rPr>
      </w:pPr>
      <w:r w:rsidDel="00000000" w:rsidR="00000000" w:rsidRPr="00000000">
        <w:rPr>
          <w:rtl w:val="0"/>
        </w:rPr>
      </w:r>
    </w:p>
    <w:p w:rsidR="00000000" w:rsidDel="00000000" w:rsidP="00000000" w:rsidRDefault="00000000" w:rsidRPr="00000000" w14:paraId="00000137">
      <w:pPr>
        <w:spacing w:before="2" w:lineRule="auto"/>
        <w:ind w:left="821" w:firstLine="0"/>
        <w:rPr>
          <w:sz w:val="20"/>
          <w:szCs w:val="20"/>
        </w:rPr>
        <w:sectPr>
          <w:type w:val="nextPage"/>
          <w:pgSz w:h="15840" w:w="12240" w:orient="portrait"/>
          <w:pgMar w:bottom="1300" w:top="1380" w:left="1020" w:right="1020" w:header="0" w:footer="1109"/>
        </w:sectPr>
      </w:pPr>
      <w:r w:rsidDel="00000000" w:rsidR="00000000" w:rsidRPr="00000000">
        <w:rPr>
          <w:rtl w:val="0"/>
        </w:rPr>
      </w:r>
    </w:p>
    <w:p w:rsidR="00000000" w:rsidDel="00000000" w:rsidP="00000000" w:rsidRDefault="00000000" w:rsidRPr="00000000" w14:paraId="00000138">
      <w:pPr>
        <w:spacing w:after="40" w:before="73" w:lineRule="auto"/>
        <w:ind w:left="2526" w:right="2544" w:firstLine="0"/>
        <w:jc w:val="center"/>
        <w:rPr>
          <w:b w:val="1"/>
          <w:bCs w:val="1"/>
        </w:rPr>
      </w:pPr>
      <w:r w:rsidDel="00000000" w:rsidR="00000000" w:rsidRPr="00000000">
        <w:rPr>
          <w:b w:val="1"/>
          <w:bCs w:val="1"/>
          <w:rtl w:val="0"/>
        </w:rPr>
        <w:t xml:space="preserve">Tabel 1.A.4 Rata-rata Beban DTPR per semester (EWMP) pada TS</w:t>
      </w:r>
    </w:p>
    <w:p w:rsidR="00000000" w:rsidDel="00000000" w:rsidP="00000000" w:rsidRDefault="00000000" w:rsidRPr="00000000" w14:paraId="00000139">
      <w:pPr>
        <w:spacing w:after="40" w:before="73" w:lineRule="auto"/>
        <w:ind w:left="2526" w:right="2544" w:firstLine="0"/>
        <w:jc w:val="center"/>
        <w:rPr>
          <w:b w:val="1"/>
          <w:bCs w:val="1"/>
        </w:rPr>
      </w:pPr>
      <w:r w:rsidDel="00000000" w:rsidR="00000000" w:rsidRPr="00000000">
        <w:rPr>
          <w:rtl w:val="0"/>
        </w:rPr>
      </w:r>
    </w:p>
    <w:tbl>
      <w:tblPr>
        <w:tblStyle w:val="Table5"/>
        <w:tblW w:w="11865.0" w:type="dxa"/>
        <w:jc w:val="left"/>
        <w:tblInd w:w="14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1500"/>
        <w:gridCol w:w="945"/>
        <w:gridCol w:w="1005"/>
        <w:gridCol w:w="750"/>
        <w:gridCol w:w="1440"/>
        <w:gridCol w:w="1845"/>
        <w:gridCol w:w="1440"/>
        <w:gridCol w:w="1185"/>
        <w:gridCol w:w="1065"/>
        <w:tblGridChange w:id="0">
          <w:tblGrid>
            <w:gridCol w:w="690"/>
            <w:gridCol w:w="1500"/>
            <w:gridCol w:w="945"/>
            <w:gridCol w:w="1005"/>
            <w:gridCol w:w="750"/>
            <w:gridCol w:w="1440"/>
            <w:gridCol w:w="1845"/>
            <w:gridCol w:w="1440"/>
            <w:gridCol w:w="1185"/>
            <w:gridCol w:w="1065"/>
          </w:tblGrid>
        </w:tblGridChange>
      </w:tblGrid>
      <w:tr>
        <w:trPr>
          <w:cantSplit w:val="0"/>
          <w:trHeight w:val="364" w:hRule="atLeast"/>
          <w:tblHeader w:val="1"/>
        </w:trPr>
        <w:tc>
          <w:tcPr>
            <w:vMerge w:val="restart"/>
            <w:shd w:fill="a6a6a6"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p>
        </w:tc>
        <w:tc>
          <w:tcPr>
            <w:vMerge w:val="restart"/>
            <w:shd w:fill="a6a6a6"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3" w:right="359" w:firstLine="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Nama DTPR</w:t>
            </w:r>
          </w:p>
        </w:tc>
        <w:tc>
          <w:tcPr>
            <w:gridSpan w:val="3"/>
            <w:shd w:fill="a6a6a6"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41.732283464567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SKS Pengajaran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Pada</w:t>
            </w:r>
          </w:p>
        </w:tc>
        <w:tc>
          <w:tcPr>
            <w:vMerge w:val="restart"/>
            <w:shd w:fill="a6a6a6"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 w:right="4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91" w:right="4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Penelitian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2)</w:t>
            </w:r>
            <w:r w:rsidDel="00000000" w:rsidR="00000000" w:rsidRPr="00000000">
              <w:rPr>
                <w:rtl w:val="0"/>
              </w:rPr>
            </w:r>
          </w:p>
        </w:tc>
        <w:tc>
          <w:tcPr>
            <w:vMerge w:val="restart"/>
            <w:shd w:fill="a6a6a6"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328"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63" w:right="329"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Pengabdian kepada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 w:right="33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Masyarakat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2)</w:t>
            </w:r>
            <w:r w:rsidDel="00000000" w:rsidR="00000000" w:rsidRPr="00000000">
              <w:rPr>
                <w:rtl w:val="0"/>
              </w:rPr>
            </w:r>
          </w:p>
        </w:tc>
        <w:tc>
          <w:tcPr>
            <w:gridSpan w:val="2"/>
            <w:shd w:fill="a6a6a6"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SKS Manajemen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3)</w:t>
            </w:r>
            <w:r w:rsidDel="00000000" w:rsidR="00000000" w:rsidRPr="00000000">
              <w:rPr>
                <w:rtl w:val="0"/>
              </w:rPr>
            </w:r>
          </w:p>
        </w:tc>
        <w:tc>
          <w:tcPr>
            <w:vMerge w:val="restart"/>
            <w:shd w:fill="a6a6a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41.7322834645671" w:right="149.40944881889777" w:hanging="45"/>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SKS</w:t>
            </w:r>
          </w:p>
        </w:tc>
      </w:tr>
      <w:tr>
        <w:trPr>
          <w:cantSplit w:val="0"/>
          <w:trHeight w:val="789" w:hRule="atLeast"/>
          <w:tblHeader w:val="1"/>
        </w:trPr>
        <w:tc>
          <w:tcPr>
            <w:vMerge w:val="continue"/>
            <w:shd w:fill="a6a6a6"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4" w:right="8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4" w:right="8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Sendiri</w:t>
            </w:r>
          </w:p>
        </w:tc>
        <w:tc>
          <w:tcPr>
            <w:shd w:fill="a6a6a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76" w:lineRule="auto"/>
              <w:ind w:left="8"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PS Lain, PT Sendiri</w:t>
            </w:r>
          </w:p>
        </w:tc>
        <w:tc>
          <w:tcPr>
            <w:shd w:fill="a6a6a6"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24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6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Lain</w:t>
            </w:r>
          </w:p>
        </w:tc>
        <w:tc>
          <w:tcPr>
            <w:vMerge w:val="continue"/>
            <w:shd w:fill="a6a6a6"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PT Sendiri</w:t>
            </w:r>
          </w:p>
        </w:tc>
        <w:tc>
          <w:tcPr>
            <w:shd w:fill="a6a6a6"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PT Lain</w:t>
            </w:r>
          </w:p>
        </w:tc>
        <w:tc>
          <w:tcPr>
            <w:vMerge w:val="continue"/>
            <w:shd w:fill="a6a6a6"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3" w:hRule="atLeast"/>
          <w:tblHeader w:val="0"/>
        </w:trPr>
        <w:tc>
          <w:tcPr>
            <w:shd w:fill="ffff00"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263" w:firstLine="0"/>
              <w:jc w:val="right"/>
              <w:rPr>
                <w:i w:val="0"/>
                <w:iCs w:val="0"/>
                <w:smallCaps w:val="0"/>
                <w:strike w:val="0"/>
                <w:sz w:val="22"/>
                <w:szCs w:val="22"/>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Amiruddin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4,00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1,04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5,63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6,00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16,66</w:t>
            </w:r>
          </w:p>
        </w:tc>
      </w:tr>
      <w:tr>
        <w:trPr>
          <w:cantSplit w:val="0"/>
          <w:trHeight w:val="393" w:hRule="atLeast"/>
          <w:tblHeader w:val="0"/>
        </w:trPr>
        <w:tc>
          <w:tcPr>
            <w:shd w:fill="ffff00"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263" w:firstLine="0"/>
              <w:jc w:val="right"/>
              <w:rPr>
                <w:i w:val="0"/>
                <w:iCs w:val="0"/>
                <w:smallCaps w:val="0"/>
                <w:strike w:val="0"/>
                <w:sz w:val="22"/>
                <w:szCs w:val="22"/>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Arif Rahman Hakim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12,00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12,00</w:t>
            </w:r>
          </w:p>
        </w:tc>
      </w:tr>
      <w:tr>
        <w:trPr>
          <w:cantSplit w:val="0"/>
          <w:trHeight w:val="393" w:hRule="atLeast"/>
          <w:tblHeader w:val="0"/>
        </w:trPr>
        <w:tc>
          <w:tcPr>
            <w:shd w:fill="ffff00"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263" w:firstLine="0"/>
              <w:jc w:val="right"/>
              <w:rPr>
                <w:i w:val="0"/>
                <w:iCs w:val="0"/>
                <w:smallCaps w:val="0"/>
                <w:strike w:val="0"/>
                <w:sz w:val="22"/>
                <w:szCs w:val="22"/>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Arizal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4,00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1,40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0,38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4,00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9,78</w:t>
            </w:r>
          </w:p>
        </w:tc>
      </w:tr>
      <w:tr>
        <w:trPr>
          <w:cantSplit w:val="0"/>
          <w:trHeight w:val="393" w:hRule="atLeast"/>
          <w:tblHeader w:val="0"/>
        </w:trPr>
        <w:tc>
          <w:tcPr>
            <w:shd w:fill="ffff00"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263" w:firstLine="0"/>
              <w:jc w:val="right"/>
              <w:rPr>
                <w:i w:val="0"/>
                <w:iCs w:val="0"/>
                <w:smallCaps w:val="0"/>
                <w:strike w:val="0"/>
                <w:sz w:val="22"/>
                <w:szCs w:val="22"/>
                <w:u w:val="none"/>
                <w:shd w:fill="auto" w:val="clear"/>
                <w:vertAlign w:val="baseline"/>
              </w:rPr>
            </w:pPr>
            <w:r w:rsidDel="00000000" w:rsidR="00000000" w:rsidRPr="00000000">
              <w:rPr>
                <w:sz w:val="20"/>
                <w:szCs w:val="20"/>
                <w:rtl w:val="0"/>
              </w:rPr>
              <w:t xml:space="preserve">4</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Dimas Febriyan Priambodo</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10,07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0,25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20,32</w:t>
            </w:r>
          </w:p>
        </w:tc>
      </w:tr>
      <w:tr>
        <w:trPr>
          <w:cantSplit w:val="0"/>
          <w:trHeight w:val="393" w:hRule="atLeast"/>
          <w:tblHeader w:val="0"/>
        </w:trPr>
        <w:tc>
          <w:tcPr>
            <w:shd w:fill="ffff00"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263" w:firstLine="0"/>
              <w:jc w:val="right"/>
              <w:rPr>
                <w:i w:val="0"/>
                <w:iCs w:val="0"/>
                <w:smallCaps w:val="0"/>
                <w:strike w:val="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Ira Rosianal Hikmah</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12,00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2,72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0,38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15,10</w:t>
            </w:r>
          </w:p>
        </w:tc>
      </w:tr>
      <w:tr>
        <w:trPr>
          <w:cantSplit w:val="0"/>
          <w:trHeight w:val="393" w:hRule="atLeast"/>
          <w:tblHeader w:val="0"/>
        </w:trPr>
        <w:tc>
          <w:tcPr>
            <w:shd w:fill="ffff00"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263" w:firstLine="0"/>
              <w:jc w:val="right"/>
              <w:rPr>
                <w:i w:val="0"/>
                <w:iCs w:val="0"/>
                <w:smallCaps w:val="0"/>
                <w:strike w:val="0"/>
                <w:sz w:val="22"/>
                <w:szCs w:val="22"/>
                <w:u w:val="none"/>
                <w:shd w:fill="auto" w:val="clear"/>
                <w:vertAlign w:val="baseline"/>
              </w:rPr>
            </w:pPr>
            <w:r w:rsidDel="00000000" w:rsidR="00000000" w:rsidRPr="00000000">
              <w:rPr>
                <w:sz w:val="20"/>
                <w:szCs w:val="20"/>
                <w:rtl w:val="0"/>
              </w:rPr>
              <w:t xml:space="preserve">6</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Jeckson Sidabutar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6,00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13,22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2,75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4,00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25,97</w:t>
            </w:r>
          </w:p>
        </w:tc>
      </w:tr>
      <w:tr>
        <w:trPr>
          <w:cantSplit w:val="0"/>
          <w:trHeight w:val="393" w:hRule="atLeast"/>
          <w:tblHeader w:val="0"/>
        </w:trPr>
        <w:tc>
          <w:tcPr>
            <w:shd w:fill="ffff00"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263" w:firstLine="0"/>
              <w:jc w:val="right"/>
              <w:rPr>
                <w:sz w:val="20"/>
                <w:szCs w:val="20"/>
              </w:rPr>
            </w:pPr>
            <w:r w:rsidDel="00000000" w:rsidR="00000000" w:rsidRPr="00000000">
              <w:rPr>
                <w:sz w:val="20"/>
                <w:szCs w:val="20"/>
                <w:rtl w:val="0"/>
              </w:rPr>
              <w:t xml:space="preserve">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Magfirawaty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8,90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2,70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21,60</w:t>
            </w:r>
          </w:p>
        </w:tc>
      </w:tr>
      <w:tr>
        <w:trPr>
          <w:cantSplit w:val="0"/>
          <w:trHeight w:val="393" w:hRule="atLeast"/>
          <w:tblHeader w:val="0"/>
        </w:trPr>
        <w:tc>
          <w:tcPr>
            <w:shd w:fill="ffff00"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263" w:firstLine="0"/>
              <w:jc w:val="right"/>
              <w:rPr>
                <w:i w:val="0"/>
                <w:iCs w:val="0"/>
                <w:smallCaps w:val="0"/>
                <w:strike w:val="0"/>
                <w:sz w:val="22"/>
                <w:szCs w:val="22"/>
                <w:u w:val="none"/>
                <w:shd w:fill="auto" w:val="clear"/>
                <w:vertAlign w:val="baseline"/>
              </w:rPr>
            </w:pPr>
            <w:r w:rsidDel="00000000" w:rsidR="00000000" w:rsidRPr="00000000">
              <w:rPr>
                <w:sz w:val="20"/>
                <w:szCs w:val="20"/>
                <w:rtl w:val="0"/>
              </w:rPr>
              <w:t xml:space="preserve">8</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A1">
            <w:pPr>
              <w:rPr>
                <w:sz w:val="20"/>
                <w:szCs w:val="20"/>
              </w:rPr>
            </w:pPr>
            <w:r w:rsidDel="00000000" w:rsidR="00000000" w:rsidRPr="00000000">
              <w:rPr>
                <w:sz w:val="20"/>
                <w:szCs w:val="20"/>
                <w:rtl w:val="0"/>
              </w:rPr>
              <w:t xml:space="preserve">Nanang Trianto</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4,00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2,08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6,00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12,08</w:t>
            </w:r>
          </w:p>
        </w:tc>
      </w:tr>
      <w:tr>
        <w:trPr>
          <w:cantSplit w:val="0"/>
          <w:trHeight w:val="391" w:hRule="atLeast"/>
          <w:tblHeader w:val="0"/>
        </w:trPr>
        <w:tc>
          <w:tcPr>
            <w:tcBorders>
              <w:bottom w:color="000000" w:space="0" w:sz="6" w:val="single"/>
            </w:tcBorders>
            <w:shd w:fill="ffff00"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263" w:firstLine="0"/>
              <w:jc w:val="right"/>
              <w:rPr>
                <w:sz w:val="20"/>
                <w:szCs w:val="20"/>
              </w:rPr>
            </w:pPr>
            <w:r w:rsidDel="00000000" w:rsidR="00000000" w:rsidRPr="00000000">
              <w:rPr>
                <w:sz w:val="20"/>
                <w:szCs w:val="20"/>
                <w:rtl w:val="0"/>
              </w:rPr>
              <w:t xml:space="preserve">9</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Prasetyo Adi Wibowo Putro</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12,00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12,00</w:t>
            </w:r>
          </w:p>
        </w:tc>
      </w:tr>
      <w:tr>
        <w:trPr>
          <w:cantSplit w:val="0"/>
          <w:trHeight w:val="390" w:hRule="atLeast"/>
          <w:tblHeader w:val="0"/>
        </w:trPr>
        <w:tc>
          <w:tcPr>
            <w:tcBorders>
              <w:top w:color="000000" w:space="0" w:sz="6" w:val="single"/>
            </w:tcBorders>
            <w:shd w:fill="ffff00"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263" w:firstLine="0"/>
              <w:jc w:val="right"/>
              <w:rPr>
                <w:sz w:val="20"/>
                <w:szCs w:val="20"/>
              </w:rPr>
            </w:pPr>
            <w:r w:rsidDel="00000000" w:rsidR="00000000" w:rsidRPr="00000000">
              <w:rPr>
                <w:sz w:val="20"/>
                <w:szCs w:val="20"/>
                <w:rtl w:val="0"/>
              </w:rPr>
              <w:t xml:space="preserve">10</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 Budiarto Hadi Prakoso</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2,25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14,25</w:t>
            </w:r>
          </w:p>
        </w:tc>
      </w:tr>
      <w:tr>
        <w:trPr>
          <w:cantSplit w:val="0"/>
          <w:trHeight w:val="390" w:hRule="atLeast"/>
          <w:tblHeader w:val="0"/>
        </w:trPr>
        <w:tc>
          <w:tcPr>
            <w:tcBorders>
              <w:top w:color="000000" w:space="0" w:sz="6" w:val="single"/>
            </w:tcBorders>
            <w:shd w:fill="ffff00"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263" w:firstLine="0"/>
              <w:jc w:val="right"/>
              <w:rPr>
                <w:i w:val="0"/>
                <w:iCs w:val="0"/>
                <w:smallCaps w:val="0"/>
                <w:strike w:val="0"/>
                <w:sz w:val="22"/>
                <w:szCs w:val="22"/>
                <w:u w:val="none"/>
                <w:shd w:fill="auto" w:val="clear"/>
                <w:vertAlign w:val="baseline"/>
              </w:rPr>
            </w:pPr>
            <w:r w:rsidDel="00000000" w:rsidR="00000000" w:rsidRPr="00000000">
              <w:rPr>
                <w:sz w:val="20"/>
                <w:szCs w:val="20"/>
                <w:rtl w:val="0"/>
              </w:rPr>
              <w:t xml:space="preserve">11</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Rahmat Purwoko</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12,00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2,08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15,08</w:t>
            </w:r>
          </w:p>
        </w:tc>
      </w:tr>
      <w:tr>
        <w:trPr>
          <w:cantSplit w:val="0"/>
          <w:trHeight w:val="390" w:hRule="atLeast"/>
          <w:tblHeader w:val="0"/>
        </w:trPr>
        <w:tc>
          <w:tcPr>
            <w:tcBorders>
              <w:top w:color="000000" w:space="0" w:sz="6" w:val="single"/>
            </w:tcBorders>
            <w:shd w:fill="ffff00"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263" w:firstLine="0"/>
              <w:jc w:val="right"/>
              <w:rPr>
                <w:i w:val="0"/>
                <w:iCs w:val="0"/>
                <w:smallCaps w:val="0"/>
                <w:strike w:val="0"/>
                <w:sz w:val="22"/>
                <w:szCs w:val="22"/>
                <w:u w:val="none"/>
                <w:shd w:fill="auto" w:val="clear"/>
                <w:vertAlign w:val="baseline"/>
              </w:rPr>
            </w:pPr>
            <w:r w:rsidDel="00000000" w:rsidR="00000000" w:rsidRPr="00000000">
              <w:rPr>
                <w:sz w:val="20"/>
                <w:szCs w:val="20"/>
                <w:rtl w:val="0"/>
              </w:rPr>
              <w:t xml:space="preserve">12</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Septia Ulfa Sunaringtyas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6,00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2,66</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0,38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4,00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13,04</w:t>
            </w:r>
          </w:p>
        </w:tc>
      </w:tr>
      <w:tr>
        <w:trPr>
          <w:cantSplit w:val="0"/>
          <w:trHeight w:val="390" w:hRule="atLeast"/>
          <w:tblHeader w:val="0"/>
        </w:trPr>
        <w:tc>
          <w:tcPr>
            <w:tcBorders>
              <w:top w:color="000000" w:space="0" w:sz="6" w:val="single"/>
            </w:tcBorders>
            <w:shd w:fill="ffff00"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263" w:firstLine="0"/>
              <w:jc w:val="right"/>
              <w:rPr>
                <w:sz w:val="20"/>
                <w:szCs w:val="20"/>
              </w:rPr>
            </w:pPr>
            <w:r w:rsidDel="00000000" w:rsidR="00000000" w:rsidRPr="00000000">
              <w:rPr>
                <w:sz w:val="20"/>
                <w:szCs w:val="20"/>
                <w:rtl w:val="0"/>
              </w:rPr>
              <w:t xml:space="preserve">13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Setiyo Cahyono</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4,00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0,88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6,00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10,88</w:t>
            </w:r>
          </w:p>
        </w:tc>
      </w:tr>
      <w:tr>
        <w:trPr>
          <w:cantSplit w:val="0"/>
          <w:trHeight w:val="390" w:hRule="atLeast"/>
          <w:tblHeader w:val="0"/>
        </w:trPr>
        <w:tc>
          <w:tcPr>
            <w:tcBorders>
              <w:top w:color="000000" w:space="0" w:sz="6" w:val="single"/>
            </w:tcBorders>
            <w:shd w:fill="ffff00"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263" w:firstLine="0"/>
              <w:jc w:val="right"/>
              <w:rPr>
                <w:sz w:val="20"/>
                <w:szCs w:val="20"/>
              </w:rPr>
            </w:pPr>
            <w:r w:rsidDel="00000000" w:rsidR="00000000" w:rsidRPr="00000000">
              <w:rPr>
                <w:sz w:val="20"/>
                <w:szCs w:val="20"/>
                <w:rtl w:val="0"/>
              </w:rPr>
              <w:t xml:space="preserve">14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Susila Windarta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11,00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4,87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0,73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6,00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22,60</w:t>
            </w:r>
          </w:p>
        </w:tc>
      </w:tr>
      <w:tr>
        <w:trPr>
          <w:cantSplit w:val="0"/>
          <w:trHeight w:val="390" w:hRule="atLeast"/>
          <w:tblHeader w:val="0"/>
        </w:trPr>
        <w:tc>
          <w:tcPr>
            <w:tcBorders>
              <w:top w:color="000000" w:space="0" w:sz="6" w:val="single"/>
            </w:tcBorders>
            <w:shd w:fill="ffff00"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263" w:firstLine="0"/>
              <w:jc w:val="right"/>
              <w:rPr>
                <w:sz w:val="20"/>
                <w:szCs w:val="20"/>
              </w:rPr>
            </w:pPr>
            <w:r w:rsidDel="00000000" w:rsidR="00000000" w:rsidRPr="00000000">
              <w:rPr>
                <w:sz w:val="20"/>
                <w:szCs w:val="20"/>
                <w:rtl w:val="0"/>
              </w:rPr>
              <w:t xml:space="preserve">15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Tiyas Yulita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11,00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5,08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0,38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16,46</w:t>
            </w:r>
          </w:p>
        </w:tc>
      </w:tr>
      <w:tr>
        <w:trPr>
          <w:cantSplit w:val="0"/>
          <w:trHeight w:val="401.982421875" w:hRule="atLeast"/>
          <w:tblHeader w:val="0"/>
        </w:trPr>
        <w:tc>
          <w:tcPr>
            <w:gridSpan w:val="2"/>
            <w:shd w:fill="a6a6a6"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41.732283464566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96,00</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32,00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57,25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16,55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30,00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231,80</w:t>
            </w:r>
          </w:p>
        </w:tc>
      </w:tr>
      <w:tr>
        <w:trPr>
          <w:cantSplit w:val="0"/>
          <w:trHeight w:val="364" w:hRule="atLeast"/>
          <w:tblHeader w:val="0"/>
        </w:trPr>
        <w:tc>
          <w:tcPr>
            <w:gridSpan w:val="2"/>
            <w:shd w:fill="a6a6a6"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41.732283464566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Rata-rata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6,40</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2,13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3,82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1,10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2,00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0,00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left"/>
              <w:rPr>
                <w:sz w:val="18"/>
                <w:szCs w:val="18"/>
              </w:rPr>
            </w:pPr>
            <w:r w:rsidDel="00000000" w:rsidR="00000000" w:rsidRPr="00000000">
              <w:rPr>
                <w:sz w:val="18"/>
                <w:szCs w:val="18"/>
                <w:rtl w:val="0"/>
              </w:rPr>
              <w:t xml:space="preserve">15,45</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Keterangan:</w:t>
      </w:r>
    </w:p>
    <w:p w:rsidR="00000000" w:rsidDel="00000000" w:rsidP="00000000" w:rsidRDefault="00000000" w:rsidRPr="00000000" w14:paraId="00000206">
      <w:pPr>
        <w:keepNext w:val="0"/>
        <w:keepLines w:val="0"/>
        <w:pageBreakBefore w:val="0"/>
        <w:widowControl w:val="0"/>
        <w:numPr>
          <w:ilvl w:val="3"/>
          <w:numId w:val="15"/>
        </w:numPr>
        <w:pBdr>
          <w:top w:space="0" w:sz="0" w:val="nil"/>
          <w:left w:space="0" w:sz="0" w:val="nil"/>
          <w:bottom w:space="0" w:sz="0" w:val="nil"/>
          <w:right w:space="0" w:sz="0" w:val="nil"/>
          <w:between w:space="0" w:sz="0" w:val="nil"/>
        </w:pBdr>
        <w:shd w:fill="auto" w:val="clear"/>
        <w:tabs>
          <w:tab w:val="left" w:leader="none" w:pos="1644"/>
        </w:tabs>
        <w:spacing w:after="0" w:before="37" w:line="240" w:lineRule="auto"/>
        <w:ind w:left="1643" w:right="0" w:hanging="24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SKS pengajaran sama dengan sks mata kuliah yang diajarkan.</w:t>
      </w:r>
    </w:p>
    <w:p w:rsidR="00000000" w:rsidDel="00000000" w:rsidP="00000000" w:rsidRDefault="00000000" w:rsidRPr="00000000" w14:paraId="00000207">
      <w:pPr>
        <w:keepNext w:val="0"/>
        <w:keepLines w:val="0"/>
        <w:pageBreakBefore w:val="0"/>
        <w:widowControl w:val="0"/>
        <w:numPr>
          <w:ilvl w:val="3"/>
          <w:numId w:val="15"/>
        </w:numPr>
        <w:pBdr>
          <w:top w:space="0" w:sz="0" w:val="nil"/>
          <w:left w:space="0" w:sz="0" w:val="nil"/>
          <w:bottom w:space="0" w:sz="0" w:val="nil"/>
          <w:right w:space="0" w:sz="0" w:val="nil"/>
          <w:between w:space="0" w:sz="0" w:val="nil"/>
        </w:pBdr>
        <w:shd w:fill="auto" w:val="clear"/>
        <w:tabs>
          <w:tab w:val="left" w:leader="none" w:pos="1644"/>
        </w:tabs>
        <w:spacing w:after="0" w:before="22" w:line="240" w:lineRule="auto"/>
        <w:ind w:left="1643" w:right="0" w:hanging="24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SKS penelitian dan pengabdian kepada masyarakat dihitung sesuai dengan peraturan yang berlaku di Perguruan Tinggi.</w:t>
      </w:r>
    </w:p>
    <w:p w:rsidR="00000000" w:rsidDel="00000000" w:rsidP="00000000" w:rsidRDefault="00000000" w:rsidRPr="00000000" w14:paraId="00000208">
      <w:pPr>
        <w:keepNext w:val="0"/>
        <w:keepLines w:val="0"/>
        <w:pageBreakBefore w:val="0"/>
        <w:widowControl w:val="0"/>
        <w:numPr>
          <w:ilvl w:val="3"/>
          <w:numId w:val="15"/>
        </w:numPr>
        <w:pBdr>
          <w:top w:space="0" w:sz="0" w:val="nil"/>
          <w:left w:space="0" w:sz="0" w:val="nil"/>
          <w:bottom w:space="0" w:sz="0" w:val="nil"/>
          <w:right w:space="0" w:sz="0" w:val="nil"/>
          <w:between w:space="0" w:sz="0" w:val="nil"/>
        </w:pBdr>
        <w:shd w:fill="auto" w:val="clear"/>
        <w:tabs>
          <w:tab w:val="left" w:leader="none" w:pos="1644"/>
        </w:tabs>
        <w:spacing w:after="0" w:before="19" w:line="240" w:lineRule="auto"/>
        <w:ind w:left="1643" w:right="0" w:hanging="24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SKS (beban kerja) manajemen untuk jabatan-jabatan ini adalah sbb.</w:t>
      </w:r>
    </w:p>
    <w:p w:rsidR="00000000" w:rsidDel="00000000" w:rsidP="00000000" w:rsidRDefault="00000000" w:rsidRPr="00000000" w14:paraId="00000209">
      <w:pPr>
        <w:keepNext w:val="0"/>
        <w:keepLines w:val="0"/>
        <w:pageBreakBefore w:val="0"/>
        <w:widowControl w:val="0"/>
        <w:numPr>
          <w:ilvl w:val="4"/>
          <w:numId w:val="15"/>
        </w:numPr>
        <w:pBdr>
          <w:top w:space="0" w:sz="0" w:val="nil"/>
          <w:left w:space="0" w:sz="0" w:val="nil"/>
          <w:bottom w:space="0" w:sz="0" w:val="nil"/>
          <w:right w:space="0" w:sz="0" w:val="nil"/>
          <w:between w:space="0" w:sz="0" w:val="nil"/>
        </w:pBdr>
        <w:shd w:fill="auto" w:val="clear"/>
        <w:tabs>
          <w:tab w:val="left" w:leader="none" w:pos="1807"/>
        </w:tabs>
        <w:spacing w:after="0" w:before="19" w:line="240" w:lineRule="auto"/>
        <w:ind w:left="1806" w:right="0" w:hanging="12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rektor/direktur politeknik 12 sks</w:t>
      </w:r>
    </w:p>
    <w:p w:rsidR="00000000" w:rsidDel="00000000" w:rsidP="00000000" w:rsidRDefault="00000000" w:rsidRPr="00000000" w14:paraId="0000020A">
      <w:pPr>
        <w:keepNext w:val="0"/>
        <w:keepLines w:val="0"/>
        <w:pageBreakBefore w:val="0"/>
        <w:widowControl w:val="0"/>
        <w:numPr>
          <w:ilvl w:val="4"/>
          <w:numId w:val="15"/>
        </w:numPr>
        <w:pBdr>
          <w:top w:space="0" w:sz="0" w:val="nil"/>
          <w:left w:space="0" w:sz="0" w:val="nil"/>
          <w:bottom w:space="0" w:sz="0" w:val="nil"/>
          <w:right w:space="0" w:sz="0" w:val="nil"/>
          <w:between w:space="0" w:sz="0" w:val="nil"/>
        </w:pBdr>
        <w:shd w:fill="auto" w:val="clear"/>
        <w:tabs>
          <w:tab w:val="left" w:leader="none" w:pos="1807"/>
        </w:tabs>
        <w:spacing w:after="0" w:before="21" w:line="240" w:lineRule="auto"/>
        <w:ind w:left="1806" w:right="0" w:hanging="12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pembantu rektor/dekan/ketua sekolah tinggi/direktur akademi 10 sks</w:t>
      </w:r>
    </w:p>
    <w:p w:rsidR="00000000" w:rsidDel="00000000" w:rsidP="00000000" w:rsidRDefault="00000000" w:rsidRPr="00000000" w14:paraId="0000020B">
      <w:pPr>
        <w:keepNext w:val="0"/>
        <w:keepLines w:val="0"/>
        <w:pageBreakBefore w:val="0"/>
        <w:widowControl w:val="0"/>
        <w:numPr>
          <w:ilvl w:val="4"/>
          <w:numId w:val="15"/>
        </w:numPr>
        <w:pBdr>
          <w:top w:space="0" w:sz="0" w:val="nil"/>
          <w:left w:space="0" w:sz="0" w:val="nil"/>
          <w:bottom w:space="0" w:sz="0" w:val="nil"/>
          <w:right w:space="0" w:sz="0" w:val="nil"/>
          <w:between w:space="0" w:sz="0" w:val="nil"/>
        </w:pBdr>
        <w:shd w:fill="auto" w:val="clear"/>
        <w:tabs>
          <w:tab w:val="left" w:leader="none" w:pos="1807"/>
        </w:tabs>
        <w:spacing w:after="0" w:before="19" w:line="240" w:lineRule="auto"/>
        <w:ind w:left="1806" w:right="0" w:hanging="12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ketua lembaga/kepala UPT 8 sks</w:t>
      </w:r>
    </w:p>
    <w:p w:rsidR="00000000" w:rsidDel="00000000" w:rsidP="00000000" w:rsidRDefault="00000000" w:rsidRPr="00000000" w14:paraId="0000020C">
      <w:pPr>
        <w:keepNext w:val="0"/>
        <w:keepLines w:val="0"/>
        <w:pageBreakBefore w:val="0"/>
        <w:widowControl w:val="0"/>
        <w:numPr>
          <w:ilvl w:val="4"/>
          <w:numId w:val="15"/>
        </w:numPr>
        <w:pBdr>
          <w:top w:space="0" w:sz="0" w:val="nil"/>
          <w:left w:space="0" w:sz="0" w:val="nil"/>
          <w:bottom w:space="0" w:sz="0" w:val="nil"/>
          <w:right w:space="0" w:sz="0" w:val="nil"/>
          <w:between w:space="0" w:sz="0" w:val="nil"/>
        </w:pBdr>
        <w:shd w:fill="auto" w:val="clear"/>
        <w:tabs>
          <w:tab w:val="left" w:leader="none" w:pos="1807"/>
        </w:tabs>
        <w:spacing w:after="0" w:before="22" w:line="240" w:lineRule="auto"/>
        <w:ind w:left="1806" w:right="0" w:hanging="12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pembantu dekan/ketua jurusan/kepala pusat/ketua senat akademik/ketua senat fakultas 6 sks</w:t>
      </w:r>
    </w:p>
    <w:p w:rsidR="00000000" w:rsidDel="00000000" w:rsidP="00000000" w:rsidRDefault="00000000" w:rsidRPr="00000000" w14:paraId="0000020D">
      <w:pPr>
        <w:keepNext w:val="0"/>
        <w:keepLines w:val="0"/>
        <w:pageBreakBefore w:val="0"/>
        <w:widowControl w:val="0"/>
        <w:numPr>
          <w:ilvl w:val="4"/>
          <w:numId w:val="15"/>
        </w:numPr>
        <w:pBdr>
          <w:top w:space="0" w:sz="0" w:val="nil"/>
          <w:left w:space="0" w:sz="0" w:val="nil"/>
          <w:bottom w:space="0" w:sz="0" w:val="nil"/>
          <w:right w:space="0" w:sz="0" w:val="nil"/>
          <w:between w:space="0" w:sz="0" w:val="nil"/>
        </w:pBdr>
        <w:shd w:fill="auto" w:val="clear"/>
        <w:tabs>
          <w:tab w:val="left" w:leader="none" w:pos="1807"/>
        </w:tabs>
        <w:spacing w:after="0" w:before="19" w:line="259" w:lineRule="auto"/>
        <w:ind w:left="1806" w:right="1140" w:hanging="12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sekretaris jurusan/sekretaris pusat/sekretaris senat akademik/sekretaris senat universitas/ sekretaris senat fakultas/ kepala lab. atau studio/kepala balai/ketua PS 4 sks</w:t>
      </w:r>
    </w:p>
    <w:p w:rsidR="00000000" w:rsidDel="00000000" w:rsidP="00000000" w:rsidRDefault="00000000" w:rsidRPr="00000000" w14:paraId="0000020E">
      <w:pPr>
        <w:keepNext w:val="0"/>
        <w:keepLines w:val="0"/>
        <w:pageBreakBefore w:val="0"/>
        <w:widowControl w:val="0"/>
        <w:numPr>
          <w:ilvl w:val="4"/>
          <w:numId w:val="15"/>
        </w:numPr>
        <w:pBdr>
          <w:top w:space="0" w:sz="0" w:val="nil"/>
          <w:left w:space="0" w:sz="0" w:val="nil"/>
          <w:bottom w:space="0" w:sz="0" w:val="nil"/>
          <w:right w:space="0" w:sz="0" w:val="nil"/>
          <w:between w:space="0" w:sz="0" w:val="nil"/>
        </w:pBdr>
        <w:shd w:fill="auto" w:val="clear"/>
        <w:tabs>
          <w:tab w:val="left" w:leader="none" w:pos="1807"/>
        </w:tabs>
        <w:spacing w:after="0" w:before="15" w:line="240" w:lineRule="auto"/>
        <w:ind w:left="1806" w:right="0" w:hanging="12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sekretaris PS 3 sks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4"/>
        </w:tabs>
        <w:spacing w:after="0" w:before="20" w:line="240" w:lineRule="auto"/>
        <w:ind w:left="13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Diisi dengan jumlah dari masing-masing kolom.</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Diisi dengan rata-rata dari masing-masing kolom.</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396" w:right="832" w:firstLine="0"/>
        <w:jc w:val="left"/>
        <w:rPr>
          <w:rFonts w:ascii="Arial" w:cs="Arial" w:eastAsia="Arial" w:hAnsi="Arial"/>
          <w:b w:val="0"/>
          <w:bCs w:val="0"/>
          <w:i w:val="0"/>
          <w:iCs w:val="0"/>
          <w:smallCaps w:val="0"/>
          <w:strike w:val="0"/>
          <w:color w:val="000000"/>
          <w:sz w:val="22"/>
          <w:szCs w:val="22"/>
          <w:u w:val="none"/>
          <w:shd w:fill="auto" w:val="clear"/>
          <w:vertAlign w:val="baseline"/>
        </w:rPr>
        <w:sectPr>
          <w:footerReference r:id="rId45" w:type="default"/>
          <w:type w:val="nextPage"/>
          <w:pgSz w:h="12240" w:w="15840" w:orient="landscape"/>
          <w:pgMar w:bottom="1300" w:top="1060" w:left="20" w:right="0" w:header="0" w:footer="111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 PT yang memiliki struktur organisasi yang berbeda, beban kerja manajemen untuk jabatan baru disamakan dengan beban kerja jabatan yang setara.</w:t>
      </w:r>
    </w:p>
    <w:p w:rsidR="00000000" w:rsidDel="00000000" w:rsidP="00000000" w:rsidRDefault="00000000" w:rsidRPr="00000000" w14:paraId="00000212">
      <w:pPr>
        <w:spacing w:after="40" w:before="73" w:lineRule="auto"/>
        <w:ind w:left="2526" w:right="2261" w:firstLine="0"/>
        <w:jc w:val="center"/>
        <w:rPr>
          <w:b w:val="1"/>
          <w:bCs w:val="1"/>
        </w:rPr>
      </w:pPr>
      <w:r w:rsidDel="00000000" w:rsidR="00000000" w:rsidRPr="00000000">
        <w:rPr>
          <w:b w:val="1"/>
          <w:bCs w:val="1"/>
          <w:rtl w:val="0"/>
        </w:rPr>
        <w:t xml:space="preserve">Tabel </w:t>
      </w:r>
      <w:hyperlink r:id="rId46">
        <w:r w:rsidDel="00000000" w:rsidR="00000000" w:rsidRPr="00000000">
          <w:rPr>
            <w:b w:val="1"/>
            <w:bCs w:val="1"/>
            <w:color w:val="1155cc"/>
            <w:u w:val="single"/>
            <w:rtl w:val="0"/>
          </w:rPr>
          <w:t xml:space="preserve">1.A.5 Kualifikasi Tenaga Kependidikan</w:t>
        </w:r>
      </w:hyperlink>
      <w:r w:rsidDel="00000000" w:rsidR="00000000" w:rsidRPr="00000000">
        <w:rPr>
          <w:rtl w:val="0"/>
        </w:rPr>
      </w:r>
    </w:p>
    <w:tbl>
      <w:tblPr>
        <w:tblStyle w:val="Table6"/>
        <w:tblW w:w="11550.0" w:type="dxa"/>
        <w:jc w:val="left"/>
        <w:tblInd w:w="1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1725"/>
        <w:gridCol w:w="705"/>
        <w:gridCol w:w="840"/>
        <w:gridCol w:w="795"/>
        <w:gridCol w:w="825"/>
        <w:gridCol w:w="675"/>
        <w:gridCol w:w="810"/>
        <w:gridCol w:w="825"/>
        <w:gridCol w:w="1590"/>
        <w:gridCol w:w="1920"/>
        <w:tblGridChange w:id="0">
          <w:tblGrid>
            <w:gridCol w:w="840"/>
            <w:gridCol w:w="1725"/>
            <w:gridCol w:w="705"/>
            <w:gridCol w:w="840"/>
            <w:gridCol w:w="795"/>
            <w:gridCol w:w="825"/>
            <w:gridCol w:w="675"/>
            <w:gridCol w:w="810"/>
            <w:gridCol w:w="825"/>
            <w:gridCol w:w="1590"/>
            <w:gridCol w:w="1920"/>
          </w:tblGrid>
        </w:tblGridChange>
      </w:tblGrid>
      <w:tr>
        <w:trPr>
          <w:cantSplit w:val="0"/>
          <w:trHeight w:val="582" w:hRule="atLeast"/>
          <w:tblHeader w:val="0"/>
        </w:trPr>
        <w:tc>
          <w:tcPr>
            <w:vMerge w:val="restart"/>
            <w:shd w:fill="a6a6a6"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p>
        </w:tc>
        <w:tc>
          <w:tcPr>
            <w:vMerge w:val="restart"/>
            <w:shd w:fill="a6a6a6"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76" w:lineRule="auto"/>
              <w:ind w:left="16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Jenis Tenaga Kependidikan</w:t>
            </w:r>
          </w:p>
        </w:tc>
        <w:tc>
          <w:tcPr>
            <w:gridSpan w:val="8"/>
            <w:shd w:fill="a6a6a6"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668" w:right="155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Tenaga Kependidikan dengan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564" w:right="155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Pendidikan Terakhir</w:t>
            </w:r>
          </w:p>
        </w:tc>
        <w:tc>
          <w:tcPr>
            <w:vMerge w:val="restart"/>
            <w:shd w:fill="a6a6a6"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Unit Kerja</w:t>
            </w:r>
          </w:p>
        </w:tc>
      </w:tr>
      <w:tr>
        <w:trPr>
          <w:cantSplit w:val="0"/>
          <w:trHeight w:val="328" w:hRule="atLeast"/>
          <w:tblHeader w:val="0"/>
        </w:trPr>
        <w:tc>
          <w:tcPr>
            <w:vMerge w:val="continue"/>
            <w:shd w:fill="a6a6a6"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7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S3</w:t>
            </w:r>
          </w:p>
        </w:tc>
        <w:tc>
          <w:tcPr>
            <w:shd w:fill="a6a6a6"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S2</w:t>
            </w:r>
          </w:p>
        </w:tc>
        <w:tc>
          <w:tcPr>
            <w:shd w:fill="a6a6a6"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7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S1</w:t>
            </w:r>
          </w:p>
        </w:tc>
        <w:tc>
          <w:tcPr>
            <w:shd w:fill="a6a6a6"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7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D4</w:t>
            </w:r>
          </w:p>
        </w:tc>
        <w:tc>
          <w:tcPr>
            <w:shd w:fill="a6a6a6"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9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D3</w:t>
            </w:r>
          </w:p>
        </w:tc>
        <w:tc>
          <w:tcPr>
            <w:shd w:fill="a6a6a6"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6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D2</w:t>
            </w:r>
          </w:p>
        </w:tc>
        <w:tc>
          <w:tcPr>
            <w:shd w:fill="a6a6a6"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6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D1</w:t>
            </w:r>
          </w:p>
        </w:tc>
        <w:tc>
          <w:tcPr>
            <w:shd w:fill="a6a6a6" w:val="cle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SMA/SMK/MA</w:t>
            </w:r>
          </w:p>
        </w:tc>
        <w:tc>
          <w:tcPr>
            <w:vMerge w:val="continue"/>
            <w:shd w:fill="a6a6a6"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shd w:fill="a6a6a6"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shd w:fill="a6a6a6"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Pustakawan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shd w:fill="ffff00"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4</w:t>
            </w:r>
          </w:p>
        </w:tc>
        <w:tc>
          <w:tcPr>
            <w:shd w:fill="ffff00"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shd w:fill="a6a6a6"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9" w:right="217"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shd w:fill="a6a6a6"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48">
              <w:r w:rsidDel="00000000" w:rsidR="00000000" w:rsidRPr="00000000">
                <w:rPr>
                  <w:color w:val="1155cc"/>
                  <w:u w:val="single"/>
                  <w:rtl w:val="0"/>
                </w:rPr>
                <w:t xml:space="preserve">Pranata Laboratorium Pendidikan</w:t>
              </w:r>
            </w:hyperlink>
            <w:r w:rsidDel="00000000" w:rsidR="00000000" w:rsidRPr="00000000">
              <w:rPr>
                <w:rtl w:val="0"/>
              </w:rPr>
            </w:r>
          </w:p>
        </w:tc>
        <w:tc>
          <w:tcPr>
            <w:shd w:fill="ffff00"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1</w:t>
            </w:r>
          </w:p>
        </w:tc>
        <w:tc>
          <w:tcPr>
            <w:shd w:fill="ffff00"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3</w:t>
            </w:r>
          </w:p>
        </w:tc>
        <w:tc>
          <w:tcPr>
            <w:shd w:fill="ffff00"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a6a6a6"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shd w:fill="a6a6a6"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49">
              <w:r w:rsidDel="00000000" w:rsidR="00000000" w:rsidRPr="00000000">
                <w:rPr>
                  <w:color w:val="1155cc"/>
                  <w:u w:val="single"/>
                  <w:rtl w:val="0"/>
                </w:rPr>
                <w:t xml:space="preserve">Pengembang Teknologi Pembelajaran</w:t>
              </w:r>
            </w:hyperlink>
            <w:r w:rsidDel="00000000" w:rsidR="00000000" w:rsidRPr="00000000">
              <w:rPr>
                <w:rtl w:val="0"/>
              </w:rPr>
            </w:r>
          </w:p>
        </w:tc>
        <w:tc>
          <w:tcPr>
            <w:shd w:fill="ffff00"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1</w:t>
            </w:r>
          </w:p>
        </w:tc>
        <w:tc>
          <w:tcPr>
            <w:shd w:fill="ffff00"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4</w:t>
            </w:r>
          </w:p>
        </w:tc>
        <w:tc>
          <w:tcPr>
            <w:shd w:fill="ffff00"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a6a6a6"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shd w:fill="a6a6a6"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50">
              <w:r w:rsidDel="00000000" w:rsidR="00000000" w:rsidRPr="00000000">
                <w:rPr>
                  <w:color w:val="1155cc"/>
                  <w:u w:val="single"/>
                  <w:rtl w:val="0"/>
                </w:rPr>
                <w:t xml:space="preserve">Administrasi</w:t>
              </w:r>
            </w:hyperlink>
            <w:r w:rsidDel="00000000" w:rsidR="00000000" w:rsidRPr="00000000">
              <w:rPr>
                <w:rtl w:val="0"/>
              </w:rPr>
              <w:t xml:space="preserve">**</w:t>
            </w:r>
            <w:r w:rsidDel="00000000" w:rsidR="00000000" w:rsidRPr="00000000">
              <w:rPr>
                <w:rtl w:val="0"/>
              </w:rPr>
            </w:r>
          </w:p>
        </w:tc>
        <w:tc>
          <w:tcPr>
            <w:shd w:fill="ffff00"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5</w:t>
            </w:r>
          </w:p>
        </w:tc>
        <w:tc>
          <w:tcPr>
            <w:shd w:fill="ffff00"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31</w:t>
            </w:r>
          </w:p>
        </w:tc>
        <w:tc>
          <w:tcPr>
            <w:shd w:fill="ffff00"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6</w:t>
            </w:r>
          </w:p>
        </w:tc>
        <w:tc>
          <w:tcPr>
            <w:shd w:fill="ffff00"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28</w:t>
            </w:r>
          </w:p>
        </w:tc>
        <w:tc>
          <w:tcPr>
            <w:shd w:fill="ffff00"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a6a6a6"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shd w:fill="a6a6a6"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51">
              <w:r w:rsidDel="00000000" w:rsidR="00000000" w:rsidRPr="00000000">
                <w:rPr>
                  <w:color w:val="1155cc"/>
                  <w:u w:val="single"/>
                  <w:rtl w:val="0"/>
                </w:rPr>
                <w:t xml:space="preserve">Asesor Sumber Daya Manusia Aparatur</w:t>
              </w:r>
            </w:hyperlink>
            <w:r w:rsidDel="00000000" w:rsidR="00000000" w:rsidRPr="00000000">
              <w:rPr>
                <w:rtl w:val="0"/>
              </w:rPr>
            </w:r>
          </w:p>
        </w:tc>
        <w:tc>
          <w:tcPr>
            <w:shd w:fill="ffff00"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1</w:t>
            </w:r>
          </w:p>
        </w:tc>
        <w:tc>
          <w:tcPr>
            <w:shd w:fill="ffff00"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a6a6a6"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shd w:fill="a6a6a6"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52">
              <w:r w:rsidDel="00000000" w:rsidR="00000000" w:rsidRPr="00000000">
                <w:rPr>
                  <w:color w:val="1155cc"/>
                  <w:u w:val="single"/>
                  <w:rtl w:val="0"/>
                </w:rPr>
                <w:t xml:space="preserve">Analis Data Ilmiah</w:t>
              </w:r>
            </w:hyperlink>
            <w:r w:rsidDel="00000000" w:rsidR="00000000" w:rsidRPr="00000000">
              <w:rPr>
                <w:rtl w:val="0"/>
              </w:rPr>
            </w:r>
          </w:p>
        </w:tc>
        <w:tc>
          <w:tcPr>
            <w:shd w:fill="ffff00"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2</w:t>
            </w:r>
          </w:p>
        </w:tc>
        <w:tc>
          <w:tcPr>
            <w:shd w:fill="ffff00"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a6a6a6"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shd w:fill="a6a6a6"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pPr>
            <w:hyperlink r:id="rId53">
              <w:r w:rsidDel="00000000" w:rsidR="00000000" w:rsidRPr="00000000">
                <w:rPr>
                  <w:color w:val="1155cc"/>
                  <w:u w:val="single"/>
                  <w:rtl w:val="0"/>
                </w:rPr>
                <w:t xml:space="preserve">Manggala Informatika</w:t>
              </w:r>
            </w:hyperlink>
            <w:r w:rsidDel="00000000" w:rsidR="00000000" w:rsidRPr="00000000">
              <w:rPr>
                <w:rtl w:val="0"/>
              </w:rPr>
            </w:r>
          </w:p>
        </w:tc>
        <w:tc>
          <w:tcPr>
            <w:shd w:fill="ffff00"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6</w:t>
            </w:r>
          </w:p>
        </w:tc>
        <w:tc>
          <w:tcPr>
            <w:shd w:fill="ffff00"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a6a6a6"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pPr>
            <w:r w:rsidDel="00000000" w:rsidR="00000000" w:rsidRPr="00000000">
              <w:rPr>
                <w:rtl w:val="0"/>
              </w:rPr>
              <w:t xml:space="preserve">8</w:t>
            </w:r>
          </w:p>
        </w:tc>
        <w:tc>
          <w:tcPr>
            <w:shd w:fill="a6a6a6"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pPr>
            <w:hyperlink r:id="rId54">
              <w:r w:rsidDel="00000000" w:rsidR="00000000" w:rsidRPr="00000000">
                <w:rPr>
                  <w:color w:val="1155cc"/>
                  <w:u w:val="single"/>
                  <w:rtl w:val="0"/>
                </w:rPr>
                <w:t xml:space="preserve">Perencana</w:t>
              </w:r>
            </w:hyperlink>
            <w:r w:rsidDel="00000000" w:rsidR="00000000" w:rsidRPr="00000000">
              <w:rPr>
                <w:rtl w:val="0"/>
              </w:rPr>
            </w:r>
          </w:p>
        </w:tc>
        <w:tc>
          <w:tcPr>
            <w:shd w:fill="ffff00"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2</w:t>
            </w:r>
          </w:p>
        </w:tc>
        <w:tc>
          <w:tcPr>
            <w:shd w:fill="ffff00"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shd w:fill="a6a6a6"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pPr>
            <w:r w:rsidDel="00000000" w:rsidR="00000000" w:rsidRPr="00000000">
              <w:rPr>
                <w:rtl w:val="0"/>
              </w:rPr>
              <w:t xml:space="preserve">9</w:t>
            </w:r>
          </w:p>
        </w:tc>
        <w:tc>
          <w:tcPr>
            <w:shd w:fill="a6a6a6"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pPr>
            <w:hyperlink r:id="rId55">
              <w:r w:rsidDel="00000000" w:rsidR="00000000" w:rsidRPr="00000000">
                <w:rPr>
                  <w:color w:val="1155cc"/>
                  <w:u w:val="single"/>
                  <w:rtl w:val="0"/>
                </w:rPr>
                <w:t xml:space="preserve">Sandiman</w:t>
              </w:r>
            </w:hyperlink>
            <w:r w:rsidDel="00000000" w:rsidR="00000000" w:rsidRPr="00000000">
              <w:rPr>
                <w:rtl w:val="0"/>
              </w:rPr>
            </w:r>
          </w:p>
        </w:tc>
        <w:tc>
          <w:tcPr>
            <w:shd w:fill="ffff00"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3</w:t>
            </w:r>
          </w:p>
        </w:tc>
        <w:tc>
          <w:tcPr>
            <w:shd w:fill="ffff00"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19</w:t>
            </w:r>
          </w:p>
        </w:tc>
        <w:tc>
          <w:tcPr>
            <w:shd w:fill="ffff00"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a6a6a6"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shd w:fill="a6a6a6"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pPr>
            <w:hyperlink r:id="rId56">
              <w:r w:rsidDel="00000000" w:rsidR="00000000" w:rsidRPr="00000000">
                <w:rPr>
                  <w:color w:val="1155cc"/>
                  <w:u w:val="single"/>
                  <w:rtl w:val="0"/>
                </w:rPr>
                <w:t xml:space="preserve">Arsiparis</w:t>
              </w:r>
            </w:hyperlink>
            <w:r w:rsidDel="00000000" w:rsidR="00000000" w:rsidRPr="00000000">
              <w:rPr>
                <w:rtl w:val="0"/>
              </w:rPr>
            </w:r>
          </w:p>
        </w:tc>
        <w:tc>
          <w:tcPr>
            <w:shd w:fill="ffff00"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1</w:t>
            </w:r>
          </w:p>
        </w:tc>
        <w:tc>
          <w:tcPr>
            <w:shd w:fill="ffff00"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3</w:t>
            </w:r>
          </w:p>
        </w:tc>
        <w:tc>
          <w:tcPr>
            <w:shd w:fill="ffff00"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a6a6a6"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pPr>
            <w:r w:rsidDel="00000000" w:rsidR="00000000" w:rsidRPr="00000000">
              <w:rPr>
                <w:rtl w:val="0"/>
              </w:rPr>
              <w:t xml:space="preserve">11</w:t>
            </w:r>
          </w:p>
        </w:tc>
        <w:tc>
          <w:tcPr>
            <w:shd w:fill="a6a6a6"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pPr>
            <w:hyperlink r:id="rId57">
              <w:r w:rsidDel="00000000" w:rsidR="00000000" w:rsidRPr="00000000">
                <w:rPr>
                  <w:color w:val="1155cc"/>
                  <w:u w:val="single"/>
                  <w:rtl w:val="0"/>
                </w:rPr>
                <w:t xml:space="preserve">Penerjemah</w:t>
              </w:r>
            </w:hyperlink>
            <w:r w:rsidDel="00000000" w:rsidR="00000000" w:rsidRPr="00000000">
              <w:rPr>
                <w:rtl w:val="0"/>
              </w:rPr>
            </w:r>
          </w:p>
        </w:tc>
        <w:tc>
          <w:tcPr>
            <w:shd w:fill="ffff00"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1</w:t>
            </w:r>
          </w:p>
        </w:tc>
        <w:tc>
          <w:tcPr>
            <w:shd w:fill="ffff00"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a6a6a6"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pPr>
            <w:r w:rsidDel="00000000" w:rsidR="00000000" w:rsidRPr="00000000">
              <w:rPr>
                <w:rtl w:val="0"/>
              </w:rPr>
              <w:t xml:space="preserve">12</w:t>
            </w:r>
          </w:p>
        </w:tc>
        <w:tc>
          <w:tcPr>
            <w:shd w:fill="a6a6a6"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pPr>
            <w:hyperlink r:id="rId58">
              <w:r w:rsidDel="00000000" w:rsidR="00000000" w:rsidRPr="00000000">
                <w:rPr>
                  <w:color w:val="1155cc"/>
                  <w:u w:val="single"/>
                  <w:rtl w:val="0"/>
                </w:rPr>
                <w:t xml:space="preserve">Pranata Komputer</w:t>
              </w:r>
            </w:hyperlink>
            <w:r w:rsidDel="00000000" w:rsidR="00000000" w:rsidRPr="00000000">
              <w:rPr>
                <w:rtl w:val="0"/>
              </w:rPr>
            </w:r>
          </w:p>
        </w:tc>
        <w:tc>
          <w:tcPr>
            <w:shd w:fill="ffff00"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2</w:t>
            </w:r>
          </w:p>
        </w:tc>
        <w:tc>
          <w:tcPr>
            <w:shd w:fill="ffff00"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4</w:t>
            </w:r>
          </w:p>
        </w:tc>
        <w:tc>
          <w:tcPr>
            <w:shd w:fill="ffff00"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5</w:t>
            </w:r>
          </w:p>
        </w:tc>
        <w:tc>
          <w:tcPr>
            <w:shd w:fill="ffff00"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shd w:fill="a6a6a6"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9" w:right="217" w:firstLine="0"/>
              <w:jc w:val="center"/>
              <w:rPr/>
            </w:pPr>
            <w:r w:rsidDel="00000000" w:rsidR="00000000" w:rsidRPr="00000000">
              <w:rPr>
                <w:rtl w:val="0"/>
              </w:rPr>
              <w:t xml:space="preserve">13</w:t>
            </w:r>
          </w:p>
        </w:tc>
        <w:tc>
          <w:tcPr>
            <w:shd w:fill="a6a6a6"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pPr>
            <w:hyperlink r:id="rId59">
              <w:r w:rsidDel="00000000" w:rsidR="00000000" w:rsidRPr="00000000">
                <w:rPr>
                  <w:color w:val="1155cc"/>
                  <w:u w:val="single"/>
                  <w:rtl w:val="0"/>
                </w:rPr>
                <w:t xml:space="preserve">Pranata Hubungan </w:t>
              </w:r>
            </w:hyperlink>
            <w:hyperlink r:id="rId60">
              <w:r w:rsidDel="00000000" w:rsidR="00000000" w:rsidRPr="00000000">
                <w:rPr>
                  <w:color w:val="1155cc"/>
                  <w:u w:val="single"/>
                  <w:rtl w:val="0"/>
                </w:rPr>
                <w:t xml:space="preserve">Masyarakat</w:t>
              </w:r>
            </w:hyperlink>
            <w:r w:rsidDel="00000000" w:rsidR="00000000" w:rsidRPr="00000000">
              <w:rPr>
                <w:rtl w:val="0"/>
              </w:rPr>
            </w:r>
          </w:p>
        </w:tc>
        <w:tc>
          <w:tcPr>
            <w:shd w:fill="ffff00"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2</w:t>
            </w:r>
          </w:p>
        </w:tc>
        <w:tc>
          <w:tcPr>
            <w:shd w:fill="ffff00"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1</w:t>
            </w:r>
          </w:p>
        </w:tc>
        <w:tc>
          <w:tcPr>
            <w:shd w:fill="ffff00"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8" w:hRule="atLeast"/>
          <w:tblHeader w:val="0"/>
        </w:trPr>
        <w:tc>
          <w:tcPr>
            <w:gridSpan w:val="2"/>
            <w:shd w:fill="a6a6a6"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55" w:right="93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w:t>
            </w:r>
          </w:p>
        </w:tc>
        <w:tc>
          <w:tcPr>
            <w:shd w:fill="ffff00"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15</w:t>
            </w:r>
          </w:p>
        </w:tc>
        <w:tc>
          <w:tcPr>
            <w:shd w:fill="ffff00"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77</w:t>
            </w:r>
          </w:p>
        </w:tc>
        <w:tc>
          <w:tcPr>
            <w:shd w:fill="ffff00"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15</w:t>
            </w:r>
          </w:p>
        </w:tc>
        <w:tc>
          <w:tcPr>
            <w:shd w:fill="ffff00"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rtl w:val="0"/>
              </w:rPr>
            </w:r>
          </w:p>
        </w:tc>
        <w:tc>
          <w:tcPr>
            <w:shd w:fill="ffff00"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795275590577" w:right="77.48031496062936" w:firstLine="0"/>
              <w:jc w:val="center"/>
              <w:rPr>
                <w:sz w:val="18"/>
                <w:szCs w:val="18"/>
              </w:rPr>
            </w:pPr>
            <w:r w:rsidDel="00000000" w:rsidR="00000000" w:rsidRPr="00000000">
              <w:rPr>
                <w:sz w:val="18"/>
                <w:szCs w:val="18"/>
                <w:rtl w:val="0"/>
              </w:rPr>
              <w:t xml:space="preserve">28</w:t>
            </w:r>
          </w:p>
        </w:tc>
        <w:tc>
          <w:tcPr>
            <w:shd w:fill="ffff00"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3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Keterangan: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9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Pustakawan adalah staf perpustakaan yang memiliki ijazah atau sertifikat kompetensi pada bidang ilmu perpustakaan.</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396"/>
        </w:tabs>
        <w:spacing w:after="0" w:before="0" w:line="240" w:lineRule="auto"/>
        <w:ind w:left="1396" w:right="0" w:hanging="284.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Fungsi SPMI dengan SDM yang kompeten sebagai pelaksana di tingkat UPPS dan/atau PT.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B">
      <w:pPr>
        <w:spacing w:after="38" w:lineRule="auto"/>
        <w:ind w:left="2526" w:right="2545" w:firstLine="0"/>
        <w:jc w:val="center"/>
        <w:rPr>
          <w:b w:val="1"/>
          <w:bCs w:val="1"/>
        </w:rPr>
      </w:pPr>
      <w:hyperlink r:id="rId61">
        <w:r w:rsidDel="00000000" w:rsidR="00000000" w:rsidRPr="00000000">
          <w:rPr>
            <w:b w:val="1"/>
            <w:bCs w:val="1"/>
            <w:color w:val="1155cc"/>
            <w:u w:val="single"/>
            <w:rtl w:val="0"/>
          </w:rPr>
          <w:t xml:space="preserve">Tabel 1.B Tabel Unit SPMI dan SDM</w:t>
        </w:r>
      </w:hyperlink>
      <w:r w:rsidDel="00000000" w:rsidR="00000000" w:rsidRPr="00000000">
        <w:rPr>
          <w:rtl w:val="0"/>
        </w:rPr>
      </w:r>
    </w:p>
    <w:tbl>
      <w:tblPr>
        <w:tblStyle w:val="Table7"/>
        <w:tblW w:w="11672.0" w:type="dxa"/>
        <w:jc w:val="left"/>
        <w:tblInd w:w="14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
        <w:gridCol w:w="1755"/>
        <w:gridCol w:w="1412"/>
        <w:gridCol w:w="1229"/>
        <w:gridCol w:w="1231"/>
        <w:gridCol w:w="1200"/>
        <w:gridCol w:w="1538"/>
        <w:gridCol w:w="1135"/>
        <w:gridCol w:w="1180"/>
        <w:tblGridChange w:id="0">
          <w:tblGrid>
            <w:gridCol w:w="992"/>
            <w:gridCol w:w="1755"/>
            <w:gridCol w:w="1412"/>
            <w:gridCol w:w="1229"/>
            <w:gridCol w:w="1231"/>
            <w:gridCol w:w="1200"/>
            <w:gridCol w:w="1538"/>
            <w:gridCol w:w="1135"/>
            <w:gridCol w:w="1180"/>
          </w:tblGrid>
        </w:tblGridChange>
      </w:tblGrid>
      <w:tr>
        <w:trPr>
          <w:cantSplit w:val="0"/>
          <w:trHeight w:val="1163" w:hRule="atLeast"/>
          <w:tblHeader w:val="0"/>
        </w:trPr>
        <w:tc>
          <w:tcPr>
            <w:shd w:fill="a6a6a6"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8" w:right="0" w:firstLine="5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Unit SPMI</w:t>
            </w:r>
          </w:p>
        </w:tc>
        <w:tc>
          <w:tcPr>
            <w:shd w:fill="a6a6a6"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2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Unit SPMI</w:t>
            </w:r>
          </w:p>
        </w:tc>
        <w:tc>
          <w:tcPr>
            <w:shd w:fill="a6a6a6" w:val="cle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5" w:right="191" w:hanging="23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Dokumen SPMI</w:t>
            </w:r>
          </w:p>
        </w:tc>
        <w:tc>
          <w:tcPr>
            <w:shd w:fill="a6a6a6"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1" w:right="210" w:firstLine="3.000000000000007"/>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Auditor Mutu</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2" w:right="197"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w:t>
            </w:r>
          </w:p>
        </w:tc>
        <w:tc>
          <w:tcPr>
            <w:shd w:fill="a6a6a6"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66"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Certified</w:t>
            </w:r>
          </w:p>
        </w:tc>
        <w:tc>
          <w:tcPr>
            <w:shd w:fill="a6a6a6" w:val="cle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2" w:right="0" w:firstLine="233"/>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Non Certified</w:t>
            </w:r>
          </w:p>
        </w:tc>
        <w:tc>
          <w:tcPr>
            <w:shd w:fill="a6a6a6"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76" w:lineRule="auto"/>
              <w:ind w:left="121" w:right="106" w:hanging="4.0000000000000036"/>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Frekuensi audit/ monev per tahun</w:t>
            </w:r>
          </w:p>
        </w:tc>
        <w:tc>
          <w:tcPr>
            <w:shd w:fill="a6a6a6" w:val="cle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76" w:lineRule="auto"/>
              <w:ind w:left="121" w:right="105" w:hanging="4.0000000000000036"/>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Bukti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Certified Auditor</w:t>
            </w:r>
          </w:p>
        </w:tc>
        <w:tc>
          <w:tcPr>
            <w:shd w:fill="a6a6a6"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9" w:right="141" w:hanging="15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Laporan Audit</w:t>
            </w:r>
          </w:p>
        </w:tc>
      </w:tr>
      <w:tr>
        <w:trPr>
          <w:cantSplit w:val="0"/>
          <w:trHeight w:val="628" w:hRule="atLeast"/>
          <w:tblHeader w:val="0"/>
          <w:trPrChange w:author="arizal arfah" w:id="14" w:date="2025-07-09T02:56:26Z">
            <w:trPr>
              <w:cantSplit w:val="0"/>
              <w:trHeight w:val="628" w:hRule="atLeast"/>
              <w:tblHeader w:val="0"/>
            </w:trPr>
          </w:trPrChange>
        </w:trPr>
        <w:tc>
          <w:tcPr>
            <w:shd w:fill="a6a6a6"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PT</w:t>
            </w:r>
            <w:r w:rsidDel="00000000" w:rsidR="00000000" w:rsidRPr="00000000">
              <w:rPr>
                <w:rtl w:val="0"/>
              </w:rPr>
            </w:r>
          </w:p>
        </w:tc>
        <w:tc>
          <w:tcPr>
            <w:shd w:fill="ffff00" w:val="clear"/>
            <w:tcPrChange w:author="arizal arfah" w:id="14" w:date="2025-07-09T02:56:26Z">
              <w:tcPr>
                <w:shd w:fill="ffff00" w:val="clear"/>
              </w:tcPr>
            </w:tcPrChange>
          </w:tcPr>
          <w:p w:rsidR="00000000" w:rsidDel="00000000" w:rsidP="00000000" w:rsidRDefault="00000000" w:rsidRPr="00000000" w14:paraId="000002DD">
            <w:pPr>
              <w:ind w:left="97.44094488189063" w:firstLine="0"/>
              <w:rPr>
                <w:rPrChange w:author="arizal arfah" w:id="14" w:date="2025-07-09T02:56:26Z">
                  <w:rPr>
                    <w:i w:val="0"/>
                    <w:iCs w:val="0"/>
                    <w:smallCaps w:val="0"/>
                    <w:strike w:val="0"/>
                    <w:color w:val="000000"/>
                    <w:sz w:val="22"/>
                    <w:szCs w:val="22"/>
                    <w:u w:val="none"/>
                    <w:shd w:fill="auto" w:val="clear"/>
                    <w:vertAlign w:val="baseline"/>
                  </w:rPr>
                </w:rPrChange>
              </w:rPr>
              <w:pPrChange w:author="arizal arfah" w:id="0" w:date="2025-07-09T02:56:26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left"/>
                </w:pPr>
              </w:pPrChange>
            </w:pPr>
            <w:ins w:author="arizal arfah" w:id="15" w:date="2025-07-09T02:56:26Z">
              <w:r w:rsidDel="00000000" w:rsidR="00000000" w:rsidRPr="00000000">
                <w:rPr>
                  <w:rtl w:val="0"/>
                  <w:rPrChange w:author="arizal arfah" w:id="14" w:date="2025-07-09T02:56:26Z">
                    <w:rPr>
                      <w:i w:val="0"/>
                      <w:iCs w:val="0"/>
                      <w:smallCaps w:val="0"/>
                      <w:strike w:val="0"/>
                      <w:color w:val="000000"/>
                      <w:sz w:val="22"/>
                      <w:szCs w:val="22"/>
                      <w:u w:val="none"/>
                      <w:shd w:fill="auto" w:val="clear"/>
                      <w:vertAlign w:val="baseline"/>
                    </w:rPr>
                  </w:rPrChange>
                </w:rPr>
                <w:t xml:space="preserve">Pusat Penjaminan Mutu</w:t>
              </w:r>
            </w:ins>
            <w:r w:rsidDel="00000000" w:rsidR="00000000" w:rsidRPr="00000000">
              <w:rPr>
                <w:rtl w:val="0"/>
              </w:rPr>
            </w:r>
          </w:p>
        </w:tc>
        <w:tc>
          <w:tcPr>
            <w:shd w:fill="ffff00" w:val="clear"/>
            <w:tcPrChange w:author="arizal arfah" w:id="14" w:date="2025-07-09T02:56:26Z">
              <w:tcPr>
                <w:shd w:fill="ffff00" w:val="clear"/>
              </w:tcPr>
            </w:tcPrChange>
          </w:tcPr>
          <w:p w:rsidR="00000000" w:rsidDel="00000000" w:rsidP="00000000" w:rsidRDefault="00000000" w:rsidRPr="00000000" w14:paraId="000002DE">
            <w:pPr>
              <w:ind w:left="97.44094488189063" w:firstLine="0"/>
              <w:rPr>
                <w:rPrChange w:author="arizal arfah" w:id="14" w:date="2025-07-09T02:56:26Z">
                  <w:rPr>
                    <w:i w:val="0"/>
                    <w:iCs w:val="0"/>
                    <w:smallCaps w:val="0"/>
                    <w:strike w:val="0"/>
                    <w:color w:val="000000"/>
                    <w:sz w:val="22"/>
                    <w:szCs w:val="22"/>
                    <w:u w:val="none"/>
                    <w:shd w:fill="auto" w:val="clear"/>
                    <w:vertAlign w:val="baseline"/>
                  </w:rPr>
                </w:rPrChange>
              </w:rPr>
              <w:pPrChange w:author="arizal arfah" w:id="0" w:date="2025-07-09T02:56:26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left"/>
                </w:pPr>
              </w:pPrChange>
            </w:pPr>
            <w:r w:rsidDel="00000000" w:rsidR="00000000" w:rsidRPr="00000000">
              <w:rPr>
                <w:rtl w:val="0"/>
              </w:rPr>
            </w:r>
          </w:p>
        </w:tc>
        <w:tc>
          <w:tcPr>
            <w:shd w:fill="ffff00" w:val="clear"/>
            <w:tcPrChange w:author="arizal arfah" w:id="14" w:date="2025-07-09T02:56:26Z">
              <w:tcPr>
                <w:shd w:fill="ffff00" w:val="clear"/>
              </w:tcPr>
            </w:tcPrChange>
          </w:tcPr>
          <w:p w:rsidR="00000000" w:rsidDel="00000000" w:rsidP="00000000" w:rsidRDefault="00000000" w:rsidRPr="00000000" w14:paraId="000002DF">
            <w:pPr>
              <w:ind w:left="97.44094488189063" w:firstLine="0"/>
              <w:jc w:val="center"/>
              <w:rPr>
                <w:rPrChange w:author="arizal arfah" w:id="14" w:date="2025-07-09T02:56:26Z">
                  <w:rPr>
                    <w:i w:val="0"/>
                    <w:iCs w:val="0"/>
                    <w:smallCaps w:val="0"/>
                    <w:strike w:val="0"/>
                    <w:color w:val="000000"/>
                    <w:sz w:val="22"/>
                    <w:szCs w:val="22"/>
                    <w:u w:val="none"/>
                    <w:shd w:fill="auto" w:val="clear"/>
                    <w:vertAlign w:val="baseline"/>
                  </w:rPr>
                </w:rPrChange>
              </w:rPr>
              <w:pPrChange w:author="arizal arfah" w:id="0" w:date="2025-07-09T02:56:26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pPr>
              </w:pPrChange>
            </w:pPr>
            <w:ins w:author="arizal arfah" w:id="15" w:date="2025-07-09T02:56:26Z">
              <w:r w:rsidDel="00000000" w:rsidR="00000000" w:rsidRPr="00000000">
                <w:rPr>
                  <w:rtl w:val="0"/>
                  <w:rPrChange w:author="arizal arfah" w:id="14" w:date="2025-07-09T02:56:26Z">
                    <w:rPr>
                      <w:i w:val="0"/>
                      <w:iCs w:val="0"/>
                      <w:smallCaps w:val="0"/>
                      <w:strike w:val="0"/>
                      <w:color w:val="000000"/>
                      <w:sz w:val="22"/>
                      <w:szCs w:val="22"/>
                      <w:u w:val="none"/>
                      <w:shd w:fill="auto" w:val="clear"/>
                      <w:vertAlign w:val="baseline"/>
                    </w:rPr>
                  </w:rPrChange>
                </w:rPr>
                <w:t xml:space="preserve">7</w:t>
              </w:r>
            </w:ins>
            <w:r w:rsidDel="00000000" w:rsidR="00000000" w:rsidRPr="00000000">
              <w:rPr>
                <w:rtl w:val="0"/>
              </w:rPr>
            </w:r>
          </w:p>
        </w:tc>
        <w:tc>
          <w:tcPr>
            <w:shd w:fill="ffff00" w:val="clear"/>
            <w:tcPrChange w:author="arizal arfah" w:id="14" w:date="2025-07-09T02:56:26Z">
              <w:tcPr>
                <w:shd w:fill="ffff00" w:val="clear"/>
              </w:tcPr>
            </w:tcPrChange>
          </w:tcPr>
          <w:p w:rsidR="00000000" w:rsidDel="00000000" w:rsidP="00000000" w:rsidRDefault="00000000" w:rsidRPr="00000000" w14:paraId="000002E0">
            <w:pPr>
              <w:ind w:left="97.44094488189063" w:firstLine="0"/>
              <w:jc w:val="center"/>
              <w:rPr>
                <w:rPrChange w:author="arizal arfah" w:id="14" w:date="2025-07-09T02:56:26Z">
                  <w:rPr>
                    <w:i w:val="0"/>
                    <w:iCs w:val="0"/>
                    <w:smallCaps w:val="0"/>
                    <w:strike w:val="0"/>
                    <w:color w:val="000000"/>
                    <w:sz w:val="22"/>
                    <w:szCs w:val="22"/>
                    <w:u w:val="none"/>
                    <w:shd w:fill="auto" w:val="clear"/>
                    <w:vertAlign w:val="baseline"/>
                  </w:rPr>
                </w:rPrChange>
              </w:rPr>
              <w:pPrChange w:author="arizal arfah" w:id="0" w:date="2025-07-09T02:56:26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pPr>
              </w:pPrChange>
            </w:pPr>
            <w:ins w:author="arizal arfah" w:id="15" w:date="2025-07-09T02:56:26Z">
              <w:r w:rsidDel="00000000" w:rsidR="00000000" w:rsidRPr="00000000">
                <w:rPr>
                  <w:rtl w:val="0"/>
                  <w:rPrChange w:author="arizal arfah" w:id="14" w:date="2025-07-09T02:56:26Z">
                    <w:rPr>
                      <w:i w:val="0"/>
                      <w:iCs w:val="0"/>
                      <w:smallCaps w:val="0"/>
                      <w:strike w:val="0"/>
                      <w:color w:val="000000"/>
                      <w:sz w:val="22"/>
                      <w:szCs w:val="22"/>
                      <w:u w:val="none"/>
                      <w:shd w:fill="auto" w:val="clear"/>
                      <w:vertAlign w:val="baseline"/>
                    </w:rPr>
                  </w:rPrChange>
                </w:rPr>
                <w:t xml:space="preserve">4</w:t>
              </w:r>
            </w:ins>
            <w:r w:rsidDel="00000000" w:rsidR="00000000" w:rsidRPr="00000000">
              <w:rPr>
                <w:rtl w:val="0"/>
              </w:rPr>
            </w:r>
          </w:p>
        </w:tc>
        <w:tc>
          <w:tcPr>
            <w:shd w:fill="ffff00" w:val="clear"/>
            <w:tcPrChange w:author="arizal arfah" w:id="14" w:date="2025-07-09T02:56:26Z">
              <w:tcPr>
                <w:shd w:fill="ffff00" w:val="clear"/>
              </w:tcPr>
            </w:tcPrChange>
          </w:tcPr>
          <w:p w:rsidR="00000000" w:rsidDel="00000000" w:rsidP="00000000" w:rsidRDefault="00000000" w:rsidRPr="00000000" w14:paraId="000002E1">
            <w:pPr>
              <w:ind w:left="97.44094488189063" w:firstLine="0"/>
              <w:jc w:val="center"/>
              <w:rPr>
                <w:rPrChange w:author="arizal arfah" w:id="14" w:date="2025-07-09T02:56:26Z">
                  <w:rPr>
                    <w:i w:val="0"/>
                    <w:iCs w:val="0"/>
                    <w:smallCaps w:val="0"/>
                    <w:strike w:val="0"/>
                    <w:color w:val="000000"/>
                    <w:sz w:val="22"/>
                    <w:szCs w:val="22"/>
                    <w:u w:val="none"/>
                    <w:shd w:fill="auto" w:val="clear"/>
                    <w:vertAlign w:val="baseline"/>
                  </w:rPr>
                </w:rPrChange>
              </w:rPr>
              <w:pPrChange w:author="arizal arfah" w:id="0" w:date="2025-07-09T02:56:26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pPr>
              </w:pPrChange>
            </w:pPr>
            <w:ins w:author="arizal arfah" w:id="15" w:date="2025-07-09T02:56:26Z">
              <w:r w:rsidDel="00000000" w:rsidR="00000000" w:rsidRPr="00000000">
                <w:rPr>
                  <w:rtl w:val="0"/>
                  <w:rPrChange w:author="arizal arfah" w:id="14" w:date="2025-07-09T02:56:26Z">
                    <w:rPr>
                      <w:i w:val="0"/>
                      <w:iCs w:val="0"/>
                      <w:smallCaps w:val="0"/>
                      <w:strike w:val="0"/>
                      <w:color w:val="000000"/>
                      <w:sz w:val="22"/>
                      <w:szCs w:val="22"/>
                      <w:u w:val="none"/>
                      <w:shd w:fill="auto" w:val="clear"/>
                      <w:vertAlign w:val="baseline"/>
                    </w:rPr>
                  </w:rPrChange>
                </w:rPr>
                <w:t xml:space="preserve">3</w:t>
              </w:r>
            </w:ins>
            <w:r w:rsidDel="00000000" w:rsidR="00000000" w:rsidRPr="00000000">
              <w:rPr>
                <w:rtl w:val="0"/>
              </w:rPr>
            </w:r>
          </w:p>
        </w:tc>
        <w:tc>
          <w:tcPr>
            <w:shd w:fill="ffff00" w:val="clear"/>
            <w:tcPrChange w:author="arizal arfah" w:id="14" w:date="2025-07-09T02:56:26Z">
              <w:tcPr>
                <w:shd w:fill="ffff00" w:val="clear"/>
              </w:tcPr>
            </w:tcPrChange>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Change w:author="arizal arfah" w:id="14" w:date="2025-07-09T02:56:26Z">
              <w:tcPr>
                <w:shd w:fill="ffff00" w:val="clear"/>
              </w:tcPr>
            </w:tcPrChange>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Change w:author="arizal arfah" w:id="14" w:date="2025-07-09T02:56:26Z">
              <w:tcPr>
                <w:shd w:fill="ffff00" w:val="clear"/>
              </w:tcPr>
            </w:tcPrChange>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0" w:hRule="atLeast"/>
          <w:tblHeader w:val="0"/>
        </w:trPr>
        <w:tc>
          <w:tcPr>
            <w:shd w:fill="a6a6a6"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b w:val="1"/>
                <w:bCs w:val="1"/>
              </w:rPr>
            </w:pPr>
            <w:r w:rsidDel="00000000" w:rsidR="00000000" w:rsidRPr="00000000">
              <w:rPr>
                <w:b w:val="1"/>
                <w:bCs w:val="1"/>
                <w:rtl w:val="0"/>
              </w:rPr>
              <w:t xml:space="preserve">UPPS</w:t>
            </w:r>
          </w:p>
        </w:tc>
        <w:tc>
          <w:tcPr>
            <w:shd w:fill="ffff00" w:val="clear"/>
          </w:tcPr>
          <w:p w:rsidR="00000000" w:rsidDel="00000000" w:rsidP="00000000" w:rsidRDefault="00000000" w:rsidRPr="00000000" w14:paraId="000002E6">
            <w:pPr>
              <w:ind w:left="97.44094488189063" w:firstLine="0"/>
              <w:rPr/>
            </w:pPr>
            <w:ins w:author="arizal arfah" w:id="16" w:date="2025-07-09T02:56:32Z">
              <w:r w:rsidDel="00000000" w:rsidR="00000000" w:rsidRPr="00000000">
                <w:rPr>
                  <w:rtl w:val="0"/>
                  <w:rPrChange w:author="arizal arfah" w:id="17" w:date="2025-07-09T02:56:32Z">
                    <w:rPr>
                      <w:i w:val="0"/>
                      <w:iCs w:val="0"/>
                      <w:smallCaps w:val="0"/>
                      <w:strike w:val="0"/>
                      <w:color w:val="000000"/>
                      <w:sz w:val="22"/>
                      <w:szCs w:val="22"/>
                      <w:u w:val="none"/>
                      <w:shd w:fill="auto" w:val="clear"/>
                      <w:vertAlign w:val="baseline"/>
                    </w:rPr>
                  </w:rPrChange>
                </w:rPr>
                <w:t xml:space="preserve">GKM</w:t>
              </w:r>
            </w:ins>
            <w:r w:rsidDel="00000000" w:rsidR="00000000" w:rsidRPr="00000000">
              <w:rPr>
                <w:rtl w:val="0"/>
              </w:rPr>
            </w:r>
          </w:p>
        </w:tc>
        <w:tc>
          <w:tcPr>
            <w:shd w:fill="ffff00" w:val="clear"/>
          </w:tcPr>
          <w:p w:rsidR="00000000" w:rsidDel="00000000" w:rsidP="00000000" w:rsidRDefault="00000000" w:rsidRPr="00000000" w14:paraId="000002E7">
            <w:pPr>
              <w:ind w:left="97.44094488189063" w:firstLine="0"/>
              <w:rPr/>
            </w:pPr>
            <w:r w:rsidDel="00000000" w:rsidR="00000000" w:rsidRPr="00000000">
              <w:rPr>
                <w:rtl w:val="0"/>
              </w:rPr>
            </w:r>
          </w:p>
        </w:tc>
        <w:tc>
          <w:tcPr>
            <w:shd w:fill="ffff00" w:val="clear"/>
          </w:tcPr>
          <w:p w:rsidR="00000000" w:rsidDel="00000000" w:rsidP="00000000" w:rsidRDefault="00000000" w:rsidRPr="00000000" w14:paraId="000002E8">
            <w:pPr>
              <w:ind w:left="97.44094488189063" w:firstLine="0"/>
              <w:jc w:val="center"/>
              <w:rPr/>
            </w:pPr>
            <w:r w:rsidDel="00000000" w:rsidR="00000000" w:rsidRPr="00000000">
              <w:rPr>
                <w:rtl w:val="0"/>
              </w:rPr>
              <w:t xml:space="preserve">21</w:t>
            </w:r>
          </w:p>
        </w:tc>
        <w:tc>
          <w:tcPr>
            <w:shd w:fill="ffff00" w:val="clear"/>
          </w:tcPr>
          <w:p w:rsidR="00000000" w:rsidDel="00000000" w:rsidP="00000000" w:rsidRDefault="00000000" w:rsidRPr="00000000" w14:paraId="000002E9">
            <w:pPr>
              <w:ind w:left="97.44094488189063" w:firstLine="0"/>
              <w:jc w:val="center"/>
              <w:rPr/>
            </w:pPr>
            <w:r w:rsidDel="00000000" w:rsidR="00000000" w:rsidRPr="00000000">
              <w:rPr>
                <w:rtl w:val="0"/>
              </w:rPr>
            </w:r>
          </w:p>
        </w:tc>
        <w:tc>
          <w:tcPr>
            <w:shd w:fill="ffff00" w:val="clear"/>
          </w:tcPr>
          <w:p w:rsidR="00000000" w:rsidDel="00000000" w:rsidP="00000000" w:rsidRDefault="00000000" w:rsidRPr="00000000" w14:paraId="000002EA">
            <w:pPr>
              <w:ind w:left="97.44094488189063" w:firstLine="0"/>
              <w:jc w:val="center"/>
              <w:rPr/>
            </w:pPr>
            <w:r w:rsidDel="00000000" w:rsidR="00000000" w:rsidRPr="00000000">
              <w:rPr>
                <w:rtl w:val="0"/>
              </w:rPr>
            </w:r>
          </w:p>
        </w:tc>
        <w:tc>
          <w:tcPr>
            <w:shd w:fill="ffff00"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0" w:hRule="atLeast"/>
          <w:tblHeader w:val="0"/>
        </w:trPr>
        <w:tc>
          <w:tcPr>
            <w:shd w:fill="a6a6a6"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b w:val="1"/>
                <w:bCs w:val="1"/>
              </w:rPr>
            </w:pPr>
            <w:r w:rsidDel="00000000" w:rsidR="00000000" w:rsidRPr="00000000">
              <w:rPr>
                <w:b w:val="1"/>
                <w:bCs w:val="1"/>
                <w:rtl w:val="0"/>
              </w:rPr>
              <w:t xml:space="preserve">UPPS</w:t>
            </w:r>
            <w:r w:rsidDel="00000000" w:rsidR="00000000" w:rsidRPr="00000000">
              <w:rPr>
                <w:b w:val="1"/>
                <w:bCs w:val="1"/>
                <w:rtl w:val="0"/>
              </w:rPr>
              <w:t xml:space="preserve">.</w:t>
            </w:r>
          </w:p>
        </w:tc>
        <w:tc>
          <w:tcPr>
            <w:shd w:fill="ffff00"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left"/>
              <w:rPr>
                <w:i w:val="0"/>
                <w:iCs w:val="0"/>
                <w:smallCaps w:val="0"/>
                <w:strike w:val="0"/>
                <w:color w:val="000000"/>
                <w:sz w:val="22"/>
                <w:szCs w:val="22"/>
                <w:u w:val="none"/>
                <w:shd w:fill="auto" w:val="clear"/>
                <w:vertAlign w:val="baseline"/>
              </w:rPr>
            </w:pPr>
            <w:ins w:author="arizal arfah" w:id="18" w:date="2025-07-09T02:56:38Z">
              <w:r w:rsidDel="00000000" w:rsidR="00000000" w:rsidRPr="00000000">
                <w:rPr>
                  <w:rtl w:val="0"/>
                  <w:rPrChange w:author="arizal arfah" w:id="19" w:date="2025-07-09T02:56:38Z">
                    <w:rPr>
                      <w:i w:val="0"/>
                      <w:iCs w:val="0"/>
                      <w:smallCaps w:val="0"/>
                      <w:strike w:val="0"/>
                      <w:color w:val="000000"/>
                      <w:sz w:val="22"/>
                      <w:szCs w:val="22"/>
                      <w:u w:val="none"/>
                      <w:shd w:fill="auto" w:val="clear"/>
                      <w:vertAlign w:val="baseline"/>
                    </w:rPr>
                  </w:rPrChange>
                </w:rPr>
                <w:t xml:space="preserve">Auditor </w:t>
              </w:r>
            </w:ins>
            <w:r w:rsidDel="00000000" w:rsidR="00000000" w:rsidRPr="00000000">
              <w:rPr>
                <w:rtl w:val="0"/>
              </w:rPr>
            </w:r>
          </w:p>
        </w:tc>
        <w:tc>
          <w:tcPr>
            <w:shd w:fill="ffff00"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shd w:fill="ffff00"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i w:val="0"/>
                <w:iCs w:val="0"/>
                <w:smallCaps w:val="0"/>
                <w:strike w:val="0"/>
                <w:color w:val="000000"/>
                <w:sz w:val="22"/>
                <w:szCs w:val="22"/>
                <w:u w:val="none"/>
                <w:shd w:fill="auto" w:val="clear"/>
                <w:vertAlign w:val="baseline"/>
              </w:rPr>
            </w:pPr>
            <w:ins w:author="arizal arfah" w:id="20" w:date="2025-07-09T08:18:53Z">
              <w:r w:rsidDel="00000000" w:rsidR="00000000" w:rsidRPr="00000000">
                <w:rPr>
                  <w:rtl w:val="0"/>
                  <w:rPrChange w:author="arizal arfah" w:id="21" w:date="2025-07-09T08:18:53Z">
                    <w:rPr>
                      <w:i w:val="0"/>
                      <w:iCs w:val="0"/>
                      <w:smallCaps w:val="0"/>
                      <w:strike w:val="0"/>
                      <w:color w:val="000000"/>
                      <w:sz w:val="22"/>
                      <w:szCs w:val="22"/>
                      <w:u w:val="none"/>
                      <w:shd w:fill="auto" w:val="clear"/>
                      <w:vertAlign w:val="baseline"/>
                    </w:rPr>
                  </w:rPrChange>
                </w:rPr>
                <w:t xml:space="preserve">15</w:t>
              </w:r>
            </w:ins>
            <w:r w:rsidDel="00000000" w:rsidR="00000000" w:rsidRPr="00000000">
              <w:rPr>
                <w:rtl w:val="0"/>
              </w:rPr>
            </w:r>
          </w:p>
        </w:tc>
        <w:tc>
          <w:tcPr>
            <w:shd w:fill="ffff00"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F7">
      <w:pPr>
        <w:rPr>
          <w:rFonts w:ascii="Times New Roman" w:cs="Times New Roman" w:eastAsia="Times New Roman" w:hAnsi="Times New Roman"/>
        </w:rPr>
        <w:sectPr>
          <w:type w:val="nextPage"/>
          <w:pgSz w:h="12240" w:w="15840" w:orient="landscape"/>
          <w:pgMar w:bottom="1300" w:top="1060" w:left="20" w:right="0" w:header="0" w:footer="1112"/>
        </w:sect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9">
      <w:pPr>
        <w:pStyle w:val="Heading2"/>
        <w:numPr>
          <w:ilvl w:val="1"/>
          <w:numId w:val="15"/>
        </w:numPr>
        <w:tabs>
          <w:tab w:val="left" w:leader="none" w:pos="1396"/>
        </w:tabs>
        <w:spacing w:before="94" w:lineRule="auto"/>
        <w:ind w:left="1396" w:hanging="284.00000000000006"/>
        <w:jc w:val="left"/>
        <w:rPr/>
      </w:pPr>
      <w:bookmarkStart w:colFirst="0" w:colLast="0" w:name="_v24x3277m2x8" w:id="3"/>
      <w:bookmarkEnd w:id="3"/>
      <w:r w:rsidDel="00000000" w:rsidR="00000000" w:rsidRPr="00000000">
        <w:rPr>
          <w:rtl w:val="0"/>
        </w:rPr>
        <w:t xml:space="preserve">Relevansi Pendidikan</w:t>
      </w:r>
    </w:p>
    <w:p w:rsidR="00000000" w:rsidDel="00000000" w:rsidP="00000000" w:rsidRDefault="00000000" w:rsidRPr="00000000" w14:paraId="000002FA">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834"/>
        </w:tabs>
        <w:spacing w:after="0" w:before="37" w:line="276" w:lineRule="auto"/>
        <w:ind w:left="1833" w:right="1536" w:hanging="360.9999999999999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penerimaan mahasiswa baru dalam rangka perluasan akses, keragaman asal calon mahasiswa (misal: tempat, suku, jenis kelamin), program afirmasi, dan calon mahasiswa berkebutuhan khusus.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33" w:right="149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Tuliskan data daya tampung, jumlah calon mahasiswa (pendaftar dan peserta yang lulus seleksi), jumlah mahasiswa baru (reguler dan transfer) dan jumlah mahasiswa aktif (reguler dan transfer) dalam 5 tahun terakhir di Program Studi yang diakreditasi, termasuk program afirmasi dan calon mahasiswa berkebutuhan khusus (bila ada).</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E">
      <w:pPr>
        <w:spacing w:after="40" w:lineRule="auto"/>
        <w:ind w:left="2526" w:right="2546" w:firstLine="0"/>
        <w:jc w:val="center"/>
        <w:rPr>
          <w:b w:val="1"/>
          <w:bCs w:val="1"/>
        </w:rPr>
      </w:pPr>
      <w:r w:rsidDel="00000000" w:rsidR="00000000" w:rsidRPr="00000000">
        <w:rPr>
          <w:b w:val="1"/>
          <w:bCs w:val="1"/>
          <w:rtl w:val="0"/>
        </w:rPr>
        <w:t xml:space="preserve">Tabel </w:t>
      </w:r>
      <w:hyperlink r:id="rId62">
        <w:r w:rsidDel="00000000" w:rsidR="00000000" w:rsidRPr="00000000">
          <w:rPr>
            <w:b w:val="1"/>
            <w:bCs w:val="1"/>
            <w:color w:val="1155cc"/>
            <w:u w:val="single"/>
            <w:rtl w:val="0"/>
          </w:rPr>
          <w:t xml:space="preserve">2.A.1 Data Mahasiswa</w:t>
        </w:r>
      </w:hyperlink>
      <w:r w:rsidDel="00000000" w:rsidR="00000000" w:rsidRPr="00000000">
        <w:rPr>
          <w:rtl w:val="0"/>
        </w:rPr>
      </w:r>
    </w:p>
    <w:tbl>
      <w:tblPr>
        <w:tblStyle w:val="Table8"/>
        <w:tblW w:w="15570.0" w:type="dxa"/>
        <w:jc w:val="left"/>
        <w:tblInd w:w="1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735"/>
        <w:gridCol w:w="870"/>
        <w:gridCol w:w="840"/>
        <w:gridCol w:w="840"/>
        <w:gridCol w:w="840"/>
        <w:gridCol w:w="840"/>
        <w:gridCol w:w="975"/>
        <w:gridCol w:w="975"/>
        <w:gridCol w:w="945"/>
        <w:gridCol w:w="990"/>
        <w:gridCol w:w="840"/>
        <w:gridCol w:w="840"/>
        <w:gridCol w:w="1155"/>
        <w:gridCol w:w="810"/>
        <w:gridCol w:w="990"/>
        <w:gridCol w:w="1125"/>
        <w:tblGridChange w:id="0">
          <w:tblGrid>
            <w:gridCol w:w="960"/>
            <w:gridCol w:w="735"/>
            <w:gridCol w:w="870"/>
            <w:gridCol w:w="840"/>
            <w:gridCol w:w="840"/>
            <w:gridCol w:w="840"/>
            <w:gridCol w:w="840"/>
            <w:gridCol w:w="975"/>
            <w:gridCol w:w="975"/>
            <w:gridCol w:w="945"/>
            <w:gridCol w:w="990"/>
            <w:gridCol w:w="840"/>
            <w:gridCol w:w="840"/>
            <w:gridCol w:w="1155"/>
            <w:gridCol w:w="810"/>
            <w:gridCol w:w="990"/>
            <w:gridCol w:w="1125"/>
          </w:tblGrid>
        </w:tblGridChange>
      </w:tblGrid>
      <w:tr>
        <w:trPr>
          <w:cantSplit w:val="0"/>
          <w:trHeight w:val="287" w:hRule="atLeast"/>
          <w:tblHeader w:val="0"/>
        </w:trPr>
        <w:tc>
          <w:tcPr>
            <w:vMerge w:val="restart"/>
            <w:shd w:fill="a6a6a6"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66" w:right="15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TS</w:t>
            </w:r>
          </w:p>
        </w:tc>
        <w:tc>
          <w:tcPr>
            <w:vMerge w:val="restart"/>
            <w:shd w:fill="a6a6a6"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79" w:right="24" w:firstLine="122.00000000000001"/>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Daya Tampung</w:t>
            </w:r>
          </w:p>
        </w:tc>
        <w:tc>
          <w:tcPr>
            <w:gridSpan w:val="3"/>
            <w:shd w:fill="a6a6a6"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0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Jumlah Calon Mahasiswa</w:t>
            </w:r>
          </w:p>
        </w:tc>
        <w:tc>
          <w:tcPr>
            <w:gridSpan w:val="6"/>
            <w:shd w:fill="a6a6a6"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86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Jumlah Mahasiswa Baru</w:t>
            </w:r>
          </w:p>
        </w:tc>
        <w:tc>
          <w:tcPr>
            <w:gridSpan w:val="6"/>
            <w:shd w:fill="a6a6a6" w:val="cle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969" w:right="1934"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Jumlah Mahasiswa Aktif</w:t>
            </w:r>
          </w:p>
        </w:tc>
      </w:tr>
      <w:tr>
        <w:trPr>
          <w:cantSplit w:val="0"/>
          <w:trHeight w:val="287" w:hRule="atLeast"/>
          <w:tblHeader w:val="0"/>
        </w:trPr>
        <w:tc>
          <w:tcPr>
            <w:vMerge w:val="continue"/>
            <w:shd w:fill="a6a6a6"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Merge w:val="restart"/>
            <w:shd w:fill="a6a6a6"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Pendaftar</w:t>
            </w:r>
          </w:p>
        </w:tc>
        <w:tc>
          <w:tcPr>
            <w:vMerge w:val="restart"/>
            <w:shd w:fill="a6a6a6"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9" w:right="120" w:hanging="8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Pendaftar Afirmasi</w:t>
            </w:r>
          </w:p>
        </w:tc>
        <w:tc>
          <w:tcPr>
            <w:vMerge w:val="restart"/>
            <w:shd w:fill="a6a6a6"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 w:right="116" w:firstLine="0"/>
              <w:jc w:val="center"/>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Pendaftar Kebutuh an Khusus</w:t>
            </w:r>
          </w:p>
        </w:tc>
        <w:tc>
          <w:tcPr>
            <w:gridSpan w:val="3"/>
            <w:shd w:fill="a6a6a6"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22" w:right="1002"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Reguler</w:t>
            </w:r>
          </w:p>
        </w:tc>
        <w:tc>
          <w:tcPr>
            <w:gridSpan w:val="3"/>
            <w:shd w:fill="a6a6a6"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96" w:right="1269"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RPL</w:t>
            </w:r>
          </w:p>
        </w:tc>
        <w:tc>
          <w:tcPr>
            <w:gridSpan w:val="3"/>
            <w:shd w:fill="a6a6a6"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16" w:right="1086"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Reguler</w:t>
            </w:r>
          </w:p>
        </w:tc>
        <w:tc>
          <w:tcPr>
            <w:gridSpan w:val="3"/>
            <w:shd w:fill="a6a6a6"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312" w:right="1272"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RPL</w:t>
            </w:r>
          </w:p>
        </w:tc>
      </w:tr>
      <w:tr>
        <w:trPr>
          <w:cantSplit w:val="0"/>
          <w:trHeight w:val="1103" w:hRule="atLeast"/>
          <w:tblHeader w:val="0"/>
        </w:trPr>
        <w:tc>
          <w:tcPr>
            <w:vMerge w:val="continue"/>
            <w:shd w:fill="a6a6a6"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Diterima</w:t>
            </w:r>
          </w:p>
        </w:tc>
        <w:tc>
          <w:tcPr>
            <w:shd w:fill="a6a6a6" w:val="cle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Afirmasi</w:t>
            </w:r>
          </w:p>
        </w:tc>
        <w:tc>
          <w:tcPr>
            <w:shd w:fill="a6a6a6" w:val="cle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230" w:right="0" w:hanging="14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Kebutuhan Khusus</w:t>
            </w:r>
          </w:p>
        </w:tc>
        <w:tc>
          <w:tcPr>
            <w:shd w:fill="a6a6a6"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Diterima</w:t>
            </w:r>
          </w:p>
        </w:tc>
        <w:tc>
          <w:tcPr>
            <w:shd w:fill="a6a6a6"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Afirmasi</w:t>
            </w:r>
          </w:p>
        </w:tc>
        <w:tc>
          <w:tcPr>
            <w:shd w:fill="a6a6a6"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256" w:right="0" w:hanging="192"/>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Kebutuhan Khusus</w:t>
            </w:r>
          </w:p>
        </w:tc>
        <w:tc>
          <w:tcPr>
            <w:shd w:fill="a6a6a6"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Diterima</w:t>
            </w:r>
          </w:p>
        </w:tc>
        <w:tc>
          <w:tcPr>
            <w:shd w:fill="a6a6a6"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Afirmasi</w:t>
            </w:r>
          </w:p>
        </w:tc>
        <w:tc>
          <w:tcPr>
            <w:shd w:fill="a6a6a6"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297" w:right="0" w:hanging="125"/>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Kebutuhan Khusus</w:t>
            </w:r>
          </w:p>
        </w:tc>
        <w:tc>
          <w:tcPr>
            <w:shd w:fill="a6a6a6"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Diterima</w:t>
            </w:r>
          </w:p>
        </w:tc>
        <w:tc>
          <w:tcPr>
            <w:shd w:fill="a6a6a6"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Afirmasi</w:t>
            </w:r>
          </w:p>
        </w:tc>
        <w:tc>
          <w:tcPr>
            <w:shd w:fill="a6a6a6"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287" w:right="0" w:hanging="125"/>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Kebutuhan Khusus</w:t>
            </w:r>
          </w:p>
        </w:tc>
      </w:tr>
      <w:tr>
        <w:trPr>
          <w:cantSplit w:val="0"/>
          <w:trHeight w:val="282.25780263395274" w:hRule="atLeast"/>
          <w:tblHeader w:val="0"/>
        </w:trPr>
        <w:tc>
          <w:tcPr>
            <w:shd w:fill="a6a6a6"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66" w:right="154"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TS-3</w:t>
            </w:r>
          </w:p>
        </w:tc>
        <w:tc>
          <w:tcPr>
            <w:shd w:fill="ffff00"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56</w:t>
            </w:r>
            <w:r w:rsidDel="00000000" w:rsidR="00000000" w:rsidRPr="00000000">
              <w:rPr>
                <w:rtl w:val="0"/>
              </w:rPr>
            </w:r>
          </w:p>
        </w:tc>
        <w:tc>
          <w:tcPr>
            <w:shd w:fill="ffff00"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5545</w:t>
            </w:r>
          </w:p>
        </w:tc>
        <w:tc>
          <w:tcPr>
            <w:shd w:fill="ffff00"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56</w:t>
            </w:r>
          </w:p>
        </w:tc>
        <w:tc>
          <w:tcPr>
            <w:shd w:fill="ffff00"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155</w:t>
            </w:r>
          </w:p>
        </w:tc>
        <w:tc>
          <w:tcPr>
            <w:shd w:fill="ffff00"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r>
      <w:tr>
        <w:trPr>
          <w:cantSplit w:val="0"/>
          <w:trHeight w:val="282.25780263395274" w:hRule="atLeast"/>
          <w:tblHeader w:val="0"/>
        </w:trPr>
        <w:tc>
          <w:tcPr>
            <w:shd w:fill="a6a6a6"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66" w:right="154"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TS-2</w:t>
            </w:r>
          </w:p>
        </w:tc>
        <w:tc>
          <w:tcPr>
            <w:shd w:fill="ffff00"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40</w:t>
            </w:r>
            <w:r w:rsidDel="00000000" w:rsidR="00000000" w:rsidRPr="00000000">
              <w:rPr>
                <w:rtl w:val="0"/>
              </w:rPr>
            </w:r>
          </w:p>
        </w:tc>
        <w:tc>
          <w:tcPr>
            <w:shd w:fill="ffff00"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2520</w:t>
            </w:r>
          </w:p>
        </w:tc>
        <w:tc>
          <w:tcPr>
            <w:shd w:fill="ffff00"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40</w:t>
            </w:r>
          </w:p>
        </w:tc>
        <w:tc>
          <w:tcPr>
            <w:shd w:fill="ffff00"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193</w:t>
            </w:r>
          </w:p>
        </w:tc>
        <w:tc>
          <w:tcPr>
            <w:shd w:fill="ffff00"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r>
      <w:tr>
        <w:trPr>
          <w:cantSplit w:val="0"/>
          <w:trHeight w:val="282.25780263395274" w:hRule="atLeast"/>
          <w:tblHeader w:val="0"/>
        </w:trPr>
        <w:tc>
          <w:tcPr>
            <w:shd w:fill="a6a6a6"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66" w:right="154"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TS-1</w:t>
            </w:r>
          </w:p>
        </w:tc>
        <w:tc>
          <w:tcPr>
            <w:shd w:fill="ffff00"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63</w:t>
            </w:r>
            <w:r w:rsidDel="00000000" w:rsidR="00000000" w:rsidRPr="00000000">
              <w:rPr>
                <w:rtl w:val="0"/>
              </w:rPr>
            </w:r>
          </w:p>
        </w:tc>
        <w:tc>
          <w:tcPr>
            <w:shd w:fill="ffff00"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3996</w:t>
            </w:r>
          </w:p>
        </w:tc>
        <w:tc>
          <w:tcPr>
            <w:shd w:fill="ffff00"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63</w:t>
            </w:r>
          </w:p>
        </w:tc>
        <w:tc>
          <w:tcPr>
            <w:shd w:fill="ffff00"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200</w:t>
            </w:r>
          </w:p>
        </w:tc>
        <w:tc>
          <w:tcPr>
            <w:shd w:fill="ffff00"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r>
      <w:tr>
        <w:trPr>
          <w:cantSplit w:val="0"/>
          <w:trHeight w:val="282.25780263395274" w:hRule="atLeast"/>
          <w:tblHeader w:val="0"/>
        </w:trPr>
        <w:tc>
          <w:tcPr>
            <w:shd w:fill="a6a6a6"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66" w:right="152"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TS</w:t>
            </w:r>
          </w:p>
        </w:tc>
        <w:tc>
          <w:tcPr>
            <w:shd w:fill="ffff00"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42</w:t>
            </w:r>
            <w:r w:rsidDel="00000000" w:rsidR="00000000" w:rsidRPr="00000000">
              <w:rPr>
                <w:rtl w:val="0"/>
              </w:rPr>
            </w:r>
          </w:p>
        </w:tc>
        <w:tc>
          <w:tcPr>
            <w:shd w:fill="ffff00"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3183</w:t>
            </w:r>
          </w:p>
        </w:tc>
        <w:tc>
          <w:tcPr>
            <w:shd w:fill="ffff00"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42</w:t>
            </w:r>
          </w:p>
        </w:tc>
        <w:tc>
          <w:tcPr>
            <w:shd w:fill="ffff00"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200</w:t>
            </w:r>
          </w:p>
        </w:tc>
        <w:tc>
          <w:tcPr>
            <w:shd w:fill="ffff00" w:val="cle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r>
      <w:tr>
        <w:trPr>
          <w:cantSplit w:val="0"/>
          <w:trHeight w:val="414.93753946418906" w:hRule="atLeast"/>
          <w:tblHeader w:val="0"/>
        </w:trPr>
        <w:tc>
          <w:tcPr>
            <w:shd w:fill="a6a6a6"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66" w:right="156"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Jumlah</w:t>
            </w:r>
          </w:p>
        </w:tc>
        <w:tc>
          <w:tcPr>
            <w:shd w:fill="ffff00"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201</w:t>
            </w:r>
            <w:r w:rsidDel="00000000" w:rsidR="00000000" w:rsidRPr="00000000">
              <w:rPr>
                <w:rtl w:val="0"/>
              </w:rPr>
            </w:r>
          </w:p>
        </w:tc>
        <w:tc>
          <w:tcPr>
            <w:shd w:fill="ffff00" w:val="cle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15244</w:t>
            </w:r>
          </w:p>
        </w:tc>
        <w:tc>
          <w:tcPr>
            <w:shd w:fill="ffff00" w:val="cle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201</w:t>
            </w:r>
          </w:p>
        </w:tc>
        <w:tc>
          <w:tcPr>
            <w:shd w:fill="ffff00"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748</w:t>
            </w:r>
          </w:p>
        </w:tc>
        <w:tc>
          <w:tcPr>
            <w:shd w:fill="ffff00"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c>
          <w:tcPr>
            <w:shd w:fill="ffff00"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94488189063" w:right="0" w:firstLine="0"/>
              <w:jc w:val="center"/>
              <w:rPr>
                <w:sz w:val="16"/>
                <w:szCs w:val="16"/>
              </w:rPr>
            </w:pPr>
            <w:r w:rsidDel="00000000" w:rsidR="00000000" w:rsidRPr="00000000">
              <w:rPr>
                <w:sz w:val="16"/>
                <w:szCs w:val="16"/>
                <w:rtl w:val="0"/>
              </w:rPr>
              <w:t xml:space="preserve">0</w:t>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Keterangan:</w:t>
      </w:r>
    </w:p>
    <w:p w:rsidR="00000000" w:rsidDel="00000000" w:rsidP="00000000" w:rsidRDefault="00000000" w:rsidRPr="00000000" w14:paraId="000003A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246"/>
        </w:tabs>
        <w:spacing w:after="0" w:before="40" w:line="276" w:lineRule="auto"/>
        <w:ind w:left="2246" w:right="1519" w:hanging="280.99999999999994"/>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Mahasiswa (baru/aktif) transfer adalah mahasiswa pindahan/alih jenjang dari PS dalam institusi sendiri atau institusi lain. Mahasiswa tersebut tidak mengikuti program PS mulai dari awal, karena ada sejumlah SKS yang diakui, yang diperoleh dari PS asal.</w:t>
      </w:r>
    </w:p>
    <w:p w:rsidR="00000000" w:rsidDel="00000000" w:rsidP="00000000" w:rsidRDefault="00000000" w:rsidRPr="00000000" w14:paraId="000003A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246"/>
        </w:tabs>
        <w:spacing w:after="0" w:before="0" w:line="278.00000000000006" w:lineRule="auto"/>
        <w:ind w:left="2246" w:right="1519" w:hanging="280.99999999999994"/>
        <w:jc w:val="both"/>
        <w:rPr/>
        <w:sectPr>
          <w:type w:val="nextPage"/>
          <w:pgSz w:h="12240" w:w="15840" w:orient="landscape"/>
          <w:pgMar w:bottom="1300" w:top="1140" w:left="20" w:right="0" w:header="0" w:footer="111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RPL (Rekognisi Pembelajaran Lampau) yang dimaksud adalah RPL tipe A-1 berupa rekognisi dari pendidikan formal, misalnya untuk maasiswa yang pindah program studi.</w:t>
      </w:r>
    </w:p>
    <w:p w:rsidR="00000000" w:rsidDel="00000000" w:rsidP="00000000" w:rsidRDefault="00000000" w:rsidRPr="00000000" w14:paraId="000003AD">
      <w:pPr>
        <w:spacing w:after="40" w:before="73" w:lineRule="auto"/>
        <w:ind w:left="2526" w:right="1829" w:firstLine="0"/>
        <w:jc w:val="center"/>
        <w:rPr>
          <w:b w:val="1"/>
          <w:bCs w:val="1"/>
        </w:rPr>
      </w:pPr>
      <w:r w:rsidDel="00000000" w:rsidR="00000000" w:rsidRPr="00000000">
        <w:rPr>
          <w:b w:val="1"/>
          <w:bCs w:val="1"/>
          <w:rtl w:val="0"/>
        </w:rPr>
        <w:t xml:space="preserve">Tabel </w:t>
      </w:r>
      <w:hyperlink r:id="rId63">
        <w:r w:rsidDel="00000000" w:rsidR="00000000" w:rsidRPr="00000000">
          <w:rPr>
            <w:b w:val="1"/>
            <w:bCs w:val="1"/>
            <w:color w:val="1155cc"/>
            <w:u w:val="single"/>
            <w:rtl w:val="0"/>
          </w:rPr>
          <w:t xml:space="preserve">2.A.2 Keragaman Asal Mahasiswa</w:t>
        </w:r>
      </w:hyperlink>
      <w:r w:rsidDel="00000000" w:rsidR="00000000" w:rsidRPr="00000000">
        <w:rPr>
          <w:rtl w:val="0"/>
        </w:rPr>
      </w:r>
    </w:p>
    <w:tbl>
      <w:tblPr>
        <w:tblStyle w:val="Table9"/>
        <w:tblW w:w="8805.0" w:type="dxa"/>
        <w:jc w:val="left"/>
        <w:tblInd w:w="32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1305"/>
        <w:gridCol w:w="1305"/>
        <w:gridCol w:w="1110"/>
        <w:gridCol w:w="1890"/>
        <w:tblGridChange w:id="0">
          <w:tblGrid>
            <w:gridCol w:w="3195"/>
            <w:gridCol w:w="1305"/>
            <w:gridCol w:w="1305"/>
            <w:gridCol w:w="1110"/>
            <w:gridCol w:w="1890"/>
          </w:tblGrid>
        </w:tblGridChange>
      </w:tblGrid>
      <w:tr>
        <w:trPr>
          <w:cantSplit w:val="0"/>
          <w:trHeight w:val="299" w:hRule="atLeast"/>
          <w:tblHeader w:val="0"/>
        </w:trPr>
        <w:tc>
          <w:tcPr>
            <w:vMerge w:val="restart"/>
            <w:shd w:fill="a6a6a6"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5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Asal Mahasiswa</w:t>
            </w:r>
          </w:p>
        </w:tc>
        <w:tc>
          <w:tcPr>
            <w:gridSpan w:val="4"/>
            <w:shd w:fill="a6a6a6"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51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Mahasiswa Baru</w:t>
            </w:r>
          </w:p>
        </w:tc>
      </w:tr>
      <w:tr>
        <w:trPr>
          <w:cantSplit w:val="0"/>
          <w:trHeight w:val="299" w:hRule="atLeast"/>
          <w:tblHeader w:val="0"/>
        </w:trPr>
        <w:tc>
          <w:tcPr>
            <w:vMerge w:val="continue"/>
            <w:shd w:fill="a6a6a6"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0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94" w:right="482" w:hanging="210.5354330708658"/>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shd w:fill="a6a6a6"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299" w:hRule="atLeast"/>
          <w:tblHeader w:val="0"/>
        </w:trPr>
        <w:tc>
          <w:tcPr>
            <w:shd w:fill="a6a6a6"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00" w:right="189"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Kabupaten sama dengan PS (</w:t>
            </w:r>
            <w:r w:rsidDel="00000000" w:rsidR="00000000" w:rsidRPr="00000000">
              <w:rPr>
                <w:b w:val="1"/>
                <w:bCs w:val="1"/>
                <w:rtl w:val="0"/>
              </w:rPr>
              <w:t xml:space="preserve">Kabupaten Bogor)</w:t>
            </w:r>
            <w:r w:rsidDel="00000000" w:rsidR="00000000" w:rsidRPr="00000000">
              <w:rPr>
                <w:rtl w:val="0"/>
              </w:rPr>
            </w:r>
          </w:p>
        </w:tc>
        <w:tc>
          <w:tcPr>
            <w:shd w:fill="ffff00"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shd w:fill="ffff00"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shd w:fill="ffff00"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shd w:fill="ffff00"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shd w:fill="a6a6a6"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00" w:right="18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Kota/Kabupaten Lain (Total)</w:t>
            </w:r>
          </w:p>
        </w:tc>
        <w:tc>
          <w:tcPr>
            <w:shd w:fill="ffff00"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38</w:t>
            </w:r>
            <w:r w:rsidDel="00000000" w:rsidR="00000000" w:rsidRPr="00000000">
              <w:rPr>
                <w:rtl w:val="0"/>
              </w:rPr>
            </w:r>
          </w:p>
        </w:tc>
        <w:tc>
          <w:tcPr>
            <w:shd w:fill="ffff00"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60</w:t>
            </w:r>
            <w:r w:rsidDel="00000000" w:rsidR="00000000" w:rsidRPr="00000000">
              <w:rPr>
                <w:rtl w:val="0"/>
              </w:rPr>
            </w:r>
          </w:p>
        </w:tc>
        <w:tc>
          <w:tcPr>
            <w:shd w:fill="ffff00"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42</w:t>
            </w:r>
            <w:r w:rsidDel="00000000" w:rsidR="00000000" w:rsidRPr="00000000">
              <w:rPr>
                <w:rtl w:val="0"/>
              </w:rPr>
            </w:r>
          </w:p>
        </w:tc>
        <w:tc>
          <w:tcPr>
            <w:shd w:fill="ffff00"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C2">
            <w:pPr>
              <w:rPr/>
            </w:pPr>
            <w:r w:rsidDel="00000000" w:rsidR="00000000" w:rsidRPr="00000000">
              <w:rPr>
                <w:rtl w:val="0"/>
              </w:rPr>
              <w:t xml:space="preserve">Kabupaten Pasaman</w:t>
            </w:r>
          </w:p>
        </w:tc>
        <w:tc>
          <w:tcPr>
            <w:shd w:fill="ffff00"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64">
              <w:r w:rsidDel="00000000" w:rsidR="00000000" w:rsidRPr="00000000">
                <w:rPr>
                  <w:rFonts w:ascii="Times New Roman" w:cs="Times New Roman" w:eastAsia="Times New Roman" w:hAnsi="Times New Roman"/>
                  <w:color w:val="1155cc"/>
                  <w:u w:val="single"/>
                  <w:rtl w:val="0"/>
                </w:rPr>
                <w:t xml:space="preserve">link-asal-mahasiswa</w:t>
              </w:r>
            </w:hyperlink>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C7">
            <w:pPr>
              <w:rPr/>
            </w:pPr>
            <w:r w:rsidDel="00000000" w:rsidR="00000000" w:rsidRPr="00000000">
              <w:rPr>
                <w:rtl w:val="0"/>
              </w:rPr>
              <w:t xml:space="preserve">Kabupaten Purworejo</w:t>
            </w:r>
          </w:p>
        </w:tc>
        <w:tc>
          <w:tcPr>
            <w:shd w:fill="ffff00"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CC">
            <w:pPr>
              <w:rPr/>
            </w:pPr>
            <w:r w:rsidDel="00000000" w:rsidR="00000000" w:rsidRPr="00000000">
              <w:rPr>
                <w:rtl w:val="0"/>
              </w:rPr>
              <w:t xml:space="preserve">Kabupaten Pasaman Barat</w:t>
            </w:r>
          </w:p>
        </w:tc>
        <w:tc>
          <w:tcPr>
            <w:shd w:fill="ffff00"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D1">
            <w:pPr>
              <w:rPr/>
            </w:pPr>
            <w:r w:rsidDel="00000000" w:rsidR="00000000" w:rsidRPr="00000000">
              <w:rPr>
                <w:rtl w:val="0"/>
              </w:rPr>
              <w:t xml:space="preserve">Kabupaten Karawang</w:t>
            </w:r>
          </w:p>
        </w:tc>
        <w:tc>
          <w:tcPr>
            <w:shd w:fill="ffff00"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D6">
            <w:pPr>
              <w:rPr/>
            </w:pPr>
            <w:r w:rsidDel="00000000" w:rsidR="00000000" w:rsidRPr="00000000">
              <w:rPr>
                <w:rtl w:val="0"/>
              </w:rPr>
              <w:t xml:space="preserve">Kabupaten Tapanuli Tengah</w:t>
            </w:r>
          </w:p>
        </w:tc>
        <w:tc>
          <w:tcPr>
            <w:shd w:fill="ffff00"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DB">
            <w:pPr>
              <w:rPr>
                <w:vertAlign w:val="baseline"/>
              </w:rPr>
            </w:pPr>
            <w:r w:rsidDel="00000000" w:rsidR="00000000" w:rsidRPr="00000000">
              <w:rPr>
                <w:rtl w:val="0"/>
              </w:rPr>
              <w:t xml:space="preserve">Kota Medan</w:t>
            </w:r>
            <w:r w:rsidDel="00000000" w:rsidR="00000000" w:rsidRPr="00000000">
              <w:rPr>
                <w:rtl w:val="0"/>
              </w:rPr>
            </w:r>
          </w:p>
        </w:tc>
        <w:tc>
          <w:tcPr>
            <w:shd w:fill="ffff00"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shd w:fill="ffff00"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ffff00"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shd w:fill="ffff00"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E0">
            <w:pPr>
              <w:rPr/>
            </w:pPr>
            <w:r w:rsidDel="00000000" w:rsidR="00000000" w:rsidRPr="00000000">
              <w:rPr>
                <w:rtl w:val="0"/>
              </w:rPr>
              <w:t xml:space="preserve">Kota Lubuklinggau</w:t>
            </w:r>
          </w:p>
        </w:tc>
        <w:tc>
          <w:tcPr>
            <w:shd w:fill="ffff00"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0" w:hRule="atLeast"/>
          <w:tblHeader w:val="0"/>
        </w:trPr>
        <w:tc>
          <w:tcPr>
            <w:shd w:fill="ffff00" w:val="clear"/>
          </w:tcPr>
          <w:p w:rsidR="00000000" w:rsidDel="00000000" w:rsidP="00000000" w:rsidRDefault="00000000" w:rsidRPr="00000000" w14:paraId="000003E5">
            <w:pPr>
              <w:rPr/>
            </w:pPr>
            <w:r w:rsidDel="00000000" w:rsidR="00000000" w:rsidRPr="00000000">
              <w:rPr>
                <w:rtl w:val="0"/>
              </w:rPr>
              <w:t xml:space="preserve">Kota Ternate</w:t>
            </w:r>
          </w:p>
        </w:tc>
        <w:tc>
          <w:tcPr>
            <w:shd w:fill="ffff00"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EA">
            <w:pPr>
              <w:rPr/>
            </w:pPr>
            <w:r w:rsidDel="00000000" w:rsidR="00000000" w:rsidRPr="00000000">
              <w:rPr>
                <w:rtl w:val="0"/>
              </w:rPr>
              <w:t xml:space="preserve">Kabupaten Karo</w:t>
            </w:r>
          </w:p>
        </w:tc>
        <w:tc>
          <w:tcPr>
            <w:shd w:fill="ffff00"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EF">
            <w:pPr>
              <w:rPr/>
            </w:pPr>
            <w:r w:rsidDel="00000000" w:rsidR="00000000" w:rsidRPr="00000000">
              <w:rPr>
                <w:rtl w:val="0"/>
              </w:rPr>
              <w:t xml:space="preserve">Kota Jakarta Selatan</w:t>
            </w:r>
          </w:p>
        </w:tc>
        <w:tc>
          <w:tcPr>
            <w:shd w:fill="ffff00"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F4">
            <w:pPr>
              <w:rPr/>
            </w:pPr>
            <w:r w:rsidDel="00000000" w:rsidR="00000000" w:rsidRPr="00000000">
              <w:rPr>
                <w:rtl w:val="0"/>
              </w:rPr>
              <w:t xml:space="preserve">Kabupaten Sragen</w:t>
            </w:r>
          </w:p>
        </w:tc>
        <w:tc>
          <w:tcPr>
            <w:shd w:fill="ffff00"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F9">
            <w:pPr>
              <w:rPr/>
            </w:pPr>
            <w:r w:rsidDel="00000000" w:rsidR="00000000" w:rsidRPr="00000000">
              <w:rPr>
                <w:rtl w:val="0"/>
              </w:rPr>
              <w:t xml:space="preserve">Kabupaten Samosir</w:t>
            </w:r>
          </w:p>
        </w:tc>
        <w:tc>
          <w:tcPr>
            <w:shd w:fill="ffff00"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3FE">
            <w:pPr>
              <w:rPr/>
            </w:pPr>
            <w:r w:rsidDel="00000000" w:rsidR="00000000" w:rsidRPr="00000000">
              <w:rPr>
                <w:rtl w:val="0"/>
              </w:rPr>
              <w:t xml:space="preserve">Kabupaten Bekasi</w:t>
            </w:r>
          </w:p>
        </w:tc>
        <w:tc>
          <w:tcPr>
            <w:shd w:fill="ffff00"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03">
            <w:pPr>
              <w:rPr/>
            </w:pPr>
            <w:r w:rsidDel="00000000" w:rsidR="00000000" w:rsidRPr="00000000">
              <w:rPr>
                <w:rtl w:val="0"/>
              </w:rPr>
              <w:t xml:space="preserve">Kabupaten Sumedang</w:t>
            </w:r>
          </w:p>
        </w:tc>
        <w:tc>
          <w:tcPr>
            <w:shd w:fill="ffff00"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08">
            <w:pPr>
              <w:rPr/>
            </w:pPr>
            <w:r w:rsidDel="00000000" w:rsidR="00000000" w:rsidRPr="00000000">
              <w:rPr>
                <w:rtl w:val="0"/>
              </w:rPr>
              <w:t xml:space="preserve">Kota Pematangsiantar</w:t>
            </w:r>
          </w:p>
        </w:tc>
        <w:tc>
          <w:tcPr>
            <w:shd w:fill="ffff00"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0D">
            <w:pPr>
              <w:rPr/>
            </w:pPr>
            <w:r w:rsidDel="00000000" w:rsidR="00000000" w:rsidRPr="00000000">
              <w:rPr>
                <w:rtl w:val="0"/>
              </w:rPr>
              <w:t xml:space="preserve">Kota Semarang</w:t>
            </w:r>
          </w:p>
        </w:tc>
        <w:tc>
          <w:tcPr>
            <w:shd w:fill="ffff00"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12">
            <w:pPr>
              <w:rPr/>
            </w:pPr>
            <w:r w:rsidDel="00000000" w:rsidR="00000000" w:rsidRPr="00000000">
              <w:rPr>
                <w:rtl w:val="0"/>
              </w:rPr>
              <w:t xml:space="preserve">Kabupaten Sleman</w:t>
            </w:r>
          </w:p>
        </w:tc>
        <w:tc>
          <w:tcPr>
            <w:shd w:fill="ffff00"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17">
            <w:pPr>
              <w:rPr/>
            </w:pPr>
            <w:r w:rsidDel="00000000" w:rsidR="00000000" w:rsidRPr="00000000">
              <w:rPr>
                <w:rtl w:val="0"/>
              </w:rPr>
              <w:t xml:space="preserve">Kabupaten Tangerang</w:t>
            </w:r>
          </w:p>
        </w:tc>
        <w:tc>
          <w:tcPr>
            <w:shd w:fill="ffff00"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Tapanuli Utara</w:t>
            </w:r>
          </w:p>
        </w:tc>
        <w:tc>
          <w:tcPr>
            <w:shd w:fill="ffff00"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Batang</w:t>
            </w:r>
          </w:p>
        </w:tc>
        <w:tc>
          <w:tcPr>
            <w:shd w:fill="ffff00"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Kulon Progo</w:t>
            </w:r>
          </w:p>
        </w:tc>
        <w:tc>
          <w:tcPr>
            <w:shd w:fill="ffff00"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Sibolga</w:t>
            </w:r>
          </w:p>
        </w:tc>
        <w:tc>
          <w:tcPr>
            <w:shd w:fill="ffff00"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Sukabumi</w:t>
            </w:r>
          </w:p>
        </w:tc>
        <w:tc>
          <w:tcPr>
            <w:shd w:fill="ffff00"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Sidoarjo</w:t>
            </w:r>
          </w:p>
        </w:tc>
        <w:tc>
          <w:tcPr>
            <w:shd w:fill="ffff00"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Bandung</w:t>
            </w:r>
          </w:p>
        </w:tc>
        <w:tc>
          <w:tcPr>
            <w:shd w:fill="ffff00"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Depok</w:t>
            </w:r>
          </w:p>
        </w:tc>
        <w:tc>
          <w:tcPr>
            <w:shd w:fill="ffff00"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shd w:fill="ffff00"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ffff00"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Cilacap</w:t>
            </w:r>
          </w:p>
        </w:tc>
        <w:tc>
          <w:tcPr>
            <w:shd w:fill="ffff00"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Magelang</w:t>
            </w:r>
          </w:p>
        </w:tc>
        <w:tc>
          <w:tcPr>
            <w:shd w:fill="ffff00"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Banyumas</w:t>
            </w:r>
          </w:p>
        </w:tc>
        <w:tc>
          <w:tcPr>
            <w:shd w:fill="ffff00" w:val="cle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Bantul</w:t>
            </w:r>
          </w:p>
        </w:tc>
        <w:tc>
          <w:tcPr>
            <w:shd w:fill="ffff00"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shd w:fill="ffff00"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Buton</w:t>
            </w:r>
          </w:p>
        </w:tc>
        <w:tc>
          <w:tcPr>
            <w:shd w:fill="ffff00"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Madiun</w:t>
            </w:r>
          </w:p>
        </w:tc>
        <w:tc>
          <w:tcPr>
            <w:shd w:fill="ffff00"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Probolinggo</w:t>
            </w:r>
          </w:p>
        </w:tc>
        <w:tc>
          <w:tcPr>
            <w:shd w:fill="ffff00"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Tegal</w:t>
            </w:r>
          </w:p>
        </w:tc>
        <w:tc>
          <w:tcPr>
            <w:shd w:fill="ffff00"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Jakarta Timur</w:t>
            </w:r>
          </w:p>
        </w:tc>
        <w:tc>
          <w:tcPr>
            <w:shd w:fill="ffff00"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00"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shd w:fill="ffff00" w:val="cle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shd w:fill="ffff00"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Humbang Hasundutan</w:t>
            </w:r>
          </w:p>
        </w:tc>
        <w:tc>
          <w:tcPr>
            <w:shd w:fill="ffff00" w:val="cle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Paser</w:t>
            </w:r>
          </w:p>
        </w:tc>
        <w:tc>
          <w:tcPr>
            <w:shd w:fill="ffff00"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Malang</w:t>
            </w:r>
          </w:p>
        </w:tc>
        <w:tc>
          <w:tcPr>
            <w:shd w:fill="ffff00"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shd w:fill="ffff00"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Tulungagung</w:t>
            </w:r>
          </w:p>
        </w:tc>
        <w:tc>
          <w:tcPr>
            <w:shd w:fill="ffff00"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Lampung Tengah</w:t>
            </w:r>
          </w:p>
        </w:tc>
        <w:tc>
          <w:tcPr>
            <w:shd w:fill="ffff00"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Mojokerto</w:t>
            </w:r>
          </w:p>
        </w:tc>
        <w:tc>
          <w:tcPr>
            <w:shd w:fill="ffff00"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Klaten</w:t>
            </w:r>
          </w:p>
        </w:tc>
        <w:tc>
          <w:tcPr>
            <w:shd w:fill="ffff00" w:val="cle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Jambi</w:t>
            </w:r>
          </w:p>
        </w:tc>
        <w:tc>
          <w:tcPr>
            <w:shd w:fill="ffff00"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Kudus</w:t>
            </w:r>
          </w:p>
        </w:tc>
        <w:tc>
          <w:tcPr>
            <w:shd w:fill="ffff00"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Balikpapan</w:t>
            </w:r>
          </w:p>
        </w:tc>
        <w:tc>
          <w:tcPr>
            <w:shd w:fill="ffff00"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Serang</w:t>
            </w:r>
          </w:p>
        </w:tc>
        <w:tc>
          <w:tcPr>
            <w:shd w:fill="ffff00"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Madiun</w:t>
            </w:r>
          </w:p>
        </w:tc>
        <w:tc>
          <w:tcPr>
            <w:shd w:fill="ffff00" w:val="cle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Bandar Lampung</w:t>
            </w:r>
          </w:p>
        </w:tc>
        <w:tc>
          <w:tcPr>
            <w:shd w:fill="ffff00" w:val="cle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Kebumen</w:t>
            </w:r>
          </w:p>
        </w:tc>
        <w:tc>
          <w:tcPr>
            <w:shd w:fill="ffff00" w:val="cle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Palembag</w:t>
            </w:r>
          </w:p>
        </w:tc>
        <w:tc>
          <w:tcPr>
            <w:shd w:fill="ffff00" w:val="cle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00"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Tanjungpinang</w:t>
            </w:r>
          </w:p>
        </w:tc>
        <w:tc>
          <w:tcPr>
            <w:shd w:fill="ffff00"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Padangsidempuan</w:t>
            </w:r>
          </w:p>
        </w:tc>
        <w:tc>
          <w:tcPr>
            <w:shd w:fill="ffff00"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Batam</w:t>
            </w:r>
          </w:p>
        </w:tc>
        <w:tc>
          <w:tcPr>
            <w:shd w:fill="ffff00"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Cimahi</w:t>
            </w:r>
          </w:p>
        </w:tc>
        <w:tc>
          <w:tcPr>
            <w:shd w:fill="ffff00"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Pontianak</w:t>
            </w:r>
          </w:p>
        </w:tc>
        <w:tc>
          <w:tcPr>
            <w:shd w:fill="ffff00"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Toba</w:t>
            </w:r>
          </w:p>
        </w:tc>
        <w:tc>
          <w:tcPr>
            <w:shd w:fill="ffff00"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Denpasar</w:t>
            </w:r>
          </w:p>
        </w:tc>
        <w:tc>
          <w:tcPr>
            <w:shd w:fill="ffff00"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Ponorogo </w:t>
            </w:r>
          </w:p>
        </w:tc>
        <w:tc>
          <w:tcPr>
            <w:shd w:fill="ffff00"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Indramayu</w:t>
            </w:r>
          </w:p>
        </w:tc>
        <w:tc>
          <w:tcPr>
            <w:shd w:fill="ffff00"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Boyolali</w:t>
            </w:r>
          </w:p>
        </w:tc>
        <w:tc>
          <w:tcPr>
            <w:shd w:fill="ffff00"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Magetan</w:t>
            </w:r>
          </w:p>
        </w:tc>
        <w:tc>
          <w:tcPr>
            <w:shd w:fill="ffff00"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Ngawi</w:t>
            </w:r>
          </w:p>
        </w:tc>
        <w:tc>
          <w:tcPr>
            <w:shd w:fill="ffff00"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Agam</w:t>
            </w:r>
          </w:p>
        </w:tc>
        <w:tc>
          <w:tcPr>
            <w:shd w:fill="ffff00"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Deli Serdang</w:t>
            </w:r>
          </w:p>
        </w:tc>
        <w:tc>
          <w:tcPr>
            <w:shd w:fill="ffff00"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Wonosobo</w:t>
            </w:r>
          </w:p>
        </w:tc>
        <w:tc>
          <w:tcPr>
            <w:shd w:fill="ffff00"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Simalungun</w:t>
            </w:r>
          </w:p>
        </w:tc>
        <w:tc>
          <w:tcPr>
            <w:shd w:fill="ffff00"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Pangkalpinang</w:t>
            </w:r>
          </w:p>
        </w:tc>
        <w:tc>
          <w:tcPr>
            <w:shd w:fill="ffff00"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Mataram </w:t>
            </w:r>
          </w:p>
        </w:tc>
        <w:tc>
          <w:tcPr>
            <w:shd w:fill="ffff00"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Bengkulu</w:t>
            </w:r>
          </w:p>
        </w:tc>
        <w:tc>
          <w:tcPr>
            <w:shd w:fill="ffff00"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Asahan</w:t>
            </w:r>
          </w:p>
        </w:tc>
        <w:tc>
          <w:tcPr>
            <w:shd w:fill="ffff00"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Blitar</w:t>
            </w:r>
          </w:p>
        </w:tc>
        <w:tc>
          <w:tcPr>
            <w:shd w:fill="ffff00"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Binjai</w:t>
            </w:r>
          </w:p>
        </w:tc>
        <w:tc>
          <w:tcPr>
            <w:shd w:fill="ffff00"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Jombang</w:t>
            </w:r>
          </w:p>
        </w:tc>
        <w:tc>
          <w:tcPr>
            <w:shd w:fill="ffff00"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Kota Bekasi</w:t>
            </w:r>
          </w:p>
        </w:tc>
        <w:tc>
          <w:tcPr>
            <w:shd w:fill="ffff00"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Sarolangun</w:t>
            </w:r>
          </w:p>
        </w:tc>
        <w:tc>
          <w:tcPr>
            <w:shd w:fill="ffff00"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Lahat</w:t>
            </w:r>
          </w:p>
        </w:tc>
        <w:tc>
          <w:tcPr>
            <w:shd w:fill="ffff00"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shd w:fill="ffff00"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 w:right="0" w:firstLine="0"/>
              <w:rPr/>
            </w:pPr>
            <w:r w:rsidDel="00000000" w:rsidR="00000000" w:rsidRPr="00000000">
              <w:rPr>
                <w:rtl w:val="0"/>
              </w:rPr>
              <w:t xml:space="preserve">Kabupaten Tabanan</w:t>
            </w:r>
          </w:p>
        </w:tc>
        <w:tc>
          <w:tcPr>
            <w:shd w:fill="ffff00"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shd w:fill="a6a6a6"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00" w:right="187"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Provinsi sama dengan PS (Jawa Barat)</w:t>
            </w:r>
            <w:r w:rsidDel="00000000" w:rsidR="00000000" w:rsidRPr="00000000">
              <w:rPr>
                <w:rtl w:val="0"/>
              </w:rPr>
            </w:r>
          </w:p>
        </w:tc>
        <w:tc>
          <w:tcPr>
            <w:shd w:fill="ffff00"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tc>
        <w:tc>
          <w:tcPr>
            <w:shd w:fill="ffff00"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tl w:val="0"/>
              </w:rPr>
            </w:r>
          </w:p>
        </w:tc>
        <w:tc>
          <w:tcPr>
            <w:shd w:fill="ffff00"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tc>
        <w:tc>
          <w:tcPr>
            <w:shd w:fill="ffff00"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shd w:fill="a6a6a6"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00" w:right="187"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Provinsi Lain (Total)</w:t>
            </w:r>
          </w:p>
        </w:tc>
        <w:tc>
          <w:tcPr>
            <w:shd w:fill="ffff00"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34</w:t>
            </w:r>
            <w:r w:rsidDel="00000000" w:rsidR="00000000" w:rsidRPr="00000000">
              <w:rPr>
                <w:rtl w:val="0"/>
              </w:rPr>
            </w:r>
          </w:p>
        </w:tc>
        <w:tc>
          <w:tcPr>
            <w:shd w:fill="ffff00"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52</w:t>
            </w:r>
            <w:r w:rsidDel="00000000" w:rsidR="00000000" w:rsidRPr="00000000">
              <w:rPr>
                <w:rtl w:val="0"/>
              </w:rPr>
            </w:r>
          </w:p>
        </w:tc>
        <w:tc>
          <w:tcPr>
            <w:shd w:fill="ffff00"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36</w:t>
            </w:r>
            <w:r w:rsidDel="00000000" w:rsidR="00000000" w:rsidRPr="00000000">
              <w:rPr>
                <w:rtl w:val="0"/>
              </w:rPr>
            </w:r>
          </w:p>
        </w:tc>
        <w:tc>
          <w:tcPr>
            <w:shd w:fill="ffff00"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4D">
            <w:pPr>
              <w:spacing w:before="4" w:lineRule="auto"/>
              <w:ind w:left="11" w:firstLine="0"/>
              <w:rPr/>
            </w:pPr>
            <w:r w:rsidDel="00000000" w:rsidR="00000000" w:rsidRPr="00000000">
              <w:rPr>
                <w:rtl w:val="0"/>
              </w:rPr>
              <w:t xml:space="preserve">Kalimantan Timur</w:t>
            </w:r>
          </w:p>
        </w:tc>
        <w:tc>
          <w:tcPr>
            <w:shd w:fill="ffff00" w:val="clear"/>
          </w:tcPr>
          <w:p w:rsidR="00000000" w:rsidDel="00000000" w:rsidP="00000000" w:rsidRDefault="00000000" w:rsidRPr="00000000" w14:paraId="000005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52">
            <w:pPr>
              <w:spacing w:before="4" w:lineRule="auto"/>
              <w:ind w:left="11" w:firstLine="0"/>
              <w:rPr/>
            </w:pPr>
            <w:r w:rsidDel="00000000" w:rsidR="00000000" w:rsidRPr="00000000">
              <w:rPr>
                <w:rtl w:val="0"/>
              </w:rPr>
              <w:t xml:space="preserve">DKI Jakarta</w:t>
            </w:r>
          </w:p>
        </w:tc>
        <w:tc>
          <w:tcPr>
            <w:shd w:fill="ffff00" w:val="clear"/>
          </w:tcPr>
          <w:p w:rsidR="00000000" w:rsidDel="00000000" w:rsidP="00000000" w:rsidRDefault="00000000" w:rsidRPr="00000000" w14:paraId="000005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00" w:val="clear"/>
          </w:tcPr>
          <w:p w:rsidR="00000000" w:rsidDel="00000000" w:rsidP="00000000" w:rsidRDefault="00000000" w:rsidRPr="00000000" w14:paraId="000005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5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00" w:val="clear"/>
          </w:tcPr>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57">
            <w:pPr>
              <w:spacing w:before="4" w:lineRule="auto"/>
              <w:ind w:left="11" w:firstLine="0"/>
              <w:rPr/>
            </w:pPr>
            <w:r w:rsidDel="00000000" w:rsidR="00000000" w:rsidRPr="00000000">
              <w:rPr>
                <w:rtl w:val="0"/>
              </w:rPr>
              <w:t xml:space="preserve">Maluku Utara</w:t>
            </w:r>
          </w:p>
        </w:tc>
        <w:tc>
          <w:tcPr>
            <w:shd w:fill="ffff00" w:val="clear"/>
          </w:tcPr>
          <w:p w:rsidR="00000000" w:rsidDel="00000000" w:rsidP="00000000" w:rsidRDefault="00000000" w:rsidRPr="00000000" w14:paraId="000005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5C">
            <w:pPr>
              <w:spacing w:before="4" w:lineRule="auto"/>
              <w:ind w:left="11" w:firstLine="0"/>
              <w:rPr/>
            </w:pPr>
            <w:r w:rsidDel="00000000" w:rsidR="00000000" w:rsidRPr="00000000">
              <w:rPr>
                <w:rtl w:val="0"/>
              </w:rPr>
              <w:t xml:space="preserve">Jawa Tengah</w:t>
            </w:r>
          </w:p>
        </w:tc>
        <w:tc>
          <w:tcPr>
            <w:shd w:fill="ffff00" w:val="clear"/>
          </w:tcPr>
          <w:p w:rsidR="00000000" w:rsidDel="00000000" w:rsidP="00000000" w:rsidRDefault="00000000" w:rsidRPr="00000000" w14:paraId="000005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fff00" w:val="clear"/>
          </w:tcPr>
          <w:p w:rsidR="00000000" w:rsidDel="00000000" w:rsidP="00000000" w:rsidRDefault="00000000" w:rsidRPr="00000000" w14:paraId="000005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ffff00" w:val="clear"/>
          </w:tcPr>
          <w:p w:rsidR="00000000" w:rsidDel="00000000" w:rsidP="00000000" w:rsidRDefault="00000000" w:rsidRPr="00000000" w14:paraId="000005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fff00" w:val="clear"/>
          </w:tcPr>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61">
            <w:pPr>
              <w:spacing w:before="4" w:lineRule="auto"/>
              <w:ind w:left="11" w:firstLine="0"/>
              <w:rPr/>
            </w:pPr>
            <w:r w:rsidDel="00000000" w:rsidR="00000000" w:rsidRPr="00000000">
              <w:rPr>
                <w:rtl w:val="0"/>
              </w:rPr>
              <w:t xml:space="preserve">Jawa Timur</w:t>
            </w:r>
          </w:p>
        </w:tc>
        <w:tc>
          <w:tcPr>
            <w:shd w:fill="ffff00" w:val="clear"/>
          </w:tcPr>
          <w:p w:rsidR="00000000" w:rsidDel="00000000" w:rsidP="00000000" w:rsidRDefault="00000000" w:rsidRPr="00000000" w14:paraId="000005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00" w:val="clear"/>
          </w:tcPr>
          <w:p w:rsidR="00000000" w:rsidDel="00000000" w:rsidP="00000000" w:rsidRDefault="00000000" w:rsidRPr="00000000" w14:paraId="000005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ffff00" w:val="clear"/>
          </w:tcPr>
          <w:p w:rsidR="00000000" w:rsidDel="00000000" w:rsidP="00000000" w:rsidRDefault="00000000" w:rsidRPr="00000000" w14:paraId="000005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ffff00" w:val="clear"/>
          </w:tcPr>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66">
            <w:pPr>
              <w:spacing w:before="4" w:lineRule="auto"/>
              <w:ind w:left="11" w:firstLine="0"/>
              <w:rPr/>
            </w:pPr>
            <w:r w:rsidDel="00000000" w:rsidR="00000000" w:rsidRPr="00000000">
              <w:rPr>
                <w:rtl w:val="0"/>
              </w:rPr>
              <w:t xml:space="preserve">Jambi</w:t>
            </w:r>
          </w:p>
        </w:tc>
        <w:tc>
          <w:tcPr>
            <w:shd w:fill="ffff00" w:val="clear"/>
          </w:tcPr>
          <w:p w:rsidR="00000000" w:rsidDel="00000000" w:rsidP="00000000" w:rsidRDefault="00000000" w:rsidRPr="00000000" w14:paraId="000005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6B">
            <w:pPr>
              <w:spacing w:before="4" w:lineRule="auto"/>
              <w:ind w:left="11" w:firstLine="0"/>
              <w:rPr/>
            </w:pPr>
            <w:r w:rsidDel="00000000" w:rsidR="00000000" w:rsidRPr="00000000">
              <w:rPr>
                <w:rtl w:val="0"/>
              </w:rPr>
              <w:t xml:space="preserve">Sumatera Utara</w:t>
            </w:r>
          </w:p>
        </w:tc>
        <w:tc>
          <w:tcPr>
            <w:shd w:fill="ffff00" w:val="clear"/>
          </w:tcPr>
          <w:p w:rsidR="00000000" w:rsidDel="00000000" w:rsidP="00000000" w:rsidRDefault="00000000" w:rsidRPr="00000000" w14:paraId="000005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ffff00" w:val="clear"/>
          </w:tcPr>
          <w:p w:rsidR="00000000" w:rsidDel="00000000" w:rsidP="00000000" w:rsidRDefault="00000000" w:rsidRPr="00000000" w14:paraId="000005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ffff00" w:val="clear"/>
          </w:tcPr>
          <w:p w:rsidR="00000000" w:rsidDel="00000000" w:rsidP="00000000" w:rsidRDefault="00000000" w:rsidRPr="00000000" w14:paraId="000005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ffff00" w:val="clear"/>
          </w:tcPr>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70">
            <w:pPr>
              <w:spacing w:before="4" w:lineRule="auto"/>
              <w:ind w:left="11" w:firstLine="0"/>
              <w:rPr/>
            </w:pPr>
            <w:r w:rsidDel="00000000" w:rsidR="00000000" w:rsidRPr="00000000">
              <w:rPr>
                <w:rtl w:val="0"/>
              </w:rPr>
              <w:t xml:space="preserve">D.I. Yogyakarta</w:t>
            </w:r>
          </w:p>
        </w:tc>
        <w:tc>
          <w:tcPr>
            <w:shd w:fill="ffff00" w:val="clear"/>
          </w:tcPr>
          <w:p w:rsidR="00000000" w:rsidDel="00000000" w:rsidP="00000000" w:rsidRDefault="00000000" w:rsidRPr="00000000" w14:paraId="000005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00" w:val="clear"/>
          </w:tcPr>
          <w:p w:rsidR="00000000" w:rsidDel="00000000" w:rsidP="00000000" w:rsidRDefault="00000000" w:rsidRPr="00000000" w14:paraId="000005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00" w:val="clear"/>
          </w:tcPr>
          <w:p w:rsidR="00000000" w:rsidDel="00000000" w:rsidP="00000000" w:rsidRDefault="00000000" w:rsidRPr="00000000" w14:paraId="000005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75">
            <w:pPr>
              <w:spacing w:before="4" w:lineRule="auto"/>
              <w:ind w:left="11" w:firstLine="0"/>
              <w:rPr/>
            </w:pPr>
            <w:r w:rsidDel="00000000" w:rsidR="00000000" w:rsidRPr="00000000">
              <w:rPr>
                <w:rtl w:val="0"/>
              </w:rPr>
              <w:t xml:space="preserve">Nusa Tenggara Barat</w:t>
            </w:r>
          </w:p>
        </w:tc>
        <w:tc>
          <w:tcPr>
            <w:shd w:fill="ffff00" w:val="clear"/>
          </w:tcPr>
          <w:p w:rsidR="00000000" w:rsidDel="00000000" w:rsidP="00000000" w:rsidRDefault="00000000" w:rsidRPr="00000000" w14:paraId="000005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7A">
            <w:pPr>
              <w:spacing w:before="4" w:lineRule="auto"/>
              <w:ind w:left="11" w:firstLine="0"/>
              <w:rPr/>
            </w:pPr>
            <w:r w:rsidDel="00000000" w:rsidR="00000000" w:rsidRPr="00000000">
              <w:rPr>
                <w:rtl w:val="0"/>
              </w:rPr>
              <w:t xml:space="preserve">Kalimantan Barat</w:t>
            </w:r>
          </w:p>
        </w:tc>
        <w:tc>
          <w:tcPr>
            <w:shd w:fill="ffff00" w:val="clear"/>
          </w:tcPr>
          <w:p w:rsidR="00000000" w:rsidDel="00000000" w:rsidP="00000000" w:rsidRDefault="00000000" w:rsidRPr="00000000" w14:paraId="000005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7F">
            <w:pPr>
              <w:spacing w:before="4" w:lineRule="auto"/>
              <w:ind w:left="11" w:firstLine="0"/>
              <w:rPr/>
            </w:pPr>
            <w:r w:rsidDel="00000000" w:rsidR="00000000" w:rsidRPr="00000000">
              <w:rPr>
                <w:rtl w:val="0"/>
              </w:rPr>
              <w:t xml:space="preserve">Bali</w:t>
            </w:r>
          </w:p>
        </w:tc>
        <w:tc>
          <w:tcPr>
            <w:shd w:fill="ffff00" w:val="clear"/>
          </w:tcPr>
          <w:p w:rsidR="00000000" w:rsidDel="00000000" w:rsidP="00000000" w:rsidRDefault="00000000" w:rsidRPr="00000000" w14:paraId="000005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5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84">
            <w:pPr>
              <w:spacing w:before="4" w:lineRule="auto"/>
              <w:ind w:left="11" w:firstLine="0"/>
              <w:rPr/>
            </w:pPr>
            <w:r w:rsidDel="00000000" w:rsidR="00000000" w:rsidRPr="00000000">
              <w:rPr>
                <w:rtl w:val="0"/>
              </w:rPr>
              <w:t xml:space="preserve">Bengkulu</w:t>
            </w:r>
          </w:p>
        </w:tc>
        <w:tc>
          <w:tcPr>
            <w:shd w:fill="ffff00" w:val="clear"/>
          </w:tcPr>
          <w:p w:rsidR="00000000" w:rsidDel="00000000" w:rsidP="00000000" w:rsidRDefault="00000000" w:rsidRPr="00000000" w14:paraId="000005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89">
            <w:pPr>
              <w:spacing w:before="4" w:lineRule="auto"/>
              <w:ind w:left="11" w:firstLine="0"/>
              <w:rPr/>
            </w:pPr>
            <w:r w:rsidDel="00000000" w:rsidR="00000000" w:rsidRPr="00000000">
              <w:rPr>
                <w:rtl w:val="0"/>
              </w:rPr>
              <w:t xml:space="preserve">Kepulauan Riau</w:t>
            </w:r>
          </w:p>
        </w:tc>
        <w:tc>
          <w:tcPr>
            <w:shd w:fill="ffff00" w:val="clear"/>
          </w:tcPr>
          <w:p w:rsidR="00000000" w:rsidDel="00000000" w:rsidP="00000000" w:rsidRDefault="00000000" w:rsidRPr="00000000" w14:paraId="000005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8E">
            <w:pPr>
              <w:spacing w:before="4" w:lineRule="auto"/>
              <w:ind w:left="11" w:firstLine="0"/>
              <w:rPr/>
            </w:pPr>
            <w:r w:rsidDel="00000000" w:rsidR="00000000" w:rsidRPr="00000000">
              <w:rPr>
                <w:rtl w:val="0"/>
              </w:rPr>
              <w:t xml:space="preserve">Sumatera Barat</w:t>
            </w:r>
          </w:p>
        </w:tc>
        <w:tc>
          <w:tcPr>
            <w:shd w:fill="ffff00" w:val="clear"/>
          </w:tcPr>
          <w:p w:rsidR="00000000" w:rsidDel="00000000" w:rsidP="00000000" w:rsidRDefault="00000000" w:rsidRPr="00000000" w14:paraId="000005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5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93">
            <w:pPr>
              <w:spacing w:before="4" w:lineRule="auto"/>
              <w:ind w:left="11" w:firstLine="0"/>
              <w:rPr/>
            </w:pPr>
            <w:r w:rsidDel="00000000" w:rsidR="00000000" w:rsidRPr="00000000">
              <w:rPr>
                <w:rtl w:val="0"/>
              </w:rPr>
              <w:t xml:space="preserve">Sumatera Selatan</w:t>
            </w:r>
          </w:p>
        </w:tc>
        <w:tc>
          <w:tcPr>
            <w:shd w:fill="ffff00" w:val="clear"/>
          </w:tcPr>
          <w:p w:rsidR="00000000" w:rsidDel="00000000" w:rsidP="00000000" w:rsidRDefault="00000000" w:rsidRPr="00000000" w14:paraId="000005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5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00" w:val="clear"/>
          </w:tcPr>
          <w:p w:rsidR="00000000" w:rsidDel="00000000" w:rsidP="00000000" w:rsidRDefault="00000000" w:rsidRPr="00000000" w14:paraId="000005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00" w:val="clear"/>
          </w:tcPr>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98">
            <w:pPr>
              <w:spacing w:before="4" w:lineRule="auto"/>
              <w:ind w:left="11" w:firstLine="0"/>
              <w:rPr/>
            </w:pPr>
            <w:r w:rsidDel="00000000" w:rsidR="00000000" w:rsidRPr="00000000">
              <w:rPr>
                <w:rtl w:val="0"/>
              </w:rPr>
              <w:t xml:space="preserve">Lampung</w:t>
            </w:r>
          </w:p>
        </w:tc>
        <w:tc>
          <w:tcPr>
            <w:shd w:fill="ffff00" w:val="clear"/>
          </w:tcPr>
          <w:p w:rsidR="00000000" w:rsidDel="00000000" w:rsidP="00000000" w:rsidRDefault="00000000" w:rsidRPr="00000000" w14:paraId="000005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00" w:val="clear"/>
          </w:tcPr>
          <w:p w:rsidR="00000000" w:rsidDel="00000000" w:rsidP="00000000" w:rsidRDefault="00000000" w:rsidRPr="00000000" w14:paraId="000005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9D">
            <w:pPr>
              <w:spacing w:before="4" w:lineRule="auto"/>
              <w:ind w:left="11" w:firstLine="0"/>
              <w:rPr/>
            </w:pPr>
            <w:r w:rsidDel="00000000" w:rsidR="00000000" w:rsidRPr="00000000">
              <w:rPr>
                <w:rtl w:val="0"/>
              </w:rPr>
              <w:t xml:space="preserve">Kepulauan Bangka Belitung</w:t>
            </w:r>
          </w:p>
        </w:tc>
        <w:tc>
          <w:tcPr>
            <w:shd w:fill="ffff00" w:val="clear"/>
          </w:tcPr>
          <w:p w:rsidR="00000000" w:rsidDel="00000000" w:rsidP="00000000" w:rsidRDefault="00000000" w:rsidRPr="00000000" w14:paraId="000005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A2">
            <w:pPr>
              <w:spacing w:before="4" w:lineRule="auto"/>
              <w:ind w:left="11" w:firstLine="0"/>
              <w:rPr/>
            </w:pPr>
            <w:r w:rsidDel="00000000" w:rsidR="00000000" w:rsidRPr="00000000">
              <w:rPr>
                <w:rtl w:val="0"/>
              </w:rPr>
              <w:t xml:space="preserve">Banten</w:t>
            </w:r>
          </w:p>
        </w:tc>
        <w:tc>
          <w:tcPr>
            <w:shd w:fill="ffff00" w:val="clear"/>
          </w:tcPr>
          <w:p w:rsidR="00000000" w:rsidDel="00000000" w:rsidP="00000000" w:rsidRDefault="00000000" w:rsidRPr="00000000" w14:paraId="000005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shd w:fill="ffff00" w:val="clear"/>
          </w:tcPr>
          <w:p w:rsidR="00000000" w:rsidDel="00000000" w:rsidP="00000000" w:rsidRDefault="00000000" w:rsidRPr="00000000" w14:paraId="000005A7">
            <w:pPr>
              <w:spacing w:before="4" w:lineRule="auto"/>
              <w:ind w:left="11" w:firstLine="0"/>
              <w:rPr/>
            </w:pPr>
            <w:r w:rsidDel="00000000" w:rsidR="00000000" w:rsidRPr="00000000">
              <w:rPr>
                <w:rtl w:val="0"/>
              </w:rPr>
              <w:t xml:space="preserve">Sulawesi Tenggara</w:t>
            </w:r>
          </w:p>
        </w:tc>
        <w:tc>
          <w:tcPr>
            <w:shd w:fill="ffff00" w:val="clear"/>
          </w:tcPr>
          <w:p w:rsidR="00000000" w:rsidDel="00000000" w:rsidP="00000000" w:rsidRDefault="00000000" w:rsidRPr="00000000" w14:paraId="000005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00" w:val="clear"/>
          </w:tcPr>
          <w:p w:rsidR="00000000" w:rsidDel="00000000" w:rsidP="00000000" w:rsidRDefault="00000000" w:rsidRPr="00000000" w14:paraId="000005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ffff00" w:val="clear"/>
          </w:tcPr>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shd w:fill="a6a6a6"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0" w:right="18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Negara Lain </w:t>
            </w:r>
          </w:p>
        </w:tc>
        <w:tc>
          <w:tcPr>
            <w:shd w:fill="ffff00"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shd w:fill="ffff00"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shd w:fill="ffff00"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shd w:fill="ffff00"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shd w:fill="a6a6a6" w:val="cle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00" w:right="18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Afirmasi </w:t>
            </w:r>
          </w:p>
        </w:tc>
        <w:tc>
          <w:tcPr>
            <w:shd w:fill="ffff00"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shd w:fill="ffff00"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shd w:fill="ffff00"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shd w:fill="ffff00" w:val="cle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shd w:fill="a6a6a6" w:val="cle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00" w:right="18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Berkebutuhan Khusus</w:t>
            </w:r>
          </w:p>
        </w:tc>
        <w:tc>
          <w:tcPr>
            <w:shd w:fill="ffff00" w:val="cle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shd w:fill="ffff00"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shd w:fill="ffff00" w:val="cle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shd w:fill="ffff00"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shd w:fill="a6a6a6" w:val="cle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00" w:right="184"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w:t>
            </w:r>
          </w:p>
        </w:tc>
        <w:tc>
          <w:tcPr>
            <w:shd w:fill="ffff00" w:val="cle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40</w:t>
            </w:r>
            <w:r w:rsidDel="00000000" w:rsidR="00000000" w:rsidRPr="00000000">
              <w:rPr>
                <w:rtl w:val="0"/>
              </w:rPr>
            </w:r>
          </w:p>
        </w:tc>
        <w:tc>
          <w:tcPr>
            <w:shd w:fill="ffff00"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63</w:t>
            </w:r>
            <w:r w:rsidDel="00000000" w:rsidR="00000000" w:rsidRPr="00000000">
              <w:rPr>
                <w:rtl w:val="0"/>
              </w:rPr>
            </w:r>
          </w:p>
        </w:tc>
        <w:tc>
          <w:tcPr>
            <w:shd w:fill="ffff00" w:val="cle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42</w:t>
            </w:r>
            <w:r w:rsidDel="00000000" w:rsidR="00000000" w:rsidRPr="00000000">
              <w:rPr>
                <w:rtl w:val="0"/>
              </w:rPr>
            </w:r>
          </w:p>
        </w:tc>
        <w:tc>
          <w:tcPr>
            <w:shd w:fill="ffff00" w:val="cle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5C2">
      <w:pPr>
        <w:spacing w:after="38" w:lineRule="auto"/>
        <w:ind w:left="6509" w:firstLine="0"/>
        <w:rPr>
          <w:b w:val="1"/>
          <w:bCs w:val="1"/>
        </w:rPr>
      </w:pPr>
      <w:r w:rsidDel="00000000" w:rsidR="00000000" w:rsidRPr="00000000">
        <w:rPr>
          <w:b w:val="1"/>
          <w:bCs w:val="1"/>
          <w:rtl w:val="0"/>
        </w:rPr>
        <w:t xml:space="preserve">Tabel </w:t>
      </w:r>
      <w:hyperlink r:id="rId65">
        <w:r w:rsidDel="00000000" w:rsidR="00000000" w:rsidRPr="00000000">
          <w:rPr>
            <w:b w:val="1"/>
            <w:bCs w:val="1"/>
            <w:color w:val="1155cc"/>
            <w:u w:val="single"/>
            <w:rtl w:val="0"/>
          </w:rPr>
          <w:t xml:space="preserve">2.A.3 Kondisi Jumlah Mahasiswa</w:t>
        </w:r>
      </w:hyperlink>
      <w:r w:rsidDel="00000000" w:rsidR="00000000" w:rsidRPr="00000000">
        <w:rPr>
          <w:rtl w:val="0"/>
        </w:rPr>
      </w:r>
    </w:p>
    <w:tbl>
      <w:tblPr>
        <w:tblStyle w:val="Table10"/>
        <w:tblW w:w="9054.0" w:type="dxa"/>
        <w:jc w:val="left"/>
        <w:tblInd w:w="3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4"/>
        <w:gridCol w:w="1299"/>
        <w:gridCol w:w="1302"/>
        <w:gridCol w:w="1302"/>
        <w:gridCol w:w="1747"/>
        <w:tblGridChange w:id="0">
          <w:tblGrid>
            <w:gridCol w:w="3404"/>
            <w:gridCol w:w="1299"/>
            <w:gridCol w:w="1302"/>
            <w:gridCol w:w="1302"/>
            <w:gridCol w:w="1747"/>
          </w:tblGrid>
        </w:tblGridChange>
      </w:tblGrid>
      <w:tr>
        <w:trPr>
          <w:cantSplit w:val="0"/>
          <w:trHeight w:val="465" w:hRule="atLeast"/>
          <w:tblHeader w:val="0"/>
        </w:trPr>
        <w:tc>
          <w:tcPr>
            <w:shd w:fill="a6a6a6"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1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93" w:right="48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shd w:fill="a6a6a6"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8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w:t>
            </w:r>
          </w:p>
        </w:tc>
      </w:tr>
      <w:tr>
        <w:trPr>
          <w:cantSplit w:val="0"/>
          <w:trHeight w:val="383" w:hRule="atLeast"/>
          <w:tblHeader w:val="0"/>
        </w:trPr>
        <w:tc>
          <w:tcPr>
            <w:shd w:fill="a6a6a6"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34" w:right="124"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Mahasiswa Baru</w:t>
            </w:r>
          </w:p>
        </w:tc>
        <w:tc>
          <w:tcPr>
            <w:shd w:fill="ffff00"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40</w:t>
            </w:r>
            <w:r w:rsidDel="00000000" w:rsidR="00000000" w:rsidRPr="00000000">
              <w:rPr>
                <w:rtl w:val="0"/>
              </w:rPr>
            </w:r>
          </w:p>
        </w:tc>
        <w:tc>
          <w:tcPr>
            <w:shd w:fill="ffff00"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63</w:t>
            </w:r>
            <w:r w:rsidDel="00000000" w:rsidR="00000000" w:rsidRPr="00000000">
              <w:rPr>
                <w:rtl w:val="0"/>
              </w:rPr>
            </w:r>
          </w:p>
        </w:tc>
        <w:tc>
          <w:tcPr>
            <w:shd w:fill="ffff00"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42</w:t>
            </w:r>
            <w:r w:rsidDel="00000000" w:rsidR="00000000" w:rsidRPr="00000000">
              <w:rPr>
                <w:rtl w:val="0"/>
              </w:rPr>
            </w:r>
          </w:p>
        </w:tc>
        <w:tc>
          <w:tcPr>
            <w:shd w:fill="ffff00"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340" w:hRule="atLeast"/>
          <w:tblHeader w:val="0"/>
        </w:trPr>
        <w:tc>
          <w:tcPr>
            <w:shd w:fill="a6a6a6"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34" w:right="124"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Mahasiswa Aktif pada saat TS</w:t>
            </w:r>
          </w:p>
        </w:tc>
        <w:tc>
          <w:tcPr>
            <w:shd w:fill="ffff00"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192</w:t>
            </w:r>
            <w:r w:rsidDel="00000000" w:rsidR="00000000" w:rsidRPr="00000000">
              <w:rPr>
                <w:rtl w:val="0"/>
              </w:rPr>
            </w:r>
          </w:p>
        </w:tc>
        <w:tc>
          <w:tcPr>
            <w:shd w:fill="ffff00"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200</w:t>
            </w:r>
            <w:r w:rsidDel="00000000" w:rsidR="00000000" w:rsidRPr="00000000">
              <w:rPr>
                <w:rtl w:val="0"/>
              </w:rPr>
            </w:r>
          </w:p>
        </w:tc>
        <w:tc>
          <w:tcPr>
            <w:shd w:fill="ffff00"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198</w:t>
            </w:r>
            <w:r w:rsidDel="00000000" w:rsidR="00000000" w:rsidRPr="00000000">
              <w:rPr>
                <w:rtl w:val="0"/>
              </w:rPr>
            </w:r>
          </w:p>
        </w:tc>
        <w:tc>
          <w:tcPr>
            <w:shd w:fill="ffff00"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400" w:hRule="atLeast"/>
          <w:tblHeader w:val="0"/>
        </w:trPr>
        <w:tc>
          <w:tcPr>
            <w:shd w:fill="a6a6a6"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3" w:right="124"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Lulus pada saat TS</w:t>
            </w:r>
          </w:p>
        </w:tc>
        <w:tc>
          <w:tcPr>
            <w:shd w:fill="ffff00"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55</w:t>
            </w:r>
            <w:r w:rsidDel="00000000" w:rsidR="00000000" w:rsidRPr="00000000">
              <w:rPr>
                <w:rtl w:val="0"/>
              </w:rPr>
            </w:r>
          </w:p>
        </w:tc>
        <w:tc>
          <w:tcPr>
            <w:shd w:fill="ffff00"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41</w:t>
            </w:r>
            <w:r w:rsidDel="00000000" w:rsidR="00000000" w:rsidRPr="00000000">
              <w:rPr>
                <w:rtl w:val="0"/>
              </w:rPr>
            </w:r>
          </w:p>
        </w:tc>
        <w:tc>
          <w:tcPr>
            <w:shd w:fill="ffff00" w:val="cle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54</w:t>
            </w:r>
            <w:r w:rsidDel="00000000" w:rsidR="00000000" w:rsidRPr="00000000">
              <w:rPr>
                <w:rtl w:val="0"/>
              </w:rPr>
            </w:r>
          </w:p>
        </w:tc>
        <w:tc>
          <w:tcPr>
            <w:shd w:fill="ffff00" w:val="cle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580" w:hRule="atLeast"/>
          <w:tblHeader w:val="0"/>
        </w:trPr>
        <w:tc>
          <w:tcPr>
            <w:shd w:fill="a6a6a6" w:val="cle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124"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Mengundurkan Diri/DO pada</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34" w:right="12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saat TS</w:t>
            </w:r>
          </w:p>
        </w:tc>
        <w:tc>
          <w:tcPr>
            <w:shd w:fill="ffff00"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shd w:fill="ffff00"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p w:rsidR="00000000" w:rsidDel="00000000" w:rsidP="00000000" w:rsidRDefault="00000000" w:rsidRPr="00000000" w14:paraId="000005DF">
      <w:pPr>
        <w:rPr>
          <w:rFonts w:ascii="Times New Roman" w:cs="Times New Roman" w:eastAsia="Times New Roman" w:hAnsi="Times New Roman"/>
          <w:color w:val="ff0000"/>
        </w:rPr>
        <w:sectPr>
          <w:type w:val="nextPage"/>
          <w:pgSz w:h="12240" w:w="15840" w:orient="landscape"/>
          <w:pgMar w:bottom="1300" w:top="1060" w:left="20" w:right="0" w:header="0" w:footer="1112"/>
        </w:sectPr>
      </w:pPr>
      <w:r w:rsidDel="00000000" w:rsidR="00000000" w:rsidRPr="00000000">
        <w:rPr>
          <w:rFonts w:ascii="Times New Roman" w:cs="Times New Roman" w:eastAsia="Times New Roman" w:hAnsi="Times New Roman"/>
          <w:rtl w:val="0"/>
        </w:rPr>
        <w:tab/>
        <w:tab/>
        <w:tab/>
        <w:tab/>
        <w:tab/>
        <w:t xml:space="preserve">*</w:t>
      </w:r>
      <w:r w:rsidDel="00000000" w:rsidR="00000000" w:rsidRPr="00000000">
        <w:rPr>
          <w:rFonts w:ascii="Times New Roman" w:cs="Times New Roman" w:eastAsia="Times New Roman" w:hAnsi="Times New Roman"/>
          <w:color w:val="ff0000"/>
          <w:rtl w:val="0"/>
        </w:rPr>
        <w:t xml:space="preserve">Perlu konfirmasi terkait dengan jumlah </w:t>
      </w:r>
    </w:p>
    <w:p w:rsidR="00000000" w:rsidDel="00000000" w:rsidP="00000000" w:rsidRDefault="00000000" w:rsidRPr="00000000" w14:paraId="000005E0">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966"/>
        </w:tabs>
        <w:spacing w:after="0" w:before="73" w:line="276" w:lineRule="auto"/>
        <w:ind w:left="1965" w:right="1133" w:hanging="285.9999999999999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Kurikulum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Outcome-Based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yang mencakup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hard competence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(memenuhi KKNI sesuai jenjang program studi), yang ditetapkan oleh perguruan tinggi serta keterlibatan/masukan pemangku kepentingan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stakeholder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dalam penyusunannya. PL = Profil Lulusan. CPL = Capaian Pembelajaran Lulusan. CPMK = Capaian Pembelajaran Mata Kuliah.</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5E2">
      <w:pPr>
        <w:spacing w:after="40" w:lineRule="auto"/>
        <w:ind w:left="2526" w:right="1829" w:firstLine="0"/>
        <w:jc w:val="center"/>
        <w:rPr>
          <w:sz w:val="25"/>
          <w:szCs w:val="25"/>
        </w:rPr>
      </w:pPr>
      <w:hyperlink r:id="rId66">
        <w:r w:rsidDel="00000000" w:rsidR="00000000" w:rsidRPr="00000000">
          <w:rPr>
            <w:b w:val="1"/>
            <w:bCs w:val="1"/>
            <w:color w:val="1155cc"/>
            <w:u w:val="single"/>
            <w:rtl w:val="0"/>
          </w:rPr>
          <w:t xml:space="preserve">Tabel 2.B. Tabel </w:t>
        </w:r>
      </w:hyperlink>
      <w:commentRangeStart w:id="4"/>
      <w:hyperlink r:id="rId67">
        <w:r w:rsidDel="00000000" w:rsidR="00000000" w:rsidRPr="00000000">
          <w:rPr>
            <w:b w:val="1"/>
            <w:bCs w:val="1"/>
            <w:color w:val="1155cc"/>
            <w:u w:val="single"/>
            <w:rtl w:val="0"/>
          </w:rPr>
          <w:t xml:space="preserve">Profil</w:t>
        </w:r>
      </w:hyperlink>
      <w:commentRangeEnd w:id="4"/>
      <w:r w:rsidDel="00000000" w:rsidR="00000000" w:rsidRPr="00000000">
        <w:commentReference w:id="4"/>
      </w:r>
      <w:hyperlink r:id="rId68">
        <w:r w:rsidDel="00000000" w:rsidR="00000000" w:rsidRPr="00000000">
          <w:rPr>
            <w:b w:val="1"/>
            <w:bCs w:val="1"/>
            <w:color w:val="1155cc"/>
            <w:u w:val="single"/>
            <w:rtl w:val="0"/>
          </w:rPr>
          <w:t xml:space="preserve"> Lulusan</w:t>
        </w:r>
      </w:hyperlink>
      <w:r w:rsidDel="00000000" w:rsidR="00000000" w:rsidRPr="00000000">
        <w:rPr>
          <w:rtl w:val="0"/>
        </w:rPr>
      </w:r>
    </w:p>
    <w:p w:rsidR="00000000" w:rsidDel="00000000" w:rsidP="00000000" w:rsidRDefault="00000000" w:rsidRPr="00000000" w14:paraId="000005E3">
      <w:pPr>
        <w:spacing w:before="4" w:lineRule="auto"/>
        <w:jc w:val="center"/>
        <w:rPr>
          <w:sz w:val="25"/>
          <w:szCs w:val="25"/>
        </w:rPr>
      </w:pPr>
      <w:r w:rsidDel="00000000" w:rsidR="00000000" w:rsidRPr="00000000">
        <w:rPr>
          <w:rtl w:val="0"/>
        </w:rPr>
      </w:r>
    </w:p>
    <w:p w:rsidR="00000000" w:rsidDel="00000000" w:rsidP="00000000" w:rsidRDefault="00000000" w:rsidRPr="00000000" w14:paraId="000005E4">
      <w:pPr>
        <w:spacing w:before="4" w:lineRule="auto"/>
        <w:jc w:val="center"/>
        <w:rPr>
          <w:sz w:val="25"/>
          <w:szCs w:val="25"/>
        </w:rPr>
      </w:pPr>
      <w:r w:rsidDel="00000000" w:rsidR="00000000" w:rsidRPr="00000000">
        <w:rPr>
          <w:rtl w:val="0"/>
        </w:rPr>
      </w:r>
    </w:p>
    <w:tbl>
      <w:tblPr>
        <w:tblStyle w:val="Table11"/>
        <w:tblpPr w:leftFromText="180" w:rightFromText="180" w:topFromText="180" w:bottomFromText="180" w:vertAnchor="text" w:horzAnchor="text" w:tblpX="1810.0000000000005" w:tblpY="0"/>
        <w:tblW w:w="12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620"/>
        <w:gridCol w:w="10350"/>
        <w:tblGridChange w:id="0">
          <w:tblGrid>
            <w:gridCol w:w="855"/>
            <w:gridCol w:w="1620"/>
            <w:gridCol w:w="1035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daeef3" w:val="clear"/>
            <w:tcMar>
              <w:top w:w="0.0" w:type="dxa"/>
              <w:bottom w:w="0.0" w:type="dxa"/>
            </w:tcMar>
          </w:tcPr>
          <w:p w:rsidR="00000000" w:rsidDel="00000000" w:rsidP="00000000" w:rsidRDefault="00000000" w:rsidRPr="00000000" w14:paraId="000005E5">
            <w:pPr>
              <w:spacing w:after="240" w:before="240" w:lineRule="auto"/>
              <w:jc w:val="center"/>
              <w:rPr>
                <w:b w:val="1"/>
                <w:bCs w:val="1"/>
                <w:sz w:val="18"/>
                <w:szCs w:val="18"/>
              </w:rPr>
            </w:pPr>
            <w:r w:rsidDel="00000000" w:rsidR="00000000" w:rsidRPr="00000000">
              <w:rPr>
                <w:b w:val="1"/>
                <w:bCs w:val="1"/>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aeef3" w:val="clear"/>
            <w:tcMar>
              <w:top w:w="0.0" w:type="dxa"/>
              <w:bottom w:w="0.0" w:type="dxa"/>
            </w:tcMar>
          </w:tcPr>
          <w:p w:rsidR="00000000" w:rsidDel="00000000" w:rsidP="00000000" w:rsidRDefault="00000000" w:rsidRPr="00000000" w14:paraId="000005E6">
            <w:pPr>
              <w:spacing w:after="240" w:before="240" w:lineRule="auto"/>
              <w:jc w:val="center"/>
              <w:rPr>
                <w:b w:val="1"/>
                <w:bCs w:val="1"/>
                <w:sz w:val="18"/>
                <w:szCs w:val="18"/>
              </w:rPr>
            </w:pPr>
            <w:r w:rsidDel="00000000" w:rsidR="00000000" w:rsidRPr="00000000">
              <w:rPr>
                <w:b w:val="1"/>
                <w:bCs w:val="1"/>
                <w:sz w:val="18"/>
                <w:szCs w:val="18"/>
                <w:rtl w:val="0"/>
              </w:rPr>
              <w:t xml:space="preserve">Profil Lulusan (PL)</w:t>
            </w:r>
          </w:p>
        </w:tc>
        <w:tc>
          <w:tcPr>
            <w:tcBorders>
              <w:top w:color="000000" w:space="0" w:sz="5" w:val="single"/>
              <w:left w:color="000000" w:space="0" w:sz="5" w:val="single"/>
              <w:bottom w:color="000000" w:space="0" w:sz="5" w:val="single"/>
              <w:right w:color="000000" w:space="0" w:sz="5" w:val="single"/>
            </w:tcBorders>
            <w:shd w:fill="daeef3" w:val="clear"/>
            <w:tcMar>
              <w:top w:w="0.0" w:type="dxa"/>
              <w:bottom w:w="0.0" w:type="dxa"/>
            </w:tcMar>
          </w:tcPr>
          <w:p w:rsidR="00000000" w:rsidDel="00000000" w:rsidP="00000000" w:rsidRDefault="00000000" w:rsidRPr="00000000" w14:paraId="000005E7">
            <w:pPr>
              <w:spacing w:after="240" w:before="240" w:lineRule="auto"/>
              <w:jc w:val="center"/>
              <w:rPr>
                <w:b w:val="1"/>
                <w:bCs w:val="1"/>
                <w:sz w:val="18"/>
                <w:szCs w:val="18"/>
              </w:rPr>
            </w:pPr>
            <w:r w:rsidDel="00000000" w:rsidR="00000000" w:rsidRPr="00000000">
              <w:rPr>
                <w:b w:val="1"/>
                <w:bCs w:val="1"/>
                <w:sz w:val="18"/>
                <w:szCs w:val="18"/>
                <w:rtl w:val="0"/>
              </w:rPr>
              <w:t xml:space="preserve">Deskripsi Profil Lulusan</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8">
            <w:pPr>
              <w:spacing w:after="240" w:before="240" w:lineRule="auto"/>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9">
            <w:pPr>
              <w:spacing w:after="240" w:before="240" w:lineRule="auto"/>
              <w:jc w:val="center"/>
              <w:rPr>
                <w:sz w:val="21"/>
                <w:szCs w:val="21"/>
              </w:rPr>
            </w:pPr>
            <w:r w:rsidDel="00000000" w:rsidR="00000000" w:rsidRPr="00000000">
              <w:rPr>
                <w:sz w:val="21"/>
                <w:szCs w:val="21"/>
                <w:rtl w:val="0"/>
              </w:rPr>
              <w:t xml:space="preserve">PL01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A">
            <w:pPr>
              <w:spacing w:after="240" w:before="240" w:lineRule="auto"/>
              <w:jc w:val="both"/>
              <w:rPr>
                <w:sz w:val="21"/>
                <w:szCs w:val="21"/>
              </w:rPr>
            </w:pPr>
            <w:r w:rsidDel="00000000" w:rsidR="00000000" w:rsidRPr="00000000">
              <w:rPr>
                <w:sz w:val="21"/>
                <w:szCs w:val="21"/>
                <w:rtl w:val="0"/>
              </w:rPr>
              <w:t xml:space="preserve">Lulusan memiliki kemampuan memahami konsep-konsep keamanan siber dan sandi, serta mampu melakukan operasi keamanan siber dan sandi yang selaras dengan tugas dan fungsi Organisasi;</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B">
            <w:pPr>
              <w:spacing w:after="240" w:before="240" w:lineRule="auto"/>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C">
            <w:pPr>
              <w:spacing w:after="240" w:before="240" w:lineRule="auto"/>
              <w:jc w:val="center"/>
              <w:rPr>
                <w:sz w:val="21"/>
                <w:szCs w:val="21"/>
              </w:rPr>
            </w:pPr>
            <w:r w:rsidDel="00000000" w:rsidR="00000000" w:rsidRPr="00000000">
              <w:rPr>
                <w:sz w:val="21"/>
                <w:szCs w:val="21"/>
                <w:rtl w:val="0"/>
              </w:rPr>
              <w:t xml:space="preserve">PL02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D">
            <w:pPr>
              <w:spacing w:after="240" w:before="240" w:lineRule="auto"/>
              <w:jc w:val="both"/>
              <w:rPr>
                <w:sz w:val="21"/>
                <w:szCs w:val="21"/>
              </w:rPr>
            </w:pPr>
            <w:r w:rsidDel="00000000" w:rsidR="00000000" w:rsidRPr="00000000">
              <w:rPr>
                <w:sz w:val="21"/>
                <w:szCs w:val="21"/>
                <w:rtl w:val="0"/>
              </w:rPr>
              <w:t xml:space="preserve">Lulusan memiliki kemampuan intelektual sebagai pembelajar sepanjang hayat dan memiliki kepatuhan terhadap nilai dan norma yang berlaku pada organisasi;</w:t>
            </w:r>
          </w:p>
        </w:tc>
      </w:tr>
      <w:tr>
        <w:trPr>
          <w:cantSplit w:val="0"/>
          <w:trHeight w:val="722.958984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E">
            <w:pPr>
              <w:spacing w:after="240" w:before="240" w:lineRule="auto"/>
              <w:jc w:val="center"/>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F">
            <w:pPr>
              <w:spacing w:after="240" w:before="240" w:lineRule="auto"/>
              <w:jc w:val="center"/>
              <w:rPr>
                <w:sz w:val="21"/>
                <w:szCs w:val="21"/>
              </w:rPr>
            </w:pPr>
            <w:r w:rsidDel="00000000" w:rsidR="00000000" w:rsidRPr="00000000">
              <w:rPr>
                <w:sz w:val="21"/>
                <w:szCs w:val="21"/>
                <w:rtl w:val="0"/>
              </w:rPr>
              <w:t xml:space="preserve">PL03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0">
            <w:pPr>
              <w:spacing w:after="240" w:before="240" w:lineRule="auto"/>
              <w:jc w:val="both"/>
              <w:rPr>
                <w:sz w:val="21"/>
                <w:szCs w:val="21"/>
              </w:rPr>
            </w:pPr>
            <w:r w:rsidDel="00000000" w:rsidR="00000000" w:rsidRPr="00000000">
              <w:rPr>
                <w:sz w:val="21"/>
                <w:szCs w:val="21"/>
                <w:rtl w:val="0"/>
              </w:rPr>
              <w:t xml:space="preserve">Lulusan memiliki sikap kepemimpinan, bekerja sama, berkomunikasi baik, beradaptasi, dan berpikir kritis untuk menyelesaikan masalah dengan efisien;</w:t>
            </w:r>
          </w:p>
        </w:tc>
      </w:tr>
      <w:tr>
        <w:trPr>
          <w:cantSplit w:val="0"/>
          <w:trHeight w:val="602.958984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1">
            <w:pPr>
              <w:spacing w:after="240" w:before="240" w:lineRule="auto"/>
              <w:jc w:val="center"/>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2">
            <w:pPr>
              <w:spacing w:after="240" w:before="240" w:lineRule="auto"/>
              <w:jc w:val="center"/>
              <w:rPr>
                <w:sz w:val="21"/>
                <w:szCs w:val="21"/>
              </w:rPr>
            </w:pPr>
            <w:r w:rsidDel="00000000" w:rsidR="00000000" w:rsidRPr="00000000">
              <w:rPr>
                <w:sz w:val="21"/>
                <w:szCs w:val="21"/>
                <w:rtl w:val="0"/>
              </w:rPr>
              <w:t xml:space="preserve">PL04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3">
            <w:pPr>
              <w:spacing w:after="240" w:before="240" w:lineRule="auto"/>
              <w:jc w:val="both"/>
              <w:rPr>
                <w:sz w:val="21"/>
                <w:szCs w:val="21"/>
              </w:rPr>
            </w:pPr>
            <w:r w:rsidDel="00000000" w:rsidR="00000000" w:rsidRPr="00000000">
              <w:rPr>
                <w:sz w:val="21"/>
                <w:szCs w:val="21"/>
                <w:rtl w:val="0"/>
              </w:rPr>
              <w:t xml:space="preserve">Lulusan memiliki kemampuan dan keahlian untuk melakukan pengujian dan audit keamanan informasi sesuai regulasi dan standar yang berlaku di organisasi;</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4">
            <w:pPr>
              <w:spacing w:after="240" w:before="240" w:lineRule="auto"/>
              <w:jc w:val="center"/>
              <w:rPr>
                <w:sz w:val="18"/>
                <w:szCs w:val="18"/>
              </w:rPr>
            </w:pPr>
            <w:r w:rsidDel="00000000" w:rsidR="00000000" w:rsidRPr="00000000">
              <w:rPr>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5">
            <w:pPr>
              <w:spacing w:after="240" w:before="240" w:lineRule="auto"/>
              <w:jc w:val="center"/>
              <w:rPr>
                <w:sz w:val="21"/>
                <w:szCs w:val="21"/>
              </w:rPr>
            </w:pPr>
            <w:r w:rsidDel="00000000" w:rsidR="00000000" w:rsidRPr="00000000">
              <w:rPr>
                <w:sz w:val="21"/>
                <w:szCs w:val="21"/>
                <w:rtl w:val="0"/>
              </w:rPr>
              <w:t xml:space="preserve">PL05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6">
            <w:pPr>
              <w:spacing w:after="240" w:before="240" w:lineRule="auto"/>
              <w:jc w:val="both"/>
              <w:rPr>
                <w:sz w:val="21"/>
                <w:szCs w:val="21"/>
              </w:rPr>
            </w:pPr>
            <w:r w:rsidDel="00000000" w:rsidR="00000000" w:rsidRPr="00000000">
              <w:rPr>
                <w:sz w:val="21"/>
                <w:szCs w:val="21"/>
                <w:rtl w:val="0"/>
              </w:rPr>
              <w:t xml:space="preserve">Lulusan memiliki kemampuan dan keahlian untuk menganalisis insiden siber, merespon insiden siber dan menganalisis bukti digital sesuai dengan standar, regulasi dan prosedur yang berlaku di organisasi.</w:t>
            </w:r>
          </w:p>
        </w:tc>
      </w:tr>
    </w:tbl>
    <w:p w:rsidR="00000000" w:rsidDel="00000000" w:rsidP="00000000" w:rsidRDefault="00000000" w:rsidRPr="00000000" w14:paraId="000005F7">
      <w:pPr>
        <w:spacing w:before="4" w:lineRule="auto"/>
        <w:jc w:val="center"/>
        <w:rPr>
          <w:sz w:val="25"/>
          <w:szCs w:val="25"/>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5"/>
          <w:szCs w:val="25"/>
        </w:rPr>
      </w:pPr>
      <w:r w:rsidDel="00000000" w:rsidR="00000000" w:rsidRPr="00000000">
        <w:rPr>
          <w:rtl w:val="0"/>
        </w:rPr>
      </w:r>
    </w:p>
    <w:p w:rsidR="00000000" w:rsidDel="00000000" w:rsidP="00000000" w:rsidRDefault="00000000" w:rsidRPr="00000000" w14:paraId="00000611">
      <w:pPr>
        <w:spacing w:after="40" w:lineRule="auto"/>
        <w:ind w:left="2526" w:right="1829" w:firstLine="0"/>
        <w:jc w:val="center"/>
        <w:rPr>
          <w:b w:val="1"/>
          <w:bCs w:val="1"/>
        </w:rPr>
      </w:pPr>
      <w:r w:rsidDel="00000000" w:rsidR="00000000" w:rsidRPr="00000000">
        <w:rPr>
          <w:b w:val="1"/>
          <w:bCs w:val="1"/>
          <w:rtl w:val="0"/>
        </w:rPr>
        <w:t xml:space="preserve">Tabel 2.B.1 Tabel Isi Pembelajaran</w:t>
      </w:r>
    </w:p>
    <w:tbl>
      <w:tblPr>
        <w:tblStyle w:val="Table12"/>
        <w:tblpPr w:leftFromText="180" w:rightFromText="180" w:topFromText="180" w:bottomFromText="180" w:vertAnchor="text" w:horzAnchor="text" w:tblpX="2020.0000000000002" w:tblpY="0"/>
        <w:tblW w:w="12075.0" w:type="dxa"/>
        <w:jc w:val="left"/>
        <w:tblInd w:w="1616.000000000000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10"/>
        <w:gridCol w:w="2805"/>
        <w:gridCol w:w="795"/>
        <w:gridCol w:w="1560"/>
        <w:gridCol w:w="1065"/>
        <w:gridCol w:w="930"/>
        <w:gridCol w:w="960"/>
        <w:gridCol w:w="975"/>
        <w:gridCol w:w="975"/>
        <w:tblGridChange w:id="0">
          <w:tblGrid>
            <w:gridCol w:w="600"/>
            <w:gridCol w:w="1410"/>
            <w:gridCol w:w="2805"/>
            <w:gridCol w:w="795"/>
            <w:gridCol w:w="1560"/>
            <w:gridCol w:w="1065"/>
            <w:gridCol w:w="930"/>
            <w:gridCol w:w="960"/>
            <w:gridCol w:w="975"/>
            <w:gridCol w:w="975"/>
          </w:tblGrid>
        </w:tblGridChange>
      </w:tblGrid>
      <w:tr>
        <w:trPr>
          <w:cantSplit w:val="0"/>
          <w:trHeight w:val="318" w:hRule="atLeast"/>
          <w:tblHeader w:val="0"/>
        </w:trPr>
        <w:tc>
          <w:tcPr>
            <w:vMerge w:val="restart"/>
            <w:shd w:fill="a6a6a6" w:val="clear"/>
          </w:tcPr>
          <w:p w:rsidR="00000000" w:rsidDel="00000000" w:rsidP="00000000" w:rsidRDefault="00000000" w:rsidRPr="00000000" w14:paraId="00000612">
            <w:pPr>
              <w:spacing w:before="180" w:lineRule="auto"/>
              <w:ind w:left="136" w:firstLine="0"/>
              <w:rPr>
                <w:b w:val="1"/>
                <w:bCs w:val="1"/>
              </w:rPr>
            </w:pPr>
            <w:r w:rsidDel="00000000" w:rsidR="00000000" w:rsidRPr="00000000">
              <w:rPr>
                <w:b w:val="1"/>
                <w:bCs w:val="1"/>
                <w:rtl w:val="0"/>
              </w:rPr>
              <w:t xml:space="preserve">No</w:t>
            </w:r>
          </w:p>
        </w:tc>
        <w:tc>
          <w:tcPr>
            <w:vMerge w:val="restart"/>
            <w:shd w:fill="a6a6a6" w:val="clear"/>
          </w:tcPr>
          <w:p w:rsidR="00000000" w:rsidDel="00000000" w:rsidP="00000000" w:rsidRDefault="00000000" w:rsidRPr="00000000" w14:paraId="00000613">
            <w:pPr>
              <w:spacing w:before="180" w:lineRule="auto"/>
              <w:ind w:left="122" w:firstLine="0"/>
              <w:rPr>
                <w:b w:val="1"/>
                <w:bCs w:val="1"/>
              </w:rPr>
            </w:pPr>
            <w:r w:rsidDel="00000000" w:rsidR="00000000" w:rsidRPr="00000000">
              <w:rPr>
                <w:b w:val="1"/>
                <w:bCs w:val="1"/>
                <w:rtl w:val="0"/>
              </w:rPr>
              <w:t xml:space="preserve">Kode Mata Kuliah</w:t>
            </w:r>
          </w:p>
        </w:tc>
        <w:tc>
          <w:tcPr>
            <w:vMerge w:val="restart"/>
            <w:shd w:fill="a6a6a6" w:val="clear"/>
          </w:tcPr>
          <w:p w:rsidR="00000000" w:rsidDel="00000000" w:rsidP="00000000" w:rsidRDefault="00000000" w:rsidRPr="00000000" w14:paraId="00000614">
            <w:pPr>
              <w:spacing w:before="180" w:lineRule="auto"/>
              <w:ind w:left="122" w:firstLine="0"/>
              <w:rPr>
                <w:b w:val="1"/>
                <w:bCs w:val="1"/>
              </w:rPr>
            </w:pPr>
            <w:r w:rsidDel="00000000" w:rsidR="00000000" w:rsidRPr="00000000">
              <w:rPr>
                <w:b w:val="1"/>
                <w:bCs w:val="1"/>
                <w:rtl w:val="0"/>
              </w:rPr>
              <w:t xml:space="preserve">Mata Kuliah</w:t>
            </w:r>
          </w:p>
        </w:tc>
        <w:tc>
          <w:tcPr>
            <w:vMerge w:val="restart"/>
            <w:shd w:fill="a6a6a6" w:val="clear"/>
          </w:tcPr>
          <w:p w:rsidR="00000000" w:rsidDel="00000000" w:rsidP="00000000" w:rsidRDefault="00000000" w:rsidRPr="00000000" w14:paraId="00000615">
            <w:pPr>
              <w:spacing w:before="180" w:lineRule="auto"/>
              <w:ind w:left="216" w:firstLine="0"/>
              <w:rPr>
                <w:b w:val="1"/>
                <w:bCs w:val="1"/>
              </w:rPr>
            </w:pPr>
            <w:r w:rsidDel="00000000" w:rsidR="00000000" w:rsidRPr="00000000">
              <w:rPr>
                <w:b w:val="1"/>
                <w:bCs w:val="1"/>
                <w:rtl w:val="0"/>
              </w:rPr>
              <w:t xml:space="preserve">SKS</w:t>
            </w:r>
          </w:p>
        </w:tc>
        <w:tc>
          <w:tcPr>
            <w:vMerge w:val="restart"/>
            <w:shd w:fill="a6a6a6" w:val="clear"/>
          </w:tcPr>
          <w:p w:rsidR="00000000" w:rsidDel="00000000" w:rsidP="00000000" w:rsidRDefault="00000000" w:rsidRPr="00000000" w14:paraId="00000616">
            <w:pPr>
              <w:spacing w:before="180" w:lineRule="auto"/>
              <w:ind w:left="322" w:firstLine="0"/>
              <w:rPr>
                <w:b w:val="1"/>
                <w:bCs w:val="1"/>
              </w:rPr>
            </w:pPr>
            <w:r w:rsidDel="00000000" w:rsidR="00000000" w:rsidRPr="00000000">
              <w:rPr>
                <w:b w:val="1"/>
                <w:bCs w:val="1"/>
                <w:rtl w:val="0"/>
              </w:rPr>
              <w:t xml:space="preserve">Semester</w:t>
            </w:r>
          </w:p>
        </w:tc>
        <w:tc>
          <w:tcPr>
            <w:gridSpan w:val="5"/>
            <w:shd w:fill="a6a6a6" w:val="clear"/>
          </w:tcPr>
          <w:p w:rsidR="00000000" w:rsidDel="00000000" w:rsidP="00000000" w:rsidRDefault="00000000" w:rsidRPr="00000000" w14:paraId="00000617">
            <w:pPr>
              <w:spacing w:before="14" w:lineRule="auto"/>
              <w:ind w:left="1523" w:firstLine="0"/>
              <w:rPr>
                <w:b w:val="1"/>
                <w:bCs w:val="1"/>
              </w:rPr>
            </w:pPr>
            <w:r w:rsidDel="00000000" w:rsidR="00000000" w:rsidRPr="00000000">
              <w:rPr>
                <w:b w:val="1"/>
                <w:bCs w:val="1"/>
                <w:rtl w:val="0"/>
              </w:rPr>
              <w:t xml:space="preserve">Profil Lulusan (PL)</w:t>
            </w:r>
          </w:p>
        </w:tc>
      </w:tr>
      <w:tr>
        <w:trPr>
          <w:cantSplit w:val="0"/>
          <w:trHeight w:val="321" w:hRule="atLeast"/>
          <w:tblHeader w:val="0"/>
        </w:trPr>
        <w:tc>
          <w:tcPr>
            <w:vMerge w:val="continue"/>
            <w:tcBorders>
              <w:bottom w:color="000000" w:space="0" w:sz="8" w:val="single"/>
            </w:tcBorders>
            <w:shd w:fill="a6a6a6" w:val="clear"/>
          </w:tcPr>
          <w:p w:rsidR="00000000" w:rsidDel="00000000" w:rsidP="00000000" w:rsidRDefault="00000000" w:rsidRPr="00000000" w14:paraId="0000061C">
            <w:pPr>
              <w:spacing w:line="276" w:lineRule="auto"/>
              <w:rPr>
                <w:b w:val="1"/>
                <w:bCs w:val="1"/>
              </w:rPr>
            </w:pPr>
            <w:r w:rsidDel="00000000" w:rsidR="00000000" w:rsidRPr="00000000">
              <w:rPr>
                <w:rtl w:val="0"/>
              </w:rPr>
            </w:r>
          </w:p>
        </w:tc>
        <w:tc>
          <w:tcPr>
            <w:vMerge w:val="continue"/>
            <w:tcBorders>
              <w:bottom w:color="000000" w:space="0" w:sz="8" w:val="single"/>
            </w:tcBorders>
            <w:shd w:fill="a6a6a6" w:val="clear"/>
          </w:tcPr>
          <w:p w:rsidR="00000000" w:rsidDel="00000000" w:rsidP="00000000" w:rsidRDefault="00000000" w:rsidRPr="00000000" w14:paraId="0000061D">
            <w:pPr>
              <w:spacing w:line="276" w:lineRule="auto"/>
              <w:rPr>
                <w:b w:val="1"/>
                <w:bCs w:val="1"/>
              </w:rPr>
            </w:pPr>
            <w:r w:rsidDel="00000000" w:rsidR="00000000" w:rsidRPr="00000000">
              <w:rPr>
                <w:rtl w:val="0"/>
              </w:rPr>
            </w:r>
          </w:p>
        </w:tc>
        <w:tc>
          <w:tcPr>
            <w:vMerge w:val="continue"/>
            <w:tcBorders>
              <w:bottom w:color="000000" w:space="0" w:sz="8" w:val="single"/>
            </w:tcBorders>
            <w:shd w:fill="a6a6a6" w:val="clear"/>
          </w:tcPr>
          <w:p w:rsidR="00000000" w:rsidDel="00000000" w:rsidP="00000000" w:rsidRDefault="00000000" w:rsidRPr="00000000" w14:paraId="0000061E">
            <w:pPr>
              <w:spacing w:line="276" w:lineRule="auto"/>
              <w:rPr>
                <w:b w:val="1"/>
                <w:bCs w:val="1"/>
              </w:rPr>
            </w:pPr>
            <w:r w:rsidDel="00000000" w:rsidR="00000000" w:rsidRPr="00000000">
              <w:rPr>
                <w:rtl w:val="0"/>
              </w:rPr>
            </w:r>
          </w:p>
        </w:tc>
        <w:tc>
          <w:tcPr>
            <w:vMerge w:val="continue"/>
            <w:tcBorders>
              <w:bottom w:color="000000" w:space="0" w:sz="8" w:val="single"/>
            </w:tcBorders>
            <w:shd w:fill="a6a6a6" w:val="clear"/>
          </w:tcPr>
          <w:p w:rsidR="00000000" w:rsidDel="00000000" w:rsidP="00000000" w:rsidRDefault="00000000" w:rsidRPr="00000000" w14:paraId="0000061F">
            <w:pPr>
              <w:spacing w:line="276" w:lineRule="auto"/>
              <w:rPr>
                <w:b w:val="1"/>
                <w:bCs w:val="1"/>
              </w:rPr>
            </w:pPr>
            <w:r w:rsidDel="00000000" w:rsidR="00000000" w:rsidRPr="00000000">
              <w:rPr>
                <w:rtl w:val="0"/>
              </w:rPr>
            </w:r>
          </w:p>
        </w:tc>
        <w:tc>
          <w:tcPr>
            <w:vMerge w:val="continue"/>
            <w:shd w:fill="a6a6a6" w:val="clear"/>
          </w:tcPr>
          <w:p w:rsidR="00000000" w:rsidDel="00000000" w:rsidP="00000000" w:rsidRDefault="00000000" w:rsidRPr="00000000" w14:paraId="00000620">
            <w:pPr>
              <w:spacing w:line="276" w:lineRule="auto"/>
              <w:rPr>
                <w:b w:val="1"/>
                <w:bCs w:val="1"/>
              </w:rPr>
            </w:pPr>
            <w:r w:rsidDel="00000000" w:rsidR="00000000" w:rsidRPr="00000000">
              <w:rPr>
                <w:rtl w:val="0"/>
              </w:rPr>
            </w:r>
          </w:p>
        </w:tc>
        <w:tc>
          <w:tcPr>
            <w:shd w:fill="a6a6a6" w:val="clear"/>
          </w:tcPr>
          <w:p w:rsidR="00000000" w:rsidDel="00000000" w:rsidP="00000000" w:rsidRDefault="00000000" w:rsidRPr="00000000" w14:paraId="00000621">
            <w:pPr>
              <w:spacing w:before="14" w:lineRule="auto"/>
              <w:ind w:left="337" w:firstLine="0"/>
              <w:jc w:val="center"/>
              <w:rPr>
                <w:b w:val="1"/>
                <w:bCs w:val="1"/>
              </w:rPr>
            </w:pPr>
            <w:r w:rsidDel="00000000" w:rsidR="00000000" w:rsidRPr="00000000">
              <w:rPr>
                <w:b w:val="1"/>
                <w:bCs w:val="1"/>
                <w:rtl w:val="0"/>
              </w:rPr>
              <w:t xml:space="preserve">PL 1</w:t>
            </w:r>
          </w:p>
        </w:tc>
        <w:tc>
          <w:tcPr>
            <w:shd w:fill="a6a6a6" w:val="clear"/>
          </w:tcPr>
          <w:p w:rsidR="00000000" w:rsidDel="00000000" w:rsidP="00000000" w:rsidRDefault="00000000" w:rsidRPr="00000000" w14:paraId="00000622">
            <w:pPr>
              <w:spacing w:before="14" w:lineRule="auto"/>
              <w:jc w:val="center"/>
              <w:rPr>
                <w:b w:val="1"/>
                <w:bCs w:val="1"/>
              </w:rPr>
            </w:pPr>
            <w:r w:rsidDel="00000000" w:rsidR="00000000" w:rsidRPr="00000000">
              <w:rPr>
                <w:b w:val="1"/>
                <w:bCs w:val="1"/>
                <w:rtl w:val="0"/>
              </w:rPr>
              <w:t xml:space="preserve">PL 2</w:t>
            </w:r>
          </w:p>
        </w:tc>
        <w:tc>
          <w:tcPr>
            <w:shd w:fill="a6a6a6" w:val="clear"/>
          </w:tcPr>
          <w:p w:rsidR="00000000" w:rsidDel="00000000" w:rsidP="00000000" w:rsidRDefault="00000000" w:rsidRPr="00000000" w14:paraId="00000623">
            <w:pPr>
              <w:spacing w:before="14" w:lineRule="auto"/>
              <w:jc w:val="center"/>
              <w:rPr>
                <w:b w:val="1"/>
                <w:bCs w:val="1"/>
              </w:rPr>
            </w:pPr>
            <w:r w:rsidDel="00000000" w:rsidR="00000000" w:rsidRPr="00000000">
              <w:rPr>
                <w:b w:val="1"/>
                <w:bCs w:val="1"/>
                <w:rtl w:val="0"/>
              </w:rPr>
              <w:t xml:space="preserve">PL3</w:t>
            </w:r>
          </w:p>
        </w:tc>
        <w:tc>
          <w:tcPr>
            <w:shd w:fill="a6a6a6" w:val="clear"/>
          </w:tcPr>
          <w:p w:rsidR="00000000" w:rsidDel="00000000" w:rsidP="00000000" w:rsidRDefault="00000000" w:rsidRPr="00000000" w14:paraId="00000624">
            <w:pPr>
              <w:spacing w:before="14" w:lineRule="auto"/>
              <w:jc w:val="center"/>
              <w:rPr>
                <w:b w:val="1"/>
                <w:bCs w:val="1"/>
              </w:rPr>
            </w:pPr>
            <w:r w:rsidDel="00000000" w:rsidR="00000000" w:rsidRPr="00000000">
              <w:rPr>
                <w:b w:val="1"/>
                <w:bCs w:val="1"/>
                <w:rtl w:val="0"/>
              </w:rPr>
              <w:t xml:space="preserve">PL4</w:t>
            </w:r>
          </w:p>
        </w:tc>
        <w:tc>
          <w:tcPr>
            <w:shd w:fill="a6a6a6" w:val="clear"/>
          </w:tcPr>
          <w:p w:rsidR="00000000" w:rsidDel="00000000" w:rsidP="00000000" w:rsidRDefault="00000000" w:rsidRPr="00000000" w14:paraId="00000625">
            <w:pPr>
              <w:spacing w:before="14" w:lineRule="auto"/>
              <w:jc w:val="center"/>
              <w:rPr>
                <w:b w:val="1"/>
                <w:bCs w:val="1"/>
              </w:rPr>
            </w:pPr>
            <w:r w:rsidDel="00000000" w:rsidR="00000000" w:rsidRPr="00000000">
              <w:rPr>
                <w:b w:val="1"/>
                <w:bCs w:val="1"/>
                <w:rtl w:val="0"/>
              </w:rPr>
              <w:t xml:space="preserve">PL 5</w:t>
            </w:r>
          </w:p>
        </w:tc>
      </w:tr>
      <w:tr>
        <w:trPr>
          <w:cantSplit w:val="0"/>
          <w:trHeight w:val="697.664945684578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26">
            <w:pPr>
              <w:spacing w:before="28" w:lineRule="auto"/>
              <w:ind w:left="220" w:firstLine="0"/>
              <w:jc w:val="cente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RKS111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Pengantar Teknologi Informasi dan Komunikasi</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shd w:fill="ffffff" w:val="clear"/>
          </w:tcPr>
          <w:p w:rsidR="00000000" w:rsidDel="00000000" w:rsidP="00000000" w:rsidRDefault="00000000" w:rsidRPr="00000000" w14:paraId="0000062B">
            <w:pPr>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w:t>
            </w:r>
          </w:p>
        </w:tc>
        <w:tc>
          <w:tcPr>
            <w:shd w:fill="ffffff" w:val="clear"/>
          </w:tcPr>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2D">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2E">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2F">
            <w:pPr>
              <w:ind w:right="502.67716535433067"/>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30">
            <w:pPr>
              <w:spacing w:before="29" w:lineRule="auto"/>
              <w:ind w:left="220" w:firstLine="0"/>
              <w:jc w:val="center"/>
              <w:rPr/>
            </w:pPr>
            <w:r w:rsidDel="00000000" w:rsidR="00000000" w:rsidRPr="00000000">
              <w:rPr>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Pendidikan Bahasa Indonesia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8" w:val="single"/>
            </w:tcBorders>
            <w:shd w:fill="ffffff" w:val="clear"/>
          </w:tcPr>
          <w:p w:rsidR="00000000" w:rsidDel="00000000" w:rsidP="00000000" w:rsidRDefault="00000000" w:rsidRPr="00000000" w14:paraId="000006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tcPr>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36">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37">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38">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3A">
            <w:pPr>
              <w:spacing w:before="28" w:lineRule="auto"/>
              <w:ind w:left="172" w:firstLine="0"/>
              <w:jc w:val="center"/>
              <w:rPr/>
            </w:pPr>
            <w:r w:rsidDel="00000000" w:rsidR="00000000" w:rsidRPr="00000000">
              <w:rPr>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RKS113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Inggris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8" w:val="single"/>
            </w:tcBorders>
            <w:shd w:fill="ffffff" w:val="clear"/>
          </w:tcPr>
          <w:p w:rsidR="00000000" w:rsidDel="00000000" w:rsidP="00000000" w:rsidRDefault="00000000" w:rsidRPr="00000000" w14:paraId="000006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tcPr>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40">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41">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44">
            <w:pPr>
              <w:spacing w:before="28" w:lineRule="auto"/>
              <w:ind w:left="172" w:firstLine="0"/>
              <w:jc w:val="center"/>
              <w:rPr/>
            </w:pPr>
            <w:r w:rsidDel="00000000" w:rsidR="00000000" w:rsidRPr="00000000">
              <w:rPr>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RKS114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Pengantar Persandian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left w:color="000000" w:space="0" w:sz="8" w:val="single"/>
            </w:tcBorders>
            <w:shd w:fill="ffffff" w:val="clear"/>
          </w:tcPr>
          <w:p w:rsidR="00000000" w:rsidDel="00000000" w:rsidP="00000000" w:rsidRDefault="00000000" w:rsidRPr="00000000" w14:paraId="000006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tcPr>
          <w:p w:rsidR="00000000" w:rsidDel="00000000" w:rsidP="00000000" w:rsidRDefault="00000000" w:rsidRPr="00000000" w14:paraId="00000649">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4E">
            <w:pPr>
              <w:spacing w:before="28" w:lineRule="auto"/>
              <w:ind w:left="220" w:firstLine="0"/>
              <w:jc w:val="center"/>
              <w:rPr/>
            </w:pPr>
            <w:r w:rsidDel="00000000" w:rsidR="00000000" w:rsidRPr="00000000">
              <w:rPr>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RKS115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Matematika Dasar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tcPr>
          <w:p w:rsidR="00000000" w:rsidDel="00000000" w:rsidP="00000000" w:rsidRDefault="00000000" w:rsidRPr="00000000" w14:paraId="00000653">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tl w:val="0"/>
              </w:rPr>
            </w:r>
          </w:p>
        </w:tc>
      </w:tr>
      <w:tr>
        <w:trPr>
          <w:cantSplit w:val="0"/>
          <w:trHeight w:val="697.664945684578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58">
            <w:pPr>
              <w:spacing w:before="28" w:lineRule="auto"/>
              <w:ind w:left="220" w:firstLine="0"/>
              <w:jc w:val="center"/>
              <w:rPr/>
            </w:pPr>
            <w:r w:rsidDel="00000000" w:rsidR="00000000" w:rsidRPr="00000000">
              <w:rPr>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RKS116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Data Algoritma dan Pemrograman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tcPr>
          <w:p w:rsidR="00000000" w:rsidDel="00000000" w:rsidP="00000000" w:rsidRDefault="00000000" w:rsidRPr="00000000" w14:paraId="0000065D">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62">
            <w:pPr>
              <w:spacing w:before="28" w:lineRule="auto"/>
              <w:ind w:left="220" w:firstLine="0"/>
              <w:jc w:val="center"/>
              <w:rPr/>
            </w:pPr>
            <w:r w:rsidDel="00000000" w:rsidR="00000000" w:rsidRPr="00000000">
              <w:rPr>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RKS117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Fisika Dasar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8" w:val="single"/>
            </w:tcBorders>
            <w:shd w:fill="ffffff" w:val="clear"/>
          </w:tcPr>
          <w:p w:rsidR="00000000" w:rsidDel="00000000" w:rsidP="00000000" w:rsidRDefault="00000000" w:rsidRPr="00000000" w14:paraId="000006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tcPr>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68">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6C">
            <w:pPr>
              <w:spacing w:before="28" w:lineRule="auto"/>
              <w:ind w:left="220" w:firstLine="0"/>
              <w:jc w:val="center"/>
              <w:rPr/>
            </w:pPr>
            <w:r w:rsidDel="00000000" w:rsidR="00000000" w:rsidRPr="00000000">
              <w:rPr>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RKS118</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Etos Sandi I</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000000" w:space="0" w:sz="8" w:val="single"/>
            </w:tcBorders>
            <w:shd w:fill="ffffff" w:val="clear"/>
          </w:tcPr>
          <w:p w:rsidR="00000000" w:rsidDel="00000000" w:rsidP="00000000" w:rsidRDefault="00000000" w:rsidRPr="00000000" w14:paraId="000006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fffff" w:val="clear"/>
          </w:tcPr>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72">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73">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76">
            <w:pPr>
              <w:spacing w:before="28" w:lineRule="auto"/>
              <w:ind w:left="220" w:firstLine="0"/>
              <w:jc w:val="center"/>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RKS121</w:t>
            </w:r>
          </w:p>
        </w:tc>
        <w:tc>
          <w:tcPr>
            <w:tcBorders>
              <w:top w:color="000000" w:space="0" w:sz="8"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Aljabar Linier Elementer</w:t>
            </w:r>
          </w:p>
        </w:tc>
        <w:tc>
          <w:tcPr>
            <w:tcBorders>
              <w:top w:color="000000" w:space="0" w:sz="8"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7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7C">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81">
            <w:pPr>
              <w:spacing w:before="28" w:lineRule="auto"/>
              <w:ind w:left="220" w:firstLine="0"/>
              <w:jc w:val="center"/>
              <w:rPr/>
            </w:pPr>
            <w:r w:rsidDel="00000000" w:rsidR="00000000" w:rsidRPr="00000000">
              <w:rPr>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RKS122</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Fundamental Jaringan Komputer</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8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ff" w:val="clear"/>
          </w:tcPr>
          <w:p w:rsidR="00000000" w:rsidDel="00000000" w:rsidP="00000000" w:rsidRDefault="00000000" w:rsidRPr="00000000" w14:paraId="00000686">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8B">
            <w:pPr>
              <w:spacing w:before="28" w:lineRule="auto"/>
              <w:ind w:left="220" w:firstLine="0"/>
              <w:jc w:val="center"/>
              <w:rPr/>
            </w:pPr>
            <w:r w:rsidDel="00000000" w:rsidR="00000000" w:rsidRPr="00000000">
              <w:rPr>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RKS123</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Intelijen</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8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8" w:val="single"/>
            </w:tcBorders>
            <w:shd w:fill="ffffff" w:val="clear"/>
          </w:tcPr>
          <w:p w:rsidR="00000000" w:rsidDel="00000000" w:rsidP="00000000" w:rsidRDefault="00000000" w:rsidRPr="00000000" w14:paraId="000006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ff" w:val="clear"/>
          </w:tcPr>
          <w:p w:rsidR="00000000" w:rsidDel="00000000" w:rsidP="00000000" w:rsidRDefault="00000000" w:rsidRPr="00000000" w14:paraId="00000690">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94">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95">
            <w:pPr>
              <w:spacing w:before="28" w:lineRule="auto"/>
              <w:ind w:left="220" w:firstLine="0"/>
              <w:jc w:val="center"/>
              <w:rPr/>
            </w:pPr>
            <w:r w:rsidDel="00000000" w:rsidR="00000000" w:rsidRPr="00000000">
              <w:rPr>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RKS124</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Fundamental Keamanan Informasi</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9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ff" w:val="clear"/>
          </w:tcPr>
          <w:p w:rsidR="00000000" w:rsidDel="00000000" w:rsidP="00000000" w:rsidRDefault="00000000" w:rsidRPr="00000000" w14:paraId="0000069A">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9F">
            <w:pPr>
              <w:spacing w:before="28" w:lineRule="auto"/>
              <w:ind w:left="220" w:firstLine="0"/>
              <w:jc w:val="center"/>
              <w:rPr/>
            </w:pPr>
            <w:r w:rsidDel="00000000" w:rsidR="00000000" w:rsidRPr="00000000">
              <w:rPr>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RKS125</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Statistika Dasar</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A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ff" w:val="clear"/>
          </w:tcPr>
          <w:p w:rsidR="00000000" w:rsidDel="00000000" w:rsidP="00000000" w:rsidRDefault="00000000" w:rsidRPr="00000000" w14:paraId="000006A4">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A9">
            <w:pPr>
              <w:spacing w:before="28" w:lineRule="auto"/>
              <w:ind w:left="220" w:firstLine="0"/>
              <w:jc w:val="center"/>
              <w:rPr/>
            </w:pPr>
            <w:r w:rsidDel="00000000" w:rsidR="00000000" w:rsidRPr="00000000">
              <w:rPr>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RKS126</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Biologi dan Kimia Dasar</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A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ff" w:val="clear"/>
          </w:tcPr>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AF">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B3">
            <w:pPr>
              <w:spacing w:before="28" w:lineRule="auto"/>
              <w:ind w:left="220" w:firstLine="0"/>
              <w:jc w:val="center"/>
              <w:rPr/>
            </w:pPr>
            <w:r w:rsidDel="00000000" w:rsidR="00000000" w:rsidRPr="00000000">
              <w:rPr>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RKS127</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Elektronika Dasar</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B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8" w:val="single"/>
            </w:tcBorders>
            <w:shd w:fill="ffffff" w:val="clear"/>
          </w:tcPr>
          <w:p w:rsidR="00000000" w:rsidDel="00000000" w:rsidP="00000000" w:rsidRDefault="00000000" w:rsidRPr="00000000" w14:paraId="000006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ff" w:val="clear"/>
          </w:tcPr>
          <w:p w:rsidR="00000000" w:rsidDel="00000000" w:rsidP="00000000" w:rsidRDefault="00000000" w:rsidRPr="00000000" w14:paraId="000006B8">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BD">
            <w:pPr>
              <w:spacing w:before="28" w:lineRule="auto"/>
              <w:ind w:left="220" w:firstLine="0"/>
              <w:jc w:val="center"/>
              <w:rPr/>
            </w:pPr>
            <w:r w:rsidDel="00000000" w:rsidR="00000000" w:rsidRPr="00000000">
              <w:rPr>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RKS128</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Etos Sandi II</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C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000000" w:space="0" w:sz="8" w:val="single"/>
            </w:tcBorders>
            <w:shd w:fill="ffffff" w:val="clear"/>
          </w:tcPr>
          <w:p w:rsidR="00000000" w:rsidDel="00000000" w:rsidP="00000000" w:rsidRDefault="00000000" w:rsidRPr="00000000" w14:paraId="000006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fffff" w:val="clear"/>
          </w:tcPr>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C3">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C4">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C7">
            <w:pPr>
              <w:spacing w:before="28" w:lineRule="auto"/>
              <w:ind w:left="220" w:firstLine="0"/>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RKS211</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Kontrol Akses</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C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ff" w:val="clear"/>
          </w:tcPr>
          <w:p w:rsidR="00000000" w:rsidDel="00000000" w:rsidP="00000000" w:rsidRDefault="00000000" w:rsidRPr="00000000" w14:paraId="000006CC">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D1">
            <w:pPr>
              <w:spacing w:before="28" w:lineRule="auto"/>
              <w:ind w:left="220" w:firstLine="0"/>
              <w:jc w:val="center"/>
              <w:rPr/>
            </w:pPr>
            <w:r w:rsidDel="00000000" w:rsidR="00000000" w:rsidRPr="00000000">
              <w:rPr>
                <w:rtl w:val="0"/>
              </w:rPr>
              <w:t xml:space="preserve">18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RKS212</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Pemrograman Jaringan</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D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ff" w:val="clear"/>
          </w:tcPr>
          <w:p w:rsidR="00000000" w:rsidDel="00000000" w:rsidP="00000000" w:rsidRDefault="00000000" w:rsidRPr="00000000" w14:paraId="000006D6">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DB">
            <w:pPr>
              <w:spacing w:before="28" w:lineRule="auto"/>
              <w:ind w:left="220" w:firstLine="0"/>
              <w:jc w:val="center"/>
              <w:rPr/>
            </w:pPr>
            <w:r w:rsidDel="00000000" w:rsidR="00000000" w:rsidRPr="00000000">
              <w:rPr>
                <w:rtl w:val="0"/>
              </w:rPr>
              <w:t xml:space="preserve">19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RKS213</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Pemrograman Lanjutan</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D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left w:color="000000" w:space="0" w:sz="8" w:val="single"/>
            </w:tcBorders>
            <w:shd w:fill="ffffff" w:val="clear"/>
          </w:tcPr>
          <w:p w:rsidR="00000000" w:rsidDel="00000000" w:rsidP="00000000" w:rsidRDefault="00000000" w:rsidRPr="00000000" w14:paraId="000006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ff" w:val="clear"/>
          </w:tcPr>
          <w:p w:rsidR="00000000" w:rsidDel="00000000" w:rsidP="00000000" w:rsidRDefault="00000000" w:rsidRPr="00000000" w14:paraId="000006E0">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E5">
            <w:pPr>
              <w:spacing w:before="28" w:lineRule="auto"/>
              <w:ind w:left="220" w:firstLine="0"/>
              <w:jc w:val="center"/>
              <w:rPr/>
            </w:pPr>
            <w:r w:rsidDel="00000000" w:rsidR="00000000" w:rsidRPr="00000000">
              <w:rPr>
                <w:rtl w:val="0"/>
              </w:rPr>
              <w:t xml:space="preserve">20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RKS214</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Operasi dan Virtualisasi</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E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ff" w:val="clear"/>
          </w:tcPr>
          <w:p w:rsidR="00000000" w:rsidDel="00000000" w:rsidP="00000000" w:rsidRDefault="00000000" w:rsidRPr="00000000" w14:paraId="000006EA">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EF">
            <w:pPr>
              <w:spacing w:before="28" w:lineRule="auto"/>
              <w:ind w:left="220" w:firstLine="0"/>
              <w:jc w:val="center"/>
              <w:rPr/>
            </w:pPr>
            <w:r w:rsidDel="00000000" w:rsidR="00000000" w:rsidRPr="00000000">
              <w:rPr>
                <w:rtl w:val="0"/>
              </w:rPr>
              <w:t xml:space="preserve">21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RKS215</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Kriptografi Terapan</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F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ff" w:val="clear"/>
          </w:tcPr>
          <w:p w:rsidR="00000000" w:rsidDel="00000000" w:rsidP="00000000" w:rsidRDefault="00000000" w:rsidRPr="00000000" w14:paraId="000006F4">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F5">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F6">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6F8">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6F9">
            <w:pPr>
              <w:spacing w:before="28" w:lineRule="auto"/>
              <w:ind w:left="220" w:firstLine="0"/>
              <w:jc w:val="center"/>
              <w:rPr/>
            </w:pPr>
            <w:r w:rsidDel="00000000" w:rsidR="00000000" w:rsidRPr="00000000">
              <w:rPr>
                <w:rtl w:val="0"/>
              </w:rPr>
              <w:t xml:space="preserve">22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RKS216</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6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Matematika Diskrit</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6F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6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ff" w:val="clear"/>
          </w:tcPr>
          <w:p w:rsidR="00000000" w:rsidDel="00000000" w:rsidP="00000000" w:rsidRDefault="00000000" w:rsidRPr="00000000" w14:paraId="000006FE">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6FF">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03">
            <w:pPr>
              <w:spacing w:before="28" w:lineRule="auto"/>
              <w:ind w:left="220" w:firstLine="0"/>
              <w:jc w:val="center"/>
              <w:rPr/>
            </w:pPr>
            <w:r w:rsidDel="00000000" w:rsidR="00000000" w:rsidRPr="00000000">
              <w:rPr>
                <w:rtl w:val="0"/>
              </w:rPr>
              <w:t xml:space="preserve">23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RKS217</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Telekomunikasi</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0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ff" w:val="clear"/>
          </w:tcPr>
          <w:p w:rsidR="00000000" w:rsidDel="00000000" w:rsidP="00000000" w:rsidRDefault="00000000" w:rsidRPr="00000000" w14:paraId="00000708">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0D">
            <w:pPr>
              <w:spacing w:before="28" w:lineRule="auto"/>
              <w:ind w:left="220" w:firstLine="0"/>
              <w:jc w:val="center"/>
              <w:rPr/>
            </w:pPr>
            <w:r w:rsidDel="00000000" w:rsidR="00000000" w:rsidRPr="00000000">
              <w:rPr>
                <w:rtl w:val="0"/>
              </w:rPr>
              <w:t xml:space="preserve">24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RKS218</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Etosi Sandi III</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000000" w:space="0" w:sz="8" w:val="single"/>
            </w:tcBorders>
            <w:shd w:fill="ffffff" w:val="clear"/>
          </w:tcPr>
          <w:p w:rsidR="00000000" w:rsidDel="00000000" w:rsidP="00000000" w:rsidRDefault="00000000" w:rsidRPr="00000000" w14:paraId="000007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fffff" w:val="clear"/>
          </w:tcPr>
          <w:p w:rsidR="00000000" w:rsidDel="00000000" w:rsidP="00000000" w:rsidRDefault="00000000" w:rsidRPr="00000000" w14:paraId="00000712">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13">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14">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15">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16">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17">
            <w:pPr>
              <w:spacing w:before="28" w:lineRule="auto"/>
              <w:ind w:left="220" w:firstLine="0"/>
              <w:jc w:val="center"/>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RKS221</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 Web dan Piranti Bergerak</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1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Pr>
          <w:p w:rsidR="00000000" w:rsidDel="00000000" w:rsidP="00000000" w:rsidRDefault="00000000" w:rsidRPr="00000000" w14:paraId="0000071C">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1D">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1E">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20">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21">
            <w:pPr>
              <w:spacing w:before="28" w:lineRule="auto"/>
              <w:ind w:left="220" w:firstLine="0"/>
              <w:jc w:val="center"/>
              <w:rPr/>
            </w:pPr>
            <w:r w:rsidDel="00000000" w:rsidR="00000000" w:rsidRPr="00000000">
              <w:rPr>
                <w:rtl w:val="0"/>
              </w:rPr>
              <w:t xml:space="preserve">26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RKS222</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 Perangkat Lunak</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2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Pr>
          <w:p w:rsidR="00000000" w:rsidDel="00000000" w:rsidP="00000000" w:rsidRDefault="00000000" w:rsidRPr="00000000" w14:paraId="00000726">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28">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29">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2B">
            <w:pPr>
              <w:spacing w:before="28" w:lineRule="auto"/>
              <w:ind w:left="220" w:firstLine="0"/>
              <w:jc w:val="center"/>
              <w:rPr/>
            </w:pPr>
            <w:r w:rsidDel="00000000" w:rsidR="00000000" w:rsidRPr="00000000">
              <w:rPr>
                <w:rtl w:val="0"/>
              </w:rPr>
              <w:t xml:space="preserve">27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RKS223</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 Sistem Terdistribusi</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Pr>
          <w:p w:rsidR="00000000" w:rsidDel="00000000" w:rsidP="00000000" w:rsidRDefault="00000000" w:rsidRPr="00000000" w14:paraId="00000730">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31">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32">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33">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34">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35">
            <w:pPr>
              <w:spacing w:before="28" w:lineRule="auto"/>
              <w:ind w:left="220" w:firstLine="0"/>
              <w:jc w:val="center"/>
              <w:rPr/>
            </w:pPr>
            <w:r w:rsidDel="00000000" w:rsidR="00000000" w:rsidRPr="00000000">
              <w:rPr>
                <w:rtl w:val="0"/>
              </w:rPr>
              <w:t xml:space="preserve">28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RKS224</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 Komputasi Awan</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3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Pr>
          <w:p w:rsidR="00000000" w:rsidDel="00000000" w:rsidP="00000000" w:rsidRDefault="00000000" w:rsidRPr="00000000" w14:paraId="0000073A">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3B">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3C">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3D">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3E">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3F">
            <w:pPr>
              <w:spacing w:before="28" w:lineRule="auto"/>
              <w:ind w:left="220" w:firstLine="0"/>
              <w:jc w:val="center"/>
              <w:rPr/>
            </w:pPr>
            <w:r w:rsidDel="00000000" w:rsidR="00000000" w:rsidRPr="00000000">
              <w:rPr>
                <w:rtl w:val="0"/>
              </w:rPr>
              <w:t xml:space="preserve">29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RKS225</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 Jaringan</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4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left w:color="000000" w:space="0" w:sz="8" w:val="single"/>
            </w:tcBorders>
            <w:shd w:fill="ffffff" w:val="clear"/>
          </w:tcPr>
          <w:p w:rsidR="00000000" w:rsidDel="00000000" w:rsidP="00000000" w:rsidRDefault="00000000" w:rsidRPr="00000000" w14:paraId="000007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Pr>
          <w:p w:rsidR="00000000" w:rsidDel="00000000" w:rsidP="00000000" w:rsidRDefault="00000000" w:rsidRPr="00000000" w14:paraId="00000744">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46">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48">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49">
            <w:pPr>
              <w:spacing w:before="28" w:lineRule="auto"/>
              <w:ind w:left="220" w:firstLine="0"/>
              <w:jc w:val="center"/>
              <w:rPr/>
            </w:pPr>
            <w:r w:rsidDel="00000000" w:rsidR="00000000" w:rsidRPr="00000000">
              <w:rPr>
                <w:rtl w:val="0"/>
              </w:rPr>
              <w:t xml:space="preserve">30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RKS226</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Operasi Keamanan Siber dan Sandi</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4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Pr>
          <w:p w:rsidR="00000000" w:rsidDel="00000000" w:rsidP="00000000" w:rsidRDefault="00000000" w:rsidRPr="00000000" w14:paraId="0000074E">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4F">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50">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52">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53">
            <w:pPr>
              <w:spacing w:before="28" w:lineRule="auto"/>
              <w:ind w:left="220" w:firstLine="0"/>
              <w:jc w:val="center"/>
              <w:rPr/>
            </w:pPr>
            <w:r w:rsidDel="00000000" w:rsidR="00000000" w:rsidRPr="00000000">
              <w:rPr>
                <w:rtl w:val="0"/>
              </w:rPr>
              <w:t xml:space="preserve">31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RKS227</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Etos Sandi IV</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5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000000" w:space="0" w:sz="8" w:val="single"/>
            </w:tcBorders>
            <w:shd w:fill="ffffff" w:val="clear"/>
          </w:tcPr>
          <w:p w:rsidR="00000000" w:rsidDel="00000000" w:rsidP="00000000" w:rsidRDefault="00000000" w:rsidRPr="00000000" w14:paraId="000007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Pr>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59">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5A">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5B">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5D">
            <w:pPr>
              <w:spacing w:before="28" w:lineRule="auto"/>
              <w:ind w:left="220" w:firstLine="0"/>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RKS311</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Aplikasi Berbahaya</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6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fffff" w:val="clear"/>
          </w:tcPr>
          <w:p w:rsidR="00000000" w:rsidDel="00000000" w:rsidP="00000000" w:rsidRDefault="00000000" w:rsidRPr="00000000" w14:paraId="00000762">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63">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64">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66">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67">
            <w:pPr>
              <w:spacing w:before="28" w:lineRule="auto"/>
              <w:ind w:left="220" w:firstLine="0"/>
              <w:jc w:val="center"/>
              <w:rPr/>
            </w:pPr>
            <w:r w:rsidDel="00000000" w:rsidR="00000000" w:rsidRPr="00000000">
              <w:rPr>
                <w:rtl w:val="0"/>
              </w:rPr>
              <w:t xml:space="preserve">33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RKS312</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 Kelola Keamanan Siber</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6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fffff" w:val="clear"/>
          </w:tcPr>
          <w:p w:rsidR="00000000" w:rsidDel="00000000" w:rsidP="00000000" w:rsidRDefault="00000000" w:rsidRPr="00000000" w14:paraId="0000076C">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6D">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6E">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6F">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71">
            <w:pPr>
              <w:spacing w:before="28" w:lineRule="auto"/>
              <w:ind w:left="220" w:firstLine="0"/>
              <w:jc w:val="center"/>
              <w:rPr/>
            </w:pPr>
            <w:r w:rsidDel="00000000" w:rsidR="00000000" w:rsidRPr="00000000">
              <w:rPr>
                <w:rtl w:val="0"/>
              </w:rPr>
              <w:t xml:space="preserve">34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RKS313</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Penetrasi 1</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7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fffff" w:val="clear"/>
          </w:tcPr>
          <w:p w:rsidR="00000000" w:rsidDel="00000000" w:rsidP="00000000" w:rsidRDefault="00000000" w:rsidRPr="00000000" w14:paraId="00000776">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77">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78">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79">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7B">
            <w:pPr>
              <w:spacing w:before="28" w:lineRule="auto"/>
              <w:ind w:left="220" w:firstLine="0"/>
              <w:jc w:val="center"/>
              <w:rPr/>
            </w:pPr>
            <w:r w:rsidDel="00000000" w:rsidR="00000000" w:rsidRPr="00000000">
              <w:rPr>
                <w:rtl w:val="0"/>
              </w:rPr>
              <w:t xml:space="preserve">35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RKS314</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dan Deteksi 1</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7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fffff" w:val="clear"/>
          </w:tcPr>
          <w:p w:rsidR="00000000" w:rsidDel="00000000" w:rsidP="00000000" w:rsidRDefault="00000000" w:rsidRPr="00000000" w14:paraId="00000780">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81">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82">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84">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85">
            <w:pPr>
              <w:spacing w:before="28" w:lineRule="auto"/>
              <w:ind w:left="220" w:firstLine="0"/>
              <w:jc w:val="center"/>
              <w:rPr/>
            </w:pPr>
            <w:r w:rsidDel="00000000" w:rsidR="00000000" w:rsidRPr="00000000">
              <w:rPr>
                <w:rtl w:val="0"/>
              </w:rPr>
              <w:t xml:space="preserve">36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RKS315</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Forensik Digital 1</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8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fffff" w:val="clear"/>
          </w:tcPr>
          <w:p w:rsidR="00000000" w:rsidDel="00000000" w:rsidP="00000000" w:rsidRDefault="00000000" w:rsidRPr="00000000" w14:paraId="0000078A">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8B">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8C">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8E">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8F">
            <w:pPr>
              <w:spacing w:before="28" w:lineRule="auto"/>
              <w:ind w:left="220" w:firstLine="0"/>
              <w:jc w:val="center"/>
              <w:rPr/>
            </w:pPr>
            <w:r w:rsidDel="00000000" w:rsidR="00000000" w:rsidRPr="00000000">
              <w:rPr>
                <w:rtl w:val="0"/>
              </w:rPr>
              <w:t xml:space="preserve">37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RKS316</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Hukum dan Etika Profesi</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9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8" w:val="single"/>
            </w:tcBorders>
            <w:shd w:fill="ffffff" w:val="clear"/>
          </w:tcPr>
          <w:p w:rsidR="00000000" w:rsidDel="00000000" w:rsidP="00000000" w:rsidRDefault="00000000" w:rsidRPr="00000000" w14:paraId="000007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fffff" w:val="clear"/>
          </w:tcPr>
          <w:p w:rsidR="00000000" w:rsidDel="00000000" w:rsidP="00000000" w:rsidRDefault="00000000" w:rsidRPr="00000000" w14:paraId="00000794">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95">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96">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97">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98">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99">
            <w:pPr>
              <w:spacing w:before="28" w:lineRule="auto"/>
              <w:ind w:left="220" w:firstLine="0"/>
              <w:jc w:val="center"/>
              <w:rPr/>
            </w:pPr>
            <w:r w:rsidDel="00000000" w:rsidR="00000000" w:rsidRPr="00000000">
              <w:rPr>
                <w:rtl w:val="0"/>
              </w:rPr>
              <w:t xml:space="preserve">38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RKS317</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Etos Sandi V</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9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000000" w:space="0" w:sz="8" w:val="single"/>
            </w:tcBorders>
            <w:shd w:fill="ffffff" w:val="clear"/>
          </w:tcPr>
          <w:p w:rsidR="00000000" w:rsidDel="00000000" w:rsidP="00000000" w:rsidRDefault="00000000" w:rsidRPr="00000000" w14:paraId="000007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fffff" w:val="clear"/>
          </w:tcPr>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9F">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A0">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A3">
            <w:pPr>
              <w:spacing w:before="28" w:lineRule="auto"/>
              <w:ind w:left="220" w:firstLine="0"/>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RKS321</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Metodologi Penelitian</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A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ffffff" w:val="clear"/>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A9">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AD">
            <w:pPr>
              <w:spacing w:before="28" w:lineRule="auto"/>
              <w:ind w:left="220" w:firstLine="0"/>
              <w:jc w:val="center"/>
              <w:rPr/>
            </w:pPr>
            <w:r w:rsidDel="00000000" w:rsidR="00000000" w:rsidRPr="00000000">
              <w:rPr>
                <w:rtl w:val="0"/>
              </w:rPr>
              <w:t xml:space="preserve">40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RKS322</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Kapita Selekta</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B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ffffff" w:val="clear"/>
          </w:tcPr>
          <w:p w:rsidR="00000000" w:rsidDel="00000000" w:rsidP="00000000" w:rsidRDefault="00000000" w:rsidRPr="00000000" w14:paraId="000007B2">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B3">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B7">
            <w:pPr>
              <w:spacing w:before="28" w:lineRule="auto"/>
              <w:ind w:left="220" w:firstLine="0"/>
              <w:jc w:val="center"/>
              <w:rPr/>
            </w:pPr>
            <w:r w:rsidDel="00000000" w:rsidR="00000000" w:rsidRPr="00000000">
              <w:rPr>
                <w:rtl w:val="0"/>
              </w:rPr>
              <w:t xml:space="preserve">41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RKS323</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Keamanan Informasi</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B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left w:color="000000" w:space="0" w:sz="8" w:val="single"/>
            </w:tcBorders>
            <w:shd w:fill="ffffff" w:val="clear"/>
          </w:tcPr>
          <w:p w:rsidR="00000000" w:rsidDel="00000000" w:rsidP="00000000" w:rsidRDefault="00000000" w:rsidRPr="00000000" w14:paraId="000007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ffffff" w:val="clear"/>
          </w:tcPr>
          <w:p w:rsidR="00000000" w:rsidDel="00000000" w:rsidP="00000000" w:rsidRDefault="00000000" w:rsidRPr="00000000" w14:paraId="000007BC">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BD">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BE">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BF">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C1">
            <w:pPr>
              <w:spacing w:before="28" w:lineRule="auto"/>
              <w:ind w:left="220" w:firstLine="0"/>
              <w:jc w:val="center"/>
              <w:rPr/>
            </w:pPr>
            <w:r w:rsidDel="00000000" w:rsidR="00000000" w:rsidRPr="00000000">
              <w:rPr>
                <w:rtl w:val="0"/>
              </w:rPr>
              <w:t xml:space="preserve">42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RKS324</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Penetrasi 2</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C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left w:color="000000" w:space="0" w:sz="8" w:val="single"/>
            </w:tcBorders>
            <w:shd w:fill="ffffff" w:val="clear"/>
          </w:tcPr>
          <w:p w:rsidR="00000000" w:rsidDel="00000000" w:rsidP="00000000" w:rsidRDefault="00000000" w:rsidRPr="00000000" w14:paraId="000007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ffffff" w:val="clear"/>
          </w:tcPr>
          <w:p w:rsidR="00000000" w:rsidDel="00000000" w:rsidP="00000000" w:rsidRDefault="00000000" w:rsidRPr="00000000" w14:paraId="000007C6">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C7">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C8">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C9">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CB">
            <w:pPr>
              <w:spacing w:before="28" w:lineRule="auto"/>
              <w:ind w:left="220" w:firstLine="0"/>
              <w:jc w:val="center"/>
              <w:rPr/>
            </w:pPr>
            <w:r w:rsidDel="00000000" w:rsidR="00000000" w:rsidRPr="00000000">
              <w:rPr>
                <w:rtl w:val="0"/>
              </w:rPr>
              <w:t xml:space="preserve">43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RKS325</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dan Deteksi 2</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C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left w:color="000000" w:space="0" w:sz="8" w:val="single"/>
            </w:tcBorders>
            <w:shd w:fill="ffffff" w:val="clear"/>
          </w:tcPr>
          <w:p w:rsidR="00000000" w:rsidDel="00000000" w:rsidP="00000000" w:rsidRDefault="00000000" w:rsidRPr="00000000" w14:paraId="000007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ffffff" w:val="clear"/>
          </w:tcPr>
          <w:p w:rsidR="00000000" w:rsidDel="00000000" w:rsidP="00000000" w:rsidRDefault="00000000" w:rsidRPr="00000000" w14:paraId="000007D0">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D1">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D2">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D4">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D5">
            <w:pPr>
              <w:spacing w:before="28" w:lineRule="auto"/>
              <w:ind w:left="220" w:firstLine="0"/>
              <w:jc w:val="center"/>
              <w:rPr/>
            </w:pPr>
            <w:r w:rsidDel="00000000" w:rsidR="00000000" w:rsidRPr="00000000">
              <w:rPr>
                <w:rtl w:val="0"/>
              </w:rPr>
              <w:t xml:space="preserve">44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RKS326</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Forensik Digital 2</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D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left w:color="000000" w:space="0" w:sz="8" w:val="single"/>
            </w:tcBorders>
            <w:shd w:fill="ffffff" w:val="clear"/>
          </w:tcPr>
          <w:p w:rsidR="00000000" w:rsidDel="00000000" w:rsidP="00000000" w:rsidRDefault="00000000" w:rsidRPr="00000000" w14:paraId="000007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ffffff" w:val="clear"/>
          </w:tcPr>
          <w:p w:rsidR="00000000" w:rsidDel="00000000" w:rsidP="00000000" w:rsidRDefault="00000000" w:rsidRPr="00000000" w14:paraId="000007DA">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DB">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DC">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DE">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DF">
            <w:pPr>
              <w:spacing w:before="28" w:lineRule="auto"/>
              <w:ind w:left="220" w:firstLine="0"/>
              <w:jc w:val="center"/>
              <w:rPr/>
            </w:pPr>
            <w:r w:rsidDel="00000000" w:rsidR="00000000" w:rsidRPr="00000000">
              <w:rPr>
                <w:rtl w:val="0"/>
              </w:rPr>
              <w:t xml:space="preserve">45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RKS327</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 Personil</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E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ffffff" w:val="clear"/>
          </w:tcPr>
          <w:p w:rsidR="00000000" w:rsidDel="00000000" w:rsidP="00000000" w:rsidRDefault="00000000" w:rsidRPr="00000000" w14:paraId="000007E4">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E5">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E6">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E7">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E8">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E9">
            <w:pPr>
              <w:spacing w:before="28" w:lineRule="auto"/>
              <w:ind w:left="220" w:firstLine="0"/>
              <w:jc w:val="center"/>
              <w:rPr/>
            </w:pPr>
            <w:r w:rsidDel="00000000" w:rsidR="00000000" w:rsidRPr="00000000">
              <w:rPr>
                <w:rtl w:val="0"/>
              </w:rPr>
              <w:t xml:space="preserve">46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RKS328</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7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 Insiden dan Identifikasi Ancaman</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E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left w:color="000000" w:space="0" w:sz="8" w:val="single"/>
            </w:tcBorders>
            <w:shd w:fill="ffffff" w:val="clear"/>
          </w:tcPr>
          <w:p w:rsidR="00000000" w:rsidDel="00000000" w:rsidP="00000000" w:rsidRDefault="00000000" w:rsidRPr="00000000" w14:paraId="000007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ffffff" w:val="clear"/>
          </w:tcPr>
          <w:p w:rsidR="00000000" w:rsidDel="00000000" w:rsidP="00000000" w:rsidRDefault="00000000" w:rsidRPr="00000000" w14:paraId="000007EE">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EF">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F0">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F2">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F3">
            <w:pPr>
              <w:spacing w:before="28" w:lineRule="auto"/>
              <w:ind w:left="220" w:firstLine="0"/>
              <w:jc w:val="center"/>
              <w:rPr/>
            </w:pPr>
            <w:r w:rsidDel="00000000" w:rsidR="00000000" w:rsidRPr="00000000">
              <w:rPr>
                <w:rtl w:val="0"/>
              </w:rPr>
              <w:t xml:space="preserve">47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RKS329</w:t>
            </w:r>
          </w:p>
        </w:tc>
        <w:tc>
          <w:tcPr>
            <w:tcBorders>
              <w:top w:color="000000" w:space="0" w:sz="4" w:val="single"/>
              <w:left w:color="000000" w:space="0" w:sz="4" w:val="single"/>
              <w:bottom w:color="000000" w:space="0" w:sz="8" w:val="single"/>
              <w:right w:color="000000" w:space="0" w:sz="4" w:val="single"/>
            </w:tcBorders>
            <w:tcMar>
              <w:left w:w="100.0" w:type="dxa"/>
              <w:right w:w="100.0" w:type="dxa"/>
            </w:tcMar>
          </w:tcPr>
          <w:p w:rsidR="00000000" w:rsidDel="00000000" w:rsidP="00000000" w:rsidRDefault="00000000" w:rsidRPr="00000000" w14:paraId="000007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Etos Sandi VI</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7F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000000" w:space="0" w:sz="8" w:val="single"/>
            </w:tcBorders>
            <w:shd w:fill="ffffff" w:val="clear"/>
          </w:tcPr>
          <w:p w:rsidR="00000000" w:rsidDel="00000000" w:rsidP="00000000" w:rsidRDefault="00000000" w:rsidRPr="00000000" w14:paraId="000007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ffffff" w:val="clear"/>
          </w:tcPr>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F9">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FA">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7FC">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7FD">
            <w:pPr>
              <w:spacing w:before="28" w:lineRule="auto"/>
              <w:ind w:left="220" w:firstLine="0"/>
              <w:jc w:val="center"/>
              <w:rPr/>
            </w:pPr>
            <w:r w:rsidDel="00000000" w:rsidR="00000000" w:rsidRPr="00000000">
              <w:rPr>
                <w:rtl w:val="0"/>
              </w:rPr>
              <w:t xml:space="preserve">48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RKS411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Magang</w:t>
            </w:r>
          </w:p>
        </w:tc>
        <w:tc>
          <w:tcPr>
            <w:tcBorders>
              <w:top w:color="000000" w:space="0" w:sz="4" w:val="single"/>
              <w:left w:color="000000" w:space="0" w:sz="8"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80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left w:color="000000" w:space="0" w:sz="8" w:val="single"/>
            </w:tcBorders>
            <w:shd w:fill="ffffff" w:val="clear"/>
          </w:tcPr>
          <w:p w:rsidR="00000000" w:rsidDel="00000000" w:rsidP="00000000" w:rsidRDefault="00000000" w:rsidRPr="00000000" w14:paraId="000008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ffffff" w:val="clear"/>
          </w:tcPr>
          <w:p w:rsidR="00000000" w:rsidDel="00000000" w:rsidP="00000000" w:rsidRDefault="00000000" w:rsidRPr="00000000" w14:paraId="00000802">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03">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04">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05">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06">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807">
            <w:pPr>
              <w:spacing w:before="28" w:lineRule="auto"/>
              <w:ind w:left="220" w:firstLine="0"/>
              <w:jc w:val="center"/>
              <w:rPr/>
            </w:pPr>
            <w:r w:rsidDel="00000000" w:rsidR="00000000" w:rsidRPr="00000000">
              <w:rPr>
                <w:rtl w:val="0"/>
              </w:rPr>
              <w:t xml:space="preserve">49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RKS412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Seminar Penulisan Tugas Akhir</w:t>
            </w:r>
          </w:p>
        </w:tc>
        <w:tc>
          <w:tcPr>
            <w:tcBorders>
              <w:top w:color="000000" w:space="0" w:sz="4" w:val="single"/>
              <w:left w:color="000000" w:space="0" w:sz="8"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8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8" w:val="single"/>
            </w:tcBorders>
            <w:shd w:fill="ffffff" w:val="clear"/>
          </w:tcPr>
          <w:p w:rsidR="00000000" w:rsidDel="00000000" w:rsidP="00000000" w:rsidRDefault="00000000" w:rsidRPr="00000000" w14:paraId="000008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ffffff" w:val="clear"/>
          </w:tcPr>
          <w:p w:rsidR="00000000" w:rsidDel="00000000" w:rsidP="00000000" w:rsidRDefault="00000000" w:rsidRPr="00000000" w14:paraId="0000080C">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0D">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811">
            <w:pPr>
              <w:spacing w:before="28" w:lineRule="auto"/>
              <w:ind w:left="220" w:firstLine="0"/>
              <w:jc w:val="center"/>
              <w:rPr/>
            </w:pPr>
            <w:r w:rsidDel="00000000" w:rsidR="00000000" w:rsidRPr="00000000">
              <w:rPr>
                <w:rtl w:val="0"/>
              </w:rPr>
              <w:t xml:space="preserve">50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RKS411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8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Etos Sandi VII</w:t>
            </w:r>
          </w:p>
        </w:tc>
        <w:tc>
          <w:tcPr>
            <w:tcBorders>
              <w:top w:color="000000" w:space="0" w:sz="4" w:val="single"/>
              <w:left w:color="000000" w:space="0" w:sz="8"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81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000000" w:space="0" w:sz="8" w:val="single"/>
            </w:tcBorders>
            <w:shd w:fill="ffffff" w:val="clear"/>
          </w:tcPr>
          <w:p w:rsidR="00000000" w:rsidDel="00000000" w:rsidP="00000000" w:rsidRDefault="00000000" w:rsidRPr="00000000" w14:paraId="000008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ffffff" w:val="clear"/>
          </w:tcPr>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17">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18">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19">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81B">
            <w:pPr>
              <w:spacing w:before="28" w:lineRule="auto"/>
              <w:ind w:left="220" w:firstLine="0"/>
              <w:jc w:val="center"/>
              <w:rPr/>
            </w:pPr>
            <w:r w:rsidDel="00000000" w:rsidR="00000000" w:rsidRPr="00000000">
              <w:rPr>
                <w:rtl w:val="0"/>
              </w:rPr>
              <w:t xml:space="preserve">51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RKS421</w:t>
            </w:r>
          </w:p>
        </w:tc>
        <w:tc>
          <w:tcPr>
            <w:tcBorders>
              <w:top w:color="000000" w:space="0" w:sz="8"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8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Tugas Akhir</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81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left w:color="000000" w:space="0" w:sz="8" w:val="single"/>
            </w:tcBorders>
            <w:shd w:fill="ffffff" w:val="clear"/>
          </w:tcPr>
          <w:p w:rsidR="00000000" w:rsidDel="00000000" w:rsidP="00000000" w:rsidRDefault="00000000" w:rsidRPr="00000000" w14:paraId="000008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ffffff" w:val="clear"/>
          </w:tcPr>
          <w:p w:rsidR="00000000" w:rsidDel="00000000" w:rsidP="00000000" w:rsidRDefault="00000000" w:rsidRPr="00000000" w14:paraId="00000820">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21">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825">
            <w:pPr>
              <w:spacing w:before="28" w:lineRule="auto"/>
              <w:ind w:left="220" w:firstLine="0"/>
              <w:jc w:val="center"/>
              <w:rPr/>
            </w:pPr>
            <w:r w:rsidDel="00000000" w:rsidR="00000000" w:rsidRPr="00000000">
              <w:rPr>
                <w:rtl w:val="0"/>
              </w:rPr>
              <w:t xml:space="preserve">52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RKS422</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8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Pendidikan Agama</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82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8" w:val="single"/>
            </w:tcBorders>
            <w:shd w:fill="ffffff" w:val="clear"/>
          </w:tcPr>
          <w:p w:rsidR="00000000" w:rsidDel="00000000" w:rsidP="00000000" w:rsidRDefault="00000000" w:rsidRPr="00000000" w14:paraId="000008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ffffff" w:val="clear"/>
          </w:tcPr>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2B">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2E">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82F">
            <w:pPr>
              <w:spacing w:before="28" w:lineRule="auto"/>
              <w:ind w:left="220" w:firstLine="0"/>
              <w:jc w:val="center"/>
              <w:rPr/>
            </w:pPr>
            <w:r w:rsidDel="00000000" w:rsidR="00000000" w:rsidRPr="00000000">
              <w:rPr>
                <w:rtl w:val="0"/>
              </w:rPr>
              <w:t xml:space="preserve">53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RKS423</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8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Pendidikan Pancasila</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83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8" w:val="single"/>
            </w:tcBorders>
            <w:shd w:fill="ffffff" w:val="clear"/>
          </w:tcPr>
          <w:p w:rsidR="00000000" w:rsidDel="00000000" w:rsidP="00000000" w:rsidRDefault="00000000" w:rsidRPr="00000000" w14:paraId="000008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ffffff" w:val="clear"/>
          </w:tcPr>
          <w:p w:rsidR="00000000" w:rsidDel="00000000" w:rsidP="00000000" w:rsidRDefault="00000000" w:rsidRPr="00000000" w14:paraId="00000834">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35">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36">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37">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38">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839">
            <w:pPr>
              <w:spacing w:before="28" w:lineRule="auto"/>
              <w:ind w:left="220" w:firstLine="0"/>
              <w:jc w:val="center"/>
              <w:rPr/>
            </w:pPr>
            <w:r w:rsidDel="00000000" w:rsidR="00000000" w:rsidRPr="00000000">
              <w:rPr>
                <w:rtl w:val="0"/>
              </w:rPr>
              <w:t xml:space="preserve">54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RKS424</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8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Pendidikan Kewarganegaraan</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83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8" w:val="single"/>
            </w:tcBorders>
            <w:shd w:fill="ffffff" w:val="clear"/>
          </w:tcPr>
          <w:p w:rsidR="00000000" w:rsidDel="00000000" w:rsidP="00000000" w:rsidRDefault="00000000" w:rsidRPr="00000000" w14:paraId="000008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ffffff" w:val="clear"/>
          </w:tcPr>
          <w:p w:rsidR="00000000" w:rsidDel="00000000" w:rsidP="00000000" w:rsidRDefault="00000000" w:rsidRPr="00000000" w14:paraId="0000083E">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3F">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tl w:val="0"/>
              </w:rPr>
            </w:r>
          </w:p>
        </w:tc>
      </w:tr>
      <w:tr>
        <w:trPr>
          <w:cantSplit w:val="0"/>
          <w:trHeight w:val="445.87455840771077"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843">
            <w:pPr>
              <w:spacing w:before="28" w:lineRule="auto"/>
              <w:ind w:left="220" w:firstLine="0"/>
              <w:jc w:val="center"/>
              <w:rPr/>
            </w:pPr>
            <w:r w:rsidDel="00000000" w:rsidR="00000000" w:rsidRPr="00000000">
              <w:rPr>
                <w:rtl w:val="0"/>
              </w:rPr>
              <w:t xml:space="preserve">55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RKS421</w:t>
            </w:r>
          </w:p>
        </w:tc>
        <w:tc>
          <w:tcPr>
            <w:tcBorders>
              <w:top w:color="000000" w:space="0" w:sz="4" w:val="single"/>
              <w:left w:color="000000" w:space="0" w:sz="4" w:val="single"/>
              <w:bottom w:color="000000" w:space="0" w:sz="4" w:val="single"/>
              <w:right w:color="000000" w:space="0" w:sz="4" w:val="single"/>
            </w:tcBorders>
            <w:tcMar>
              <w:left w:w="100.0" w:type="dxa"/>
              <w:right w:w="100.0" w:type="dxa"/>
            </w:tcMar>
          </w:tcPr>
          <w:p w:rsidR="00000000" w:rsidDel="00000000" w:rsidP="00000000" w:rsidRDefault="00000000" w:rsidRPr="00000000" w14:paraId="000008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Etos Sandi VIII</w:t>
            </w:r>
          </w:p>
        </w:tc>
        <w:tc>
          <w:tcPr>
            <w:tcBorders>
              <w:top w:color="000000" w:space="0" w:sz="4" w:val="single"/>
              <w:left w:color="000000" w:space="0" w:sz="4" w:val="single"/>
              <w:bottom w:color="000000" w:space="0" w:sz="4" w:val="single"/>
              <w:right w:color="000000" w:space="0" w:sz="8" w:val="single"/>
            </w:tcBorders>
            <w:tcMar>
              <w:left w:w="100.0" w:type="dxa"/>
              <w:right w:w="100.0" w:type="dxa"/>
            </w:tcMar>
          </w:tcPr>
          <w:p w:rsidR="00000000" w:rsidDel="00000000" w:rsidP="00000000" w:rsidRDefault="00000000" w:rsidRPr="00000000" w14:paraId="0000084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000000" w:space="0" w:sz="8" w:val="single"/>
            </w:tcBorders>
            <w:shd w:fill="ffffff" w:val="clear"/>
          </w:tcPr>
          <w:p w:rsidR="00000000" w:rsidDel="00000000" w:rsidP="00000000" w:rsidRDefault="00000000" w:rsidRPr="00000000" w14:paraId="000008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ffffff" w:val="clear"/>
          </w:tcPr>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49">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4A">
            <w:pPr>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ff" w:val="clear"/>
          </w:tcPr>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tl w:val="0"/>
              </w:rPr>
            </w:r>
          </w:p>
        </w:tc>
        <w:tc>
          <w:tcPr>
            <w:shd w:fill="ffffff" w:val="clear"/>
          </w:tcPr>
          <w:p w:rsidR="00000000" w:rsidDel="00000000" w:rsidP="00000000" w:rsidRDefault="00000000" w:rsidRPr="00000000" w14:paraId="0000084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4D">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4E">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4F">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50">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51">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52">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53">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54">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55">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56">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57">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58">
      <w:pPr>
        <w:spacing w:after="38" w:before="37" w:lineRule="auto"/>
        <w:ind w:left="2526" w:right="1825" w:firstLine="0"/>
        <w:jc w:val="center"/>
        <w:rPr>
          <w:b w:val="1"/>
          <w:bCs w:val="1"/>
        </w:rPr>
      </w:pPr>
      <w:r w:rsidDel="00000000" w:rsidR="00000000" w:rsidRPr="00000000">
        <w:rPr>
          <w:b w:val="1"/>
          <w:bCs w:val="1"/>
          <w:rtl w:val="0"/>
        </w:rPr>
        <w:t xml:space="preserve">Tabel 2.B.2 </w:t>
      </w:r>
      <w:r w:rsidDel="00000000" w:rsidR="00000000" w:rsidRPr="00000000">
        <w:rPr>
          <w:b w:val="1"/>
          <w:bCs w:val="1"/>
          <w:rtl w:val="0"/>
        </w:rPr>
        <w:t xml:space="preserve">Pemetaan Capaian Pembelajaran Lulusan dan Profil Lulusan</w:t>
      </w:r>
    </w:p>
    <w:p w:rsidR="00000000" w:rsidDel="00000000" w:rsidP="00000000" w:rsidRDefault="00000000" w:rsidRPr="00000000" w14:paraId="00000859">
      <w:pPr>
        <w:spacing w:after="38" w:before="37" w:lineRule="auto"/>
        <w:ind w:left="2526" w:right="1825" w:firstLine="0"/>
        <w:jc w:val="center"/>
        <w:rPr>
          <w:b w:val="1"/>
          <w:bCs w:val="1"/>
        </w:rPr>
      </w:pPr>
      <w:r w:rsidDel="00000000" w:rsidR="00000000" w:rsidRPr="00000000">
        <w:rPr>
          <w:rtl w:val="0"/>
        </w:rPr>
      </w:r>
    </w:p>
    <w:tbl>
      <w:tblPr>
        <w:tblStyle w:val="Table13"/>
        <w:tblpPr w:leftFromText="180" w:rightFromText="180" w:topFromText="180" w:bottomFromText="180" w:vertAnchor="text" w:horzAnchor="text" w:tblpX="1825.0000000000002" w:tblpY="0"/>
        <w:tblW w:w="12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6510"/>
        <w:gridCol w:w="990"/>
        <w:gridCol w:w="990"/>
        <w:gridCol w:w="990"/>
        <w:gridCol w:w="990"/>
        <w:gridCol w:w="990"/>
        <w:tblGridChange w:id="0">
          <w:tblGrid>
            <w:gridCol w:w="1125"/>
            <w:gridCol w:w="6510"/>
            <w:gridCol w:w="990"/>
            <w:gridCol w:w="990"/>
            <w:gridCol w:w="990"/>
            <w:gridCol w:w="990"/>
            <w:gridCol w:w="990"/>
          </w:tblGrid>
        </w:tblGridChange>
      </w:tblGrid>
      <w:tr>
        <w:trPr>
          <w:cantSplit w:val="0"/>
          <w:trHeight w:val="285"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0.0" w:type="dxa"/>
              <w:bottom w:w="0.0" w:type="dxa"/>
            </w:tcMar>
          </w:tcPr>
          <w:p w:rsidR="00000000" w:rsidDel="00000000" w:rsidP="00000000" w:rsidRDefault="00000000" w:rsidRPr="00000000" w14:paraId="0000085A">
            <w:pPr>
              <w:spacing w:after="240" w:before="240" w:lineRule="auto"/>
              <w:jc w:val="center"/>
              <w:rPr>
                <w:b w:val="1"/>
                <w:bCs w:val="1"/>
              </w:rPr>
            </w:pPr>
            <w:r w:rsidDel="00000000" w:rsidR="00000000" w:rsidRPr="00000000">
              <w:rPr>
                <w:b w:val="1"/>
                <w:bCs w:val="1"/>
                <w:rtl w:val="0"/>
              </w:rPr>
              <w:t xml:space="preserve">Deskripsi CPL Prodi</w:t>
            </w:r>
          </w:p>
        </w:tc>
        <w:tc>
          <w:tcPr>
            <w:tcBorders>
              <w:top w:color="000000" w:space="0" w:sz="4" w:val="single"/>
              <w:left w:color="000000" w:space="0" w:sz="4" w:val="single"/>
              <w:bottom w:color="000000" w:space="0" w:sz="4" w:val="single"/>
              <w:right w:color="000000" w:space="0" w:sz="4" w:val="single"/>
            </w:tcBorders>
            <w:shd w:fill="d9d9d9" w:val="clear"/>
            <w:tcMar>
              <w:top w:w="0.0" w:type="dxa"/>
              <w:bottom w:w="0.0" w:type="dxa"/>
            </w:tcMar>
          </w:tcPr>
          <w:p w:rsidR="00000000" w:rsidDel="00000000" w:rsidP="00000000" w:rsidRDefault="00000000" w:rsidRPr="00000000" w14:paraId="0000085C">
            <w:pPr>
              <w:spacing w:after="240" w:before="240" w:lineRule="auto"/>
              <w:jc w:val="center"/>
              <w:rPr>
                <w:b w:val="1"/>
                <w:bCs w:val="1"/>
              </w:rPr>
            </w:pPr>
            <w:r w:rsidDel="00000000" w:rsidR="00000000" w:rsidRPr="00000000">
              <w:rPr>
                <w:b w:val="1"/>
                <w:bCs w:val="1"/>
                <w:rtl w:val="0"/>
              </w:rPr>
              <w:t xml:space="preserve">PL01</w:t>
            </w:r>
          </w:p>
        </w:tc>
        <w:tc>
          <w:tcPr>
            <w:tcBorders>
              <w:top w:color="000000" w:space="0" w:sz="4" w:val="single"/>
              <w:left w:color="000000" w:space="0" w:sz="4" w:val="single"/>
              <w:bottom w:color="000000" w:space="0" w:sz="4" w:val="single"/>
              <w:right w:color="000000" w:space="0" w:sz="4" w:val="single"/>
            </w:tcBorders>
            <w:shd w:fill="d9d9d9" w:val="clear"/>
            <w:tcMar>
              <w:top w:w="0.0" w:type="dxa"/>
              <w:bottom w:w="0.0" w:type="dxa"/>
            </w:tcMar>
          </w:tcPr>
          <w:p w:rsidR="00000000" w:rsidDel="00000000" w:rsidP="00000000" w:rsidRDefault="00000000" w:rsidRPr="00000000" w14:paraId="0000085D">
            <w:pPr>
              <w:spacing w:after="240" w:before="240" w:lineRule="auto"/>
              <w:jc w:val="center"/>
              <w:rPr>
                <w:b w:val="1"/>
                <w:bCs w:val="1"/>
              </w:rPr>
            </w:pPr>
            <w:r w:rsidDel="00000000" w:rsidR="00000000" w:rsidRPr="00000000">
              <w:rPr>
                <w:b w:val="1"/>
                <w:bCs w:val="1"/>
                <w:rtl w:val="0"/>
              </w:rPr>
              <w:t xml:space="preserve">PL02</w:t>
            </w:r>
          </w:p>
        </w:tc>
        <w:tc>
          <w:tcPr>
            <w:tcBorders>
              <w:top w:color="000000" w:space="0" w:sz="4" w:val="single"/>
              <w:left w:color="000000" w:space="0" w:sz="4" w:val="single"/>
              <w:bottom w:color="000000" w:space="0" w:sz="4" w:val="single"/>
              <w:right w:color="000000" w:space="0" w:sz="4" w:val="single"/>
            </w:tcBorders>
            <w:shd w:fill="d9d9d9" w:val="clear"/>
            <w:tcMar>
              <w:top w:w="0.0" w:type="dxa"/>
              <w:bottom w:w="0.0" w:type="dxa"/>
            </w:tcMar>
          </w:tcPr>
          <w:p w:rsidR="00000000" w:rsidDel="00000000" w:rsidP="00000000" w:rsidRDefault="00000000" w:rsidRPr="00000000" w14:paraId="0000085E">
            <w:pPr>
              <w:spacing w:after="240" w:before="240" w:lineRule="auto"/>
              <w:jc w:val="center"/>
              <w:rPr>
                <w:b w:val="1"/>
                <w:bCs w:val="1"/>
              </w:rPr>
            </w:pPr>
            <w:r w:rsidDel="00000000" w:rsidR="00000000" w:rsidRPr="00000000">
              <w:rPr>
                <w:b w:val="1"/>
                <w:bCs w:val="1"/>
                <w:rtl w:val="0"/>
              </w:rPr>
              <w:t xml:space="preserve">PL03</w:t>
            </w:r>
          </w:p>
        </w:tc>
        <w:tc>
          <w:tcPr>
            <w:tcBorders>
              <w:top w:color="000000" w:space="0" w:sz="4" w:val="single"/>
              <w:left w:color="000000" w:space="0" w:sz="4" w:val="single"/>
              <w:bottom w:color="000000" w:space="0" w:sz="4" w:val="single"/>
              <w:right w:color="000000" w:space="0" w:sz="4" w:val="single"/>
            </w:tcBorders>
            <w:shd w:fill="d9d9d9" w:val="clear"/>
            <w:tcMar>
              <w:top w:w="0.0" w:type="dxa"/>
              <w:bottom w:w="0.0" w:type="dxa"/>
            </w:tcMar>
          </w:tcPr>
          <w:p w:rsidR="00000000" w:rsidDel="00000000" w:rsidP="00000000" w:rsidRDefault="00000000" w:rsidRPr="00000000" w14:paraId="0000085F">
            <w:pPr>
              <w:spacing w:after="240" w:before="240" w:lineRule="auto"/>
              <w:jc w:val="center"/>
              <w:rPr>
                <w:b w:val="1"/>
                <w:bCs w:val="1"/>
              </w:rPr>
            </w:pPr>
            <w:r w:rsidDel="00000000" w:rsidR="00000000" w:rsidRPr="00000000">
              <w:rPr>
                <w:b w:val="1"/>
                <w:bCs w:val="1"/>
                <w:rtl w:val="0"/>
              </w:rPr>
              <w:t xml:space="preserve">PL04</w:t>
            </w:r>
          </w:p>
        </w:tc>
        <w:tc>
          <w:tcPr>
            <w:tcBorders>
              <w:top w:color="000000" w:space="0" w:sz="4" w:val="single"/>
              <w:left w:color="000000" w:space="0" w:sz="4" w:val="single"/>
              <w:bottom w:color="000000" w:space="0" w:sz="4" w:val="single"/>
              <w:right w:color="000000" w:space="0" w:sz="4" w:val="single"/>
            </w:tcBorders>
            <w:shd w:fill="d9d9d9" w:val="clear"/>
            <w:tcMar>
              <w:top w:w="0.0" w:type="dxa"/>
              <w:bottom w:w="0.0" w:type="dxa"/>
            </w:tcMar>
          </w:tcPr>
          <w:p w:rsidR="00000000" w:rsidDel="00000000" w:rsidP="00000000" w:rsidRDefault="00000000" w:rsidRPr="00000000" w14:paraId="00000860">
            <w:pPr>
              <w:spacing w:after="240" w:before="240" w:lineRule="auto"/>
              <w:jc w:val="center"/>
              <w:rPr>
                <w:b w:val="1"/>
                <w:bCs w:val="1"/>
              </w:rPr>
            </w:pPr>
            <w:r w:rsidDel="00000000" w:rsidR="00000000" w:rsidRPr="00000000">
              <w:rPr>
                <w:b w:val="1"/>
                <w:bCs w:val="1"/>
                <w:rtl w:val="0"/>
              </w:rPr>
              <w:t xml:space="preserve">PL05</w:t>
            </w:r>
          </w:p>
        </w:tc>
      </w:tr>
      <w:tr>
        <w:trPr>
          <w:cantSplit w:val="0"/>
          <w:trHeight w:val="23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1">
            <w:pPr>
              <w:spacing w:after="240" w:before="240" w:lineRule="auto"/>
              <w:jc w:val="center"/>
              <w:rPr/>
            </w:pPr>
            <w:r w:rsidDel="00000000" w:rsidR="00000000" w:rsidRPr="00000000">
              <w:rPr>
                <w:rtl w:val="0"/>
              </w:rPr>
              <w:t xml:space="preserve">CPL01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2">
            <w:pPr>
              <w:spacing w:after="240" w:before="240" w:lineRule="auto"/>
              <w:jc w:val="both"/>
              <w:rPr/>
            </w:pPr>
            <w:r w:rsidDel="00000000" w:rsidR="00000000" w:rsidRPr="00000000">
              <w:rPr>
                <w:rtl w:val="0"/>
              </w:rPr>
              <w:t xml:space="preserve">Mampu memahami konsep dasar matematika, statistika dan teknik kriptografi serta mengaplikasikannya dalam bidang keamanan siber dan sandi</w:t>
            </w:r>
          </w:p>
          <w:p w:rsidR="00000000" w:rsidDel="00000000" w:rsidP="00000000" w:rsidRDefault="00000000" w:rsidRPr="00000000" w14:paraId="00000863">
            <w:pPr>
              <w:spacing w:after="240" w:before="240" w:lineRule="auto"/>
              <w:jc w:val="both"/>
              <w:rPr>
                <w:i w:val="1"/>
                <w:iCs w:val="1"/>
              </w:rPr>
            </w:pPr>
            <w:r w:rsidDel="00000000" w:rsidR="00000000" w:rsidRPr="00000000">
              <w:rPr>
                <w:i w:val="1"/>
                <w:iCs w:val="1"/>
                <w:rtl w:val="0"/>
              </w:rPr>
              <w:t xml:space="preserve">Able to understand the basic concepts of mathematics, statistics and cryptographic techniques and apply them in the field of cybersecurity and cryptography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4">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5">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6">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7">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8">
            <w:pPr>
              <w:spacing w:after="240" w:before="240" w:lineRule="auto"/>
              <w:jc w:val="center"/>
              <w:rPr/>
            </w:pPr>
            <w:r w:rsidDel="00000000" w:rsidR="00000000" w:rsidRPr="00000000">
              <w:rPr>
                <w:rtl w:val="0"/>
              </w:rPr>
              <w:t xml:space="preserve"> </w:t>
            </w:r>
          </w:p>
        </w:tc>
      </w:tr>
      <w:tr>
        <w:trPr>
          <w:cantSplit w:val="0"/>
          <w:trHeight w:val="23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9">
            <w:pPr>
              <w:spacing w:after="240" w:before="240" w:lineRule="auto"/>
              <w:jc w:val="center"/>
              <w:rPr/>
            </w:pPr>
            <w:r w:rsidDel="00000000" w:rsidR="00000000" w:rsidRPr="00000000">
              <w:rPr>
                <w:rtl w:val="0"/>
              </w:rPr>
              <w:t xml:space="preserve">CPL02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A">
            <w:pPr>
              <w:spacing w:after="240" w:before="240" w:lineRule="auto"/>
              <w:jc w:val="both"/>
              <w:rPr/>
            </w:pPr>
            <w:r w:rsidDel="00000000" w:rsidR="00000000" w:rsidRPr="00000000">
              <w:rPr>
                <w:rtl w:val="0"/>
              </w:rPr>
              <w:t xml:space="preserve">Mampu memahami konsep pemrograman, teknologi informasi dan komunikasi, jaringan komputer, keamanan informasi dan mengaplikasikannya dalam bidang keamanan siber dan sandi</w:t>
            </w:r>
          </w:p>
          <w:p w:rsidR="00000000" w:rsidDel="00000000" w:rsidP="00000000" w:rsidRDefault="00000000" w:rsidRPr="00000000" w14:paraId="0000086B">
            <w:pPr>
              <w:spacing w:after="240" w:before="240" w:lineRule="auto"/>
              <w:jc w:val="both"/>
              <w:rPr>
                <w:i w:val="1"/>
                <w:iCs w:val="1"/>
              </w:rPr>
            </w:pPr>
            <w:r w:rsidDel="00000000" w:rsidR="00000000" w:rsidRPr="00000000">
              <w:rPr>
                <w:i w:val="1"/>
                <w:iCs w:val="1"/>
                <w:rtl w:val="0"/>
              </w:rPr>
              <w:t xml:space="preserve">Able to understand the concepts of programming, information and communication technology, computer networks, information security and it’s implementation in the fields of cybersecurity and cryptography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C">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D">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E">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6F">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0">
            <w:pPr>
              <w:spacing w:after="240" w:before="240" w:lineRule="auto"/>
              <w:jc w:val="center"/>
              <w:rPr/>
            </w:pPr>
            <w:r w:rsidDel="00000000" w:rsidR="00000000" w:rsidRPr="00000000">
              <w:rPr>
                <w:rtl w:val="0"/>
              </w:rPr>
              <w:t xml:space="preserve"> </w:t>
            </w:r>
          </w:p>
        </w:tc>
      </w:tr>
      <w:tr>
        <w:trPr>
          <w:cantSplit w:val="0"/>
          <w:trHeight w:val="23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1">
            <w:pPr>
              <w:spacing w:after="240" w:before="240" w:lineRule="auto"/>
              <w:jc w:val="center"/>
              <w:rPr/>
            </w:pPr>
            <w:r w:rsidDel="00000000" w:rsidR="00000000" w:rsidRPr="00000000">
              <w:rPr>
                <w:rtl w:val="0"/>
              </w:rPr>
              <w:t xml:space="preserve">CPL03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2">
            <w:pPr>
              <w:spacing w:after="240" w:before="240" w:lineRule="auto"/>
              <w:jc w:val="both"/>
              <w:rPr/>
            </w:pPr>
            <w:r w:rsidDel="00000000" w:rsidR="00000000" w:rsidRPr="00000000">
              <w:rPr>
                <w:rtl w:val="0"/>
              </w:rPr>
              <w:t xml:space="preserve">Mampu memahami konsep intelijen, keamanan siber, dan perangkat elektronik dan mengaplikasikannya dalam operasi keamanan siber dan sandi</w:t>
            </w:r>
          </w:p>
          <w:p w:rsidR="00000000" w:rsidDel="00000000" w:rsidP="00000000" w:rsidRDefault="00000000" w:rsidRPr="00000000" w14:paraId="00000873">
            <w:pPr>
              <w:spacing w:after="240" w:before="240" w:lineRule="auto"/>
              <w:jc w:val="both"/>
              <w:rPr>
                <w:i w:val="1"/>
                <w:iCs w:val="1"/>
              </w:rPr>
            </w:pPr>
            <w:r w:rsidDel="00000000" w:rsidR="00000000" w:rsidRPr="00000000">
              <w:rPr>
                <w:i w:val="1"/>
                <w:iCs w:val="1"/>
                <w:rtl w:val="0"/>
              </w:rPr>
              <w:t xml:space="preserve">Able to understand the concepts of intelligence, cyber security, and electronic devices and apply them in cybersecurity and crypto operations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4">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5">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6">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7">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8">
            <w:pPr>
              <w:spacing w:after="240" w:before="240" w:lineRule="auto"/>
              <w:jc w:val="center"/>
              <w:rPr/>
            </w:pPr>
            <w:r w:rsidDel="00000000" w:rsidR="00000000" w:rsidRPr="00000000">
              <w:rPr>
                <w:rtl w:val="0"/>
              </w:rPr>
              <w:t xml:space="preserve"> </w:t>
            </w:r>
          </w:p>
        </w:tc>
      </w:tr>
      <w:tr>
        <w:trPr>
          <w:cantSplit w:val="0"/>
          <w:trHeight w:val="289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9">
            <w:pPr>
              <w:spacing w:after="240" w:before="240" w:lineRule="auto"/>
              <w:jc w:val="center"/>
              <w:rPr/>
            </w:pPr>
            <w:r w:rsidDel="00000000" w:rsidR="00000000" w:rsidRPr="00000000">
              <w:rPr>
                <w:rtl w:val="0"/>
              </w:rPr>
              <w:t xml:space="preserve">CPL04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A">
            <w:pPr>
              <w:spacing w:after="240" w:before="240" w:lineRule="auto"/>
              <w:jc w:val="both"/>
              <w:rPr/>
            </w:pPr>
            <w:r w:rsidDel="00000000" w:rsidR="00000000" w:rsidRPr="00000000">
              <w:rPr>
                <w:rtl w:val="0"/>
              </w:rPr>
              <w:t xml:space="preserve">Mampu berpikir logis dan sistematis, mengembangkan diri secara terus menerus, adaptif terhadap terhadap perkembangan teknologi, dan menginternalisasi sistem nilai BSSN dalam melakukan jenis pekerjaan spesifik di bidang keamanan siber dan sandi</w:t>
            </w:r>
          </w:p>
          <w:p w:rsidR="00000000" w:rsidDel="00000000" w:rsidP="00000000" w:rsidRDefault="00000000" w:rsidRPr="00000000" w14:paraId="0000087B">
            <w:pPr>
              <w:spacing w:after="240" w:before="240" w:lineRule="auto"/>
              <w:jc w:val="both"/>
              <w:rPr>
                <w:i w:val="1"/>
                <w:iCs w:val="1"/>
              </w:rPr>
            </w:pPr>
            <w:r w:rsidDel="00000000" w:rsidR="00000000" w:rsidRPr="00000000">
              <w:rPr>
                <w:i w:val="1"/>
                <w:iCs w:val="1"/>
                <w:rtl w:val="0"/>
              </w:rPr>
              <w:t xml:space="preserve">Able to apply logical and systematic thinking, lifelong self development, adaptive to technology development, and internalize the BSSN value system in carrying out specific types of work in the field of cybersecurity and cryptography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C">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D">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E">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7F">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0">
            <w:pPr>
              <w:spacing w:after="240" w:before="240" w:lineRule="auto"/>
              <w:jc w:val="center"/>
              <w:rPr/>
            </w:pPr>
            <w:r w:rsidDel="00000000" w:rsidR="00000000" w:rsidRPr="00000000">
              <w:rPr>
                <w:rtl w:val="0"/>
              </w:rPr>
              <w:t xml:space="preserve"> </w:t>
            </w:r>
          </w:p>
        </w:tc>
      </w:tr>
      <w:tr>
        <w:trPr>
          <w:cantSplit w:val="0"/>
          <w:trHeight w:val="23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1">
            <w:pPr>
              <w:spacing w:after="240" w:before="240" w:lineRule="auto"/>
              <w:jc w:val="center"/>
              <w:rPr/>
            </w:pPr>
            <w:r w:rsidDel="00000000" w:rsidR="00000000" w:rsidRPr="00000000">
              <w:rPr>
                <w:rtl w:val="0"/>
              </w:rPr>
              <w:t xml:space="preserve">CPL05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2">
            <w:pPr>
              <w:spacing w:after="240" w:before="240" w:lineRule="auto"/>
              <w:jc w:val="both"/>
              <w:rPr/>
            </w:pPr>
            <w:r w:rsidDel="00000000" w:rsidR="00000000" w:rsidRPr="00000000">
              <w:rPr>
                <w:rtl w:val="0"/>
              </w:rPr>
              <w:t xml:space="preserve">Mampu memimpin, menerapkan sikap kerja kooperatif, komunikatif, luwes, mandiri, konstruktif, solutif dan berperan aktif dalam tim kerja yang ditugaskan oleh organisasi.</w:t>
            </w:r>
          </w:p>
          <w:p w:rsidR="00000000" w:rsidDel="00000000" w:rsidP="00000000" w:rsidRDefault="00000000" w:rsidRPr="00000000" w14:paraId="00000883">
            <w:pPr>
              <w:spacing w:after="240" w:before="240" w:lineRule="auto"/>
              <w:jc w:val="both"/>
              <w:rPr>
                <w:i w:val="1"/>
                <w:iCs w:val="1"/>
              </w:rPr>
            </w:pPr>
            <w:r w:rsidDel="00000000" w:rsidR="00000000" w:rsidRPr="00000000">
              <w:rPr>
                <w:i w:val="1"/>
                <w:iCs w:val="1"/>
                <w:rtl w:val="0"/>
              </w:rPr>
              <w:t xml:space="preserve">Able to lead, apply cooperative work attitudes, communicative, supple, independent, constructive, solutive, and play an active role in the work team assigned by the organization.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4">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5">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6">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7">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8">
            <w:pPr>
              <w:spacing w:after="240" w:before="240" w:lineRule="auto"/>
              <w:jc w:val="center"/>
              <w:rPr/>
            </w:pPr>
            <w:r w:rsidDel="00000000" w:rsidR="00000000" w:rsidRPr="00000000">
              <w:rPr>
                <w:rtl w:val="0"/>
              </w:rPr>
              <w:t xml:space="preserve"> </w:t>
            </w:r>
          </w:p>
        </w:tc>
      </w:tr>
      <w:tr>
        <w:trPr>
          <w:cantSplit w:val="0"/>
          <w:trHeight w:val="23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9">
            <w:pPr>
              <w:spacing w:after="240" w:before="240" w:lineRule="auto"/>
              <w:jc w:val="center"/>
              <w:rPr/>
            </w:pPr>
            <w:r w:rsidDel="00000000" w:rsidR="00000000" w:rsidRPr="00000000">
              <w:rPr>
                <w:rtl w:val="0"/>
              </w:rPr>
              <w:t xml:space="preserve">CPL06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A">
            <w:pPr>
              <w:spacing w:after="240" w:before="240" w:lineRule="auto"/>
              <w:jc w:val="both"/>
              <w:rPr/>
            </w:pPr>
            <w:r w:rsidDel="00000000" w:rsidR="00000000" w:rsidRPr="00000000">
              <w:rPr>
                <w:rtl w:val="0"/>
              </w:rPr>
              <w:t xml:space="preserve">Mampu menguji dan mengelola kerawanan/ celah sistem keamanan informasi dan menentukan solusi yang tepat dengan pendekatan yang sesuai berdasarkan regulasi dan standar yang berlaku di organisasi.</w:t>
            </w:r>
          </w:p>
          <w:p w:rsidR="00000000" w:rsidDel="00000000" w:rsidP="00000000" w:rsidRDefault="00000000" w:rsidRPr="00000000" w14:paraId="0000088B">
            <w:pPr>
              <w:spacing w:after="240" w:before="240" w:lineRule="auto"/>
              <w:jc w:val="both"/>
              <w:rPr>
                <w:i w:val="1"/>
                <w:iCs w:val="1"/>
              </w:rPr>
            </w:pPr>
            <w:r w:rsidDel="00000000" w:rsidR="00000000" w:rsidRPr="00000000">
              <w:rPr>
                <w:i w:val="1"/>
                <w:iCs w:val="1"/>
                <w:rtl w:val="0"/>
              </w:rPr>
              <w:t xml:space="preserve">Able to assess and manage vulnerabilities/gaps in information security systems and determine appropriate solutions using suitable approaches based on applicable regulations and standards within the organization.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C">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D">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E">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8F">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0">
            <w:pPr>
              <w:spacing w:after="240" w:before="240" w:lineRule="auto"/>
              <w:jc w:val="center"/>
              <w:rPr/>
            </w:pPr>
            <w:r w:rsidDel="00000000" w:rsidR="00000000" w:rsidRPr="00000000">
              <w:rPr>
                <w:rtl w:val="0"/>
              </w:rPr>
              <w:t xml:space="preserve"> </w:t>
            </w:r>
          </w:p>
        </w:tc>
      </w:tr>
      <w:tr>
        <w:trPr>
          <w:cantSplit w:val="0"/>
          <w:trHeight w:val="23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1">
            <w:pPr>
              <w:spacing w:after="240" w:before="240" w:lineRule="auto"/>
              <w:jc w:val="center"/>
              <w:rPr/>
            </w:pPr>
            <w:r w:rsidDel="00000000" w:rsidR="00000000" w:rsidRPr="00000000">
              <w:rPr>
                <w:rtl w:val="0"/>
              </w:rPr>
              <w:t xml:space="preserve">CPL07</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2">
            <w:pPr>
              <w:spacing w:after="240" w:before="240" w:lineRule="auto"/>
              <w:jc w:val="both"/>
              <w:rPr/>
            </w:pPr>
            <w:r w:rsidDel="00000000" w:rsidR="00000000" w:rsidRPr="00000000">
              <w:rPr>
                <w:rtl w:val="0"/>
              </w:rPr>
              <w:t xml:space="preserve">Mampu menganalisis insiden siber dan mengklasifikasikannya untuk menentukan respon insiden siber sesuai dengan standar, regulasi dan prosedur yang berlaku di organisasi.</w:t>
            </w:r>
          </w:p>
          <w:p w:rsidR="00000000" w:rsidDel="00000000" w:rsidP="00000000" w:rsidRDefault="00000000" w:rsidRPr="00000000" w14:paraId="00000893">
            <w:pPr>
              <w:spacing w:after="240" w:before="240" w:lineRule="auto"/>
              <w:jc w:val="both"/>
              <w:rPr>
                <w:i w:val="1"/>
                <w:iCs w:val="1"/>
              </w:rPr>
            </w:pPr>
            <w:r w:rsidDel="00000000" w:rsidR="00000000" w:rsidRPr="00000000">
              <w:rPr>
                <w:rtl w:val="0"/>
              </w:rPr>
              <w:t xml:space="preserve"> </w:t>
            </w:r>
            <w:r w:rsidDel="00000000" w:rsidR="00000000" w:rsidRPr="00000000">
              <w:rPr>
                <w:i w:val="1"/>
                <w:iCs w:val="1"/>
                <w:rtl w:val="0"/>
              </w:rPr>
              <w:t xml:space="preserve">Able to analyze cyber incidents and classify them to determine appropriate incident responses in accordance with applicable standards, regulations, and procedures within the organization.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4">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5">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6">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7">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8">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289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9">
            <w:pPr>
              <w:spacing w:after="240" w:before="240" w:lineRule="auto"/>
              <w:jc w:val="center"/>
              <w:rPr/>
            </w:pPr>
            <w:r w:rsidDel="00000000" w:rsidR="00000000" w:rsidRPr="00000000">
              <w:rPr>
                <w:rtl w:val="0"/>
              </w:rPr>
              <w:t xml:space="preserve">CPL08</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A">
            <w:pPr>
              <w:spacing w:after="240" w:before="240" w:lineRule="auto"/>
              <w:jc w:val="both"/>
              <w:rPr/>
            </w:pPr>
            <w:r w:rsidDel="00000000" w:rsidR="00000000" w:rsidRPr="00000000">
              <w:rPr>
                <w:rtl w:val="0"/>
              </w:rPr>
              <w:t xml:space="preserve">Mampu mengumpulkan bukti digital dan menganalisis hasil akusisi bukti digital untuk meyakinkan kebenaran dari kasus kejahatan atau insiden siber sesuai dengan standar, regulasi dan prosedur yang berlaku di organisasi.</w:t>
            </w:r>
          </w:p>
          <w:p w:rsidR="00000000" w:rsidDel="00000000" w:rsidP="00000000" w:rsidRDefault="00000000" w:rsidRPr="00000000" w14:paraId="0000089B">
            <w:pPr>
              <w:spacing w:after="240" w:before="240" w:lineRule="auto"/>
              <w:jc w:val="both"/>
              <w:rPr>
                <w:i w:val="1"/>
                <w:iCs w:val="1"/>
              </w:rPr>
            </w:pPr>
            <w:r w:rsidDel="00000000" w:rsidR="00000000" w:rsidRPr="00000000">
              <w:rPr>
                <w:rtl w:val="0"/>
              </w:rPr>
              <w:t xml:space="preserve"> </w:t>
            </w:r>
            <w:r w:rsidDel="00000000" w:rsidR="00000000" w:rsidRPr="00000000">
              <w:rPr>
                <w:i w:val="1"/>
                <w:iCs w:val="1"/>
                <w:rtl w:val="0"/>
              </w:rPr>
              <w:t xml:space="preserve">Able to collect digital evidence and analyze the results of digital evidence acquisition to ascertain the truth of cybercrime cases or incidents in accordance with applicable standards, regulations, and procedures within the organization.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C">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D">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E">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9F">
            <w:pPr>
              <w:spacing w:after="240" w:before="240" w:lineRule="auto"/>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0">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rHeight w:val="23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1">
            <w:pPr>
              <w:spacing w:after="240" w:before="240" w:lineRule="auto"/>
              <w:jc w:val="center"/>
              <w:rPr/>
            </w:pPr>
            <w:r w:rsidDel="00000000" w:rsidR="00000000" w:rsidRPr="00000000">
              <w:rPr>
                <w:rtl w:val="0"/>
              </w:rPr>
              <w:t xml:space="preserve">CPL9</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2">
            <w:pPr>
              <w:spacing w:after="240" w:before="240" w:lineRule="auto"/>
              <w:jc w:val="both"/>
              <w:rPr/>
            </w:pPr>
            <w:r w:rsidDel="00000000" w:rsidR="00000000" w:rsidRPr="00000000">
              <w:rPr>
                <w:rtl w:val="0"/>
              </w:rPr>
              <w:t xml:space="preserve">Mampu mengaudit keamanan informasi dan melaporkan hasil audit dengan menyesuaikan standar, regulasi dan prosedur yang berlaku di organisasi.</w:t>
            </w:r>
          </w:p>
          <w:p w:rsidR="00000000" w:rsidDel="00000000" w:rsidP="00000000" w:rsidRDefault="00000000" w:rsidRPr="00000000" w14:paraId="000008A3">
            <w:pPr>
              <w:spacing w:after="240" w:before="240" w:lineRule="auto"/>
              <w:jc w:val="both"/>
              <w:rPr>
                <w:i w:val="1"/>
                <w:iCs w:val="1"/>
              </w:rPr>
            </w:pPr>
            <w:r w:rsidDel="00000000" w:rsidR="00000000" w:rsidRPr="00000000">
              <w:rPr>
                <w:rtl w:val="0"/>
              </w:rPr>
              <w:t xml:space="preserve"> </w:t>
            </w:r>
            <w:r w:rsidDel="00000000" w:rsidR="00000000" w:rsidRPr="00000000">
              <w:rPr>
                <w:i w:val="1"/>
                <w:iCs w:val="1"/>
                <w:rtl w:val="0"/>
              </w:rPr>
              <w:t xml:space="preserve">Able to conduct information security audits and report the audit findings by adhering to applicable standards, regulations, and procedures within the organization.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4">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5">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6">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7">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8">
            <w:pPr>
              <w:spacing w:after="240" w:before="240" w:lineRule="auto"/>
              <w:jc w:val="center"/>
              <w:rPr/>
            </w:pPr>
            <w:r w:rsidDel="00000000" w:rsidR="00000000" w:rsidRPr="00000000">
              <w:rPr>
                <w:rtl w:val="0"/>
              </w:rPr>
              <w:t xml:space="preserve"> </w:t>
            </w:r>
          </w:p>
        </w:tc>
      </w:tr>
      <w:tr>
        <w:trPr>
          <w:cantSplit w:val="0"/>
          <w:trHeight w:val="23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9">
            <w:pPr>
              <w:spacing w:after="240" w:before="240" w:lineRule="auto"/>
              <w:jc w:val="center"/>
              <w:rPr/>
            </w:pPr>
            <w:r w:rsidDel="00000000" w:rsidR="00000000" w:rsidRPr="00000000">
              <w:rPr>
                <w:rtl w:val="0"/>
              </w:rPr>
              <w:t xml:space="preserve">CPL10</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A">
            <w:pPr>
              <w:spacing w:after="240" w:before="240" w:lineRule="auto"/>
              <w:jc w:val="both"/>
              <w:rPr/>
            </w:pPr>
            <w:r w:rsidDel="00000000" w:rsidR="00000000" w:rsidRPr="00000000">
              <w:rPr>
                <w:rtl w:val="0"/>
              </w:rPr>
              <w:t xml:space="preserve">Mampu merancang program kesadaran keamanan siber dengan memadukan berbagai metode dan mengukur efektifitasnya sesuai dengan kebutuhan.</w:t>
            </w:r>
          </w:p>
          <w:p w:rsidR="00000000" w:rsidDel="00000000" w:rsidP="00000000" w:rsidRDefault="00000000" w:rsidRPr="00000000" w14:paraId="000008AB">
            <w:pPr>
              <w:spacing w:after="240" w:before="240" w:lineRule="auto"/>
              <w:jc w:val="both"/>
              <w:rPr>
                <w:i w:val="1"/>
                <w:iCs w:val="1"/>
              </w:rPr>
            </w:pPr>
            <w:r w:rsidDel="00000000" w:rsidR="00000000" w:rsidRPr="00000000">
              <w:rPr>
                <w:rtl w:val="0"/>
              </w:rPr>
              <w:t xml:space="preserve"> </w:t>
            </w:r>
            <w:r w:rsidDel="00000000" w:rsidR="00000000" w:rsidRPr="00000000">
              <w:rPr>
                <w:i w:val="1"/>
                <w:iCs w:val="1"/>
                <w:rtl w:val="0"/>
              </w:rPr>
              <w:t xml:space="preserve">Able to design cybersecurity awareness programs by incorporating various methods and measuring their effectiveness based on organizational needs.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C">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D">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E">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AF">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8B0">
            <w:pPr>
              <w:spacing w:after="240" w:before="240" w:lineRule="auto"/>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B1">
      <w:pPr>
        <w:spacing w:after="38" w:before="37" w:lineRule="auto"/>
        <w:ind w:left="2526" w:right="1825" w:firstLine="0"/>
        <w:jc w:val="center"/>
        <w:rPr>
          <w:b w:val="1"/>
          <w:bCs w:val="1"/>
        </w:rPr>
      </w:pPr>
      <w:r w:rsidDel="00000000" w:rsidR="00000000" w:rsidRPr="00000000">
        <w:rPr>
          <w:rtl w:val="0"/>
        </w:rPr>
      </w:r>
    </w:p>
    <w:p w:rsidR="00000000" w:rsidDel="00000000" w:rsidP="00000000" w:rsidRDefault="00000000" w:rsidRPr="00000000" w14:paraId="000008B2">
      <w:pPr>
        <w:spacing w:after="38" w:lineRule="auto"/>
        <w:ind w:left="2526" w:right="1828" w:firstLine="0"/>
        <w:jc w:val="center"/>
        <w:rPr>
          <w:b w:val="1"/>
          <w:bCs w:val="1"/>
        </w:rPr>
      </w:pPr>
      <w:r w:rsidDel="00000000" w:rsidR="00000000" w:rsidRPr="00000000">
        <w:rPr>
          <w:rtl w:val="0"/>
        </w:rPr>
      </w:r>
    </w:p>
    <w:p w:rsidR="00000000" w:rsidDel="00000000" w:rsidP="00000000" w:rsidRDefault="00000000" w:rsidRPr="00000000" w14:paraId="000008B3">
      <w:pPr>
        <w:spacing w:after="38" w:lineRule="auto"/>
        <w:ind w:left="2526" w:right="1828" w:firstLine="0"/>
        <w:jc w:val="center"/>
        <w:rPr>
          <w:b w:val="1"/>
          <w:bCs w:val="1"/>
        </w:rPr>
      </w:pPr>
      <w:r w:rsidDel="00000000" w:rsidR="00000000" w:rsidRPr="00000000">
        <w:rPr>
          <w:b w:val="1"/>
          <w:bCs w:val="1"/>
          <w:rtl w:val="0"/>
        </w:rPr>
        <w:t xml:space="preserve">Tabel 2.B.3 Peta Pemenuhan CPL</w:t>
      </w:r>
    </w:p>
    <w:p w:rsidR="00000000" w:rsidDel="00000000" w:rsidP="00000000" w:rsidRDefault="00000000" w:rsidRPr="00000000" w14:paraId="000008B4">
      <w:pPr>
        <w:spacing w:after="38" w:lineRule="auto"/>
        <w:ind w:left="2526" w:right="1828" w:firstLine="0"/>
        <w:jc w:val="center"/>
        <w:rPr>
          <w:b w:val="1"/>
          <w:bCs w:val="1"/>
        </w:rPr>
      </w:pPr>
      <w:r w:rsidDel="00000000" w:rsidR="00000000" w:rsidRPr="00000000">
        <w:rPr>
          <w:rtl w:val="0"/>
        </w:rPr>
      </w:r>
    </w:p>
    <w:p w:rsidR="00000000" w:rsidDel="00000000" w:rsidP="00000000" w:rsidRDefault="00000000" w:rsidRPr="00000000" w14:paraId="000008B5">
      <w:pPr>
        <w:spacing w:after="38" w:lineRule="auto"/>
        <w:ind w:left="0" w:right="1828" w:firstLine="0"/>
        <w:jc w:val="left"/>
        <w:rPr>
          <w:b w:val="1"/>
          <w:bCs w:val="1"/>
        </w:rPr>
      </w:pPr>
      <w:r w:rsidDel="00000000" w:rsidR="00000000" w:rsidRPr="00000000">
        <w:rPr>
          <w:rtl w:val="0"/>
        </w:rPr>
      </w:r>
    </w:p>
    <w:tbl>
      <w:tblPr>
        <w:tblStyle w:val="Table14"/>
        <w:tblpPr w:leftFromText="180" w:rightFromText="180" w:topFromText="180" w:bottomFromText="180" w:vertAnchor="text" w:horzAnchor="text" w:tblpX="1870.0000000000002" w:tblpY="0"/>
        <w:tblW w:w="12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620"/>
        <w:gridCol w:w="1215"/>
        <w:gridCol w:w="1215"/>
        <w:gridCol w:w="1215"/>
        <w:gridCol w:w="1215"/>
        <w:gridCol w:w="1215"/>
        <w:gridCol w:w="1215"/>
        <w:gridCol w:w="1215"/>
        <w:gridCol w:w="1215"/>
        <w:tblGridChange w:id="0">
          <w:tblGrid>
            <w:gridCol w:w="1245"/>
            <w:gridCol w:w="1620"/>
            <w:gridCol w:w="1215"/>
            <w:gridCol w:w="1215"/>
            <w:gridCol w:w="1215"/>
            <w:gridCol w:w="1215"/>
            <w:gridCol w:w="1215"/>
            <w:gridCol w:w="1215"/>
            <w:gridCol w:w="1215"/>
            <w:gridCol w:w="1215"/>
          </w:tblGrid>
        </w:tblGridChange>
      </w:tblGrid>
      <w:tr>
        <w:trPr>
          <w:cantSplit w:val="0"/>
          <w:trHeight w:val="285" w:hRule="atLeast"/>
          <w:tblHeader w:val="0"/>
        </w:trPr>
        <w:tc>
          <w:tcPr>
            <w:vMerge w:val="restart"/>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8B6">
            <w:pPr>
              <w:spacing w:after="240" w:before="240" w:lineRule="auto"/>
              <w:jc w:val="center"/>
              <w:rPr>
                <w:b w:val="1"/>
                <w:bCs w:val="1"/>
              </w:rPr>
            </w:pPr>
            <w:r w:rsidDel="00000000" w:rsidR="00000000" w:rsidRPr="00000000">
              <w:rPr>
                <w:b w:val="1"/>
                <w:bCs w:val="1"/>
                <w:rtl w:val="0"/>
              </w:rPr>
              <w:t xml:space="preserve">CPL</w:t>
            </w:r>
          </w:p>
        </w:tc>
        <w:tc>
          <w:tcPr>
            <w:vMerge w:val="restart"/>
            <w:tcBorders>
              <w:top w:color="000000" w:space="0" w:sz="5" w:val="single"/>
              <w:left w:color="000000" w:space="0" w:sz="5" w:val="single"/>
              <w:bottom w:color="000000" w:space="0" w:sz="5" w:val="single"/>
              <w:right w:color="000000" w:space="0" w:sz="5" w:val="single"/>
            </w:tcBorders>
            <w:shd w:fill="c6e0b4" w:val="clear"/>
            <w:tcMar>
              <w:top w:w="0.0" w:type="dxa"/>
              <w:bottom w:w="0.0" w:type="dxa"/>
            </w:tcMar>
          </w:tcPr>
          <w:p w:rsidR="00000000" w:rsidDel="00000000" w:rsidP="00000000" w:rsidRDefault="00000000" w:rsidRPr="00000000" w14:paraId="000008B7">
            <w:pPr>
              <w:spacing w:after="240" w:before="240" w:lineRule="auto"/>
              <w:jc w:val="center"/>
              <w:rPr>
                <w:b w:val="1"/>
                <w:bCs w:val="1"/>
              </w:rPr>
            </w:pPr>
            <w:r w:rsidDel="00000000" w:rsidR="00000000" w:rsidRPr="00000000">
              <w:rPr>
                <w:b w:val="1"/>
                <w:bCs w:val="1"/>
                <w:rtl w:val="0"/>
              </w:rPr>
              <w:t xml:space="preserve">CPMK</w:t>
            </w:r>
          </w:p>
        </w:tc>
        <w:tc>
          <w:tcPr>
            <w:gridSpan w:val="8"/>
            <w:tcBorders>
              <w:top w:color="000000" w:space="0" w:sz="5" w:val="single"/>
              <w:left w:color="000000" w:space="0" w:sz="5" w:val="single"/>
              <w:bottom w:color="000000" w:space="0" w:sz="5" w:val="single"/>
              <w:right w:color="000000" w:space="0" w:sz="5" w:val="single"/>
            </w:tcBorders>
            <w:shd w:fill="c6e0b4" w:val="clear"/>
            <w:tcMar>
              <w:top w:w="0.0" w:type="dxa"/>
              <w:bottom w:w="0.0" w:type="dxa"/>
            </w:tcMar>
            <w:vAlign w:val="bottom"/>
          </w:tcPr>
          <w:p w:rsidR="00000000" w:rsidDel="00000000" w:rsidP="00000000" w:rsidRDefault="00000000" w:rsidRPr="00000000" w14:paraId="000008B8">
            <w:pPr>
              <w:spacing w:after="240" w:before="240" w:lineRule="auto"/>
              <w:jc w:val="center"/>
              <w:rPr>
                <w:b w:val="1"/>
                <w:bCs w:val="1"/>
              </w:rPr>
            </w:pPr>
            <w:r w:rsidDel="00000000" w:rsidR="00000000" w:rsidRPr="00000000">
              <w:rPr>
                <w:b w:val="1"/>
                <w:bCs w:val="1"/>
                <w:rtl w:val="0"/>
              </w:rPr>
              <w:t xml:space="preserve">SEMESTER</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C0">
            <w:pPr>
              <w:spacing w:after="38" w:lineRule="auto"/>
              <w:ind w:left="2526" w:right="1828" w:firstLine="0"/>
              <w:jc w:val="center"/>
              <w:rPr>
                <w:b w:val="1"/>
                <w:bCs w:val="1"/>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C1">
            <w:pPr>
              <w:spacing w:after="38" w:lineRule="auto"/>
              <w:ind w:left="2526" w:right="1828" w:firstLine="0"/>
              <w:jc w:val="center"/>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6e0b4" w:val="clear"/>
            <w:tcMar>
              <w:top w:w="0.0" w:type="dxa"/>
              <w:bottom w:w="0.0" w:type="dxa"/>
            </w:tcMar>
            <w:vAlign w:val="bottom"/>
          </w:tcPr>
          <w:p w:rsidR="00000000" w:rsidDel="00000000" w:rsidP="00000000" w:rsidRDefault="00000000" w:rsidRPr="00000000" w14:paraId="000008C2">
            <w:pPr>
              <w:spacing w:after="240" w:before="240" w:lineRule="auto"/>
              <w:jc w:val="center"/>
              <w:rPr>
                <w:b w:val="1"/>
                <w:bCs w:val="1"/>
              </w:rPr>
            </w:pPr>
            <w:r w:rsidDel="00000000" w:rsidR="00000000" w:rsidRPr="00000000">
              <w:rPr>
                <w:b w:val="1"/>
                <w:bCs w:val="1"/>
                <w:rtl w:val="0"/>
              </w:rPr>
              <w:t xml:space="preserve">I</w:t>
            </w:r>
          </w:p>
        </w:tc>
        <w:tc>
          <w:tcPr>
            <w:tcBorders>
              <w:top w:color="000000" w:space="0" w:sz="5" w:val="single"/>
              <w:left w:color="000000" w:space="0" w:sz="5" w:val="single"/>
              <w:bottom w:color="000000" w:space="0" w:sz="5" w:val="single"/>
              <w:right w:color="000000" w:space="0" w:sz="5" w:val="single"/>
            </w:tcBorders>
            <w:shd w:fill="c6e0b4" w:val="clear"/>
            <w:tcMar>
              <w:top w:w="0.0" w:type="dxa"/>
              <w:bottom w:w="0.0" w:type="dxa"/>
            </w:tcMar>
            <w:vAlign w:val="bottom"/>
          </w:tcPr>
          <w:p w:rsidR="00000000" w:rsidDel="00000000" w:rsidP="00000000" w:rsidRDefault="00000000" w:rsidRPr="00000000" w14:paraId="000008C3">
            <w:pPr>
              <w:spacing w:after="240" w:before="240" w:lineRule="auto"/>
              <w:jc w:val="center"/>
              <w:rPr>
                <w:b w:val="1"/>
                <w:bCs w:val="1"/>
              </w:rPr>
            </w:pPr>
            <w:r w:rsidDel="00000000" w:rsidR="00000000" w:rsidRPr="00000000">
              <w:rPr>
                <w:b w:val="1"/>
                <w:bCs w:val="1"/>
                <w:rtl w:val="0"/>
              </w:rPr>
              <w:t xml:space="preserve">II</w:t>
            </w:r>
          </w:p>
        </w:tc>
        <w:tc>
          <w:tcPr>
            <w:tcBorders>
              <w:top w:color="000000" w:space="0" w:sz="5" w:val="single"/>
              <w:left w:color="000000" w:space="0" w:sz="5" w:val="single"/>
              <w:bottom w:color="000000" w:space="0" w:sz="5" w:val="single"/>
              <w:right w:color="000000" w:space="0" w:sz="5" w:val="single"/>
            </w:tcBorders>
            <w:shd w:fill="c6e0b4" w:val="clear"/>
            <w:tcMar>
              <w:top w:w="0.0" w:type="dxa"/>
              <w:bottom w:w="0.0" w:type="dxa"/>
            </w:tcMar>
            <w:vAlign w:val="bottom"/>
          </w:tcPr>
          <w:p w:rsidR="00000000" w:rsidDel="00000000" w:rsidP="00000000" w:rsidRDefault="00000000" w:rsidRPr="00000000" w14:paraId="000008C4">
            <w:pPr>
              <w:spacing w:after="240" w:before="240" w:lineRule="auto"/>
              <w:jc w:val="center"/>
              <w:rPr>
                <w:b w:val="1"/>
                <w:bCs w:val="1"/>
              </w:rPr>
            </w:pPr>
            <w:r w:rsidDel="00000000" w:rsidR="00000000" w:rsidRPr="00000000">
              <w:rPr>
                <w:b w:val="1"/>
                <w:bCs w:val="1"/>
                <w:rtl w:val="0"/>
              </w:rPr>
              <w:t xml:space="preserve">III</w:t>
            </w:r>
          </w:p>
        </w:tc>
        <w:tc>
          <w:tcPr>
            <w:tcBorders>
              <w:top w:color="000000" w:space="0" w:sz="5" w:val="single"/>
              <w:left w:color="000000" w:space="0" w:sz="5" w:val="single"/>
              <w:bottom w:color="000000" w:space="0" w:sz="5" w:val="single"/>
              <w:right w:color="000000" w:space="0" w:sz="5" w:val="single"/>
            </w:tcBorders>
            <w:shd w:fill="c6e0b4" w:val="clear"/>
            <w:tcMar>
              <w:top w:w="0.0" w:type="dxa"/>
              <w:bottom w:w="0.0" w:type="dxa"/>
            </w:tcMar>
            <w:vAlign w:val="bottom"/>
          </w:tcPr>
          <w:p w:rsidR="00000000" w:rsidDel="00000000" w:rsidP="00000000" w:rsidRDefault="00000000" w:rsidRPr="00000000" w14:paraId="000008C5">
            <w:pPr>
              <w:spacing w:after="240" w:before="240" w:lineRule="auto"/>
              <w:jc w:val="center"/>
              <w:rPr>
                <w:b w:val="1"/>
                <w:bCs w:val="1"/>
              </w:rPr>
            </w:pPr>
            <w:r w:rsidDel="00000000" w:rsidR="00000000" w:rsidRPr="00000000">
              <w:rPr>
                <w:b w:val="1"/>
                <w:bCs w:val="1"/>
                <w:rtl w:val="0"/>
              </w:rPr>
              <w:t xml:space="preserve">IV</w:t>
            </w:r>
          </w:p>
        </w:tc>
        <w:tc>
          <w:tcPr>
            <w:tcBorders>
              <w:top w:color="000000" w:space="0" w:sz="5" w:val="single"/>
              <w:left w:color="000000" w:space="0" w:sz="5" w:val="single"/>
              <w:bottom w:color="000000" w:space="0" w:sz="5" w:val="single"/>
              <w:right w:color="000000" w:space="0" w:sz="5" w:val="single"/>
            </w:tcBorders>
            <w:shd w:fill="c6e0b4" w:val="clear"/>
            <w:tcMar>
              <w:top w:w="0.0" w:type="dxa"/>
              <w:bottom w:w="0.0" w:type="dxa"/>
            </w:tcMar>
            <w:vAlign w:val="bottom"/>
          </w:tcPr>
          <w:p w:rsidR="00000000" w:rsidDel="00000000" w:rsidP="00000000" w:rsidRDefault="00000000" w:rsidRPr="00000000" w14:paraId="000008C6">
            <w:pPr>
              <w:spacing w:after="240" w:before="240" w:lineRule="auto"/>
              <w:jc w:val="center"/>
              <w:rPr>
                <w:b w:val="1"/>
                <w:bCs w:val="1"/>
              </w:rPr>
            </w:pPr>
            <w:r w:rsidDel="00000000" w:rsidR="00000000" w:rsidRPr="00000000">
              <w:rPr>
                <w:b w:val="1"/>
                <w:bCs w:val="1"/>
                <w:rtl w:val="0"/>
              </w:rPr>
              <w:t xml:space="preserve">V</w:t>
            </w:r>
          </w:p>
        </w:tc>
        <w:tc>
          <w:tcPr>
            <w:tcBorders>
              <w:top w:color="000000" w:space="0" w:sz="5" w:val="single"/>
              <w:left w:color="000000" w:space="0" w:sz="5" w:val="single"/>
              <w:bottom w:color="000000" w:space="0" w:sz="5" w:val="single"/>
              <w:right w:color="000000" w:space="0" w:sz="5" w:val="single"/>
            </w:tcBorders>
            <w:shd w:fill="c6e0b4" w:val="clear"/>
            <w:tcMar>
              <w:top w:w="0.0" w:type="dxa"/>
              <w:bottom w:w="0.0" w:type="dxa"/>
            </w:tcMar>
            <w:vAlign w:val="bottom"/>
          </w:tcPr>
          <w:p w:rsidR="00000000" w:rsidDel="00000000" w:rsidP="00000000" w:rsidRDefault="00000000" w:rsidRPr="00000000" w14:paraId="000008C7">
            <w:pPr>
              <w:spacing w:after="240" w:before="240" w:lineRule="auto"/>
              <w:jc w:val="center"/>
              <w:rPr>
                <w:b w:val="1"/>
                <w:bCs w:val="1"/>
              </w:rPr>
            </w:pPr>
            <w:r w:rsidDel="00000000" w:rsidR="00000000" w:rsidRPr="00000000">
              <w:rPr>
                <w:b w:val="1"/>
                <w:bCs w:val="1"/>
                <w:rtl w:val="0"/>
              </w:rPr>
              <w:t xml:space="preserve">VI</w:t>
            </w:r>
          </w:p>
        </w:tc>
        <w:tc>
          <w:tcPr>
            <w:tcBorders>
              <w:top w:color="000000" w:space="0" w:sz="5" w:val="single"/>
              <w:left w:color="000000" w:space="0" w:sz="5" w:val="single"/>
              <w:bottom w:color="000000" w:space="0" w:sz="5" w:val="single"/>
              <w:right w:color="000000" w:space="0" w:sz="5" w:val="single"/>
            </w:tcBorders>
            <w:shd w:fill="c6e0b4" w:val="clear"/>
            <w:tcMar>
              <w:top w:w="0.0" w:type="dxa"/>
              <w:bottom w:w="0.0" w:type="dxa"/>
            </w:tcMar>
            <w:vAlign w:val="bottom"/>
          </w:tcPr>
          <w:p w:rsidR="00000000" w:rsidDel="00000000" w:rsidP="00000000" w:rsidRDefault="00000000" w:rsidRPr="00000000" w14:paraId="000008C8">
            <w:pPr>
              <w:spacing w:after="240" w:before="240" w:lineRule="auto"/>
              <w:jc w:val="center"/>
              <w:rPr>
                <w:b w:val="1"/>
                <w:bCs w:val="1"/>
              </w:rPr>
            </w:pPr>
            <w:r w:rsidDel="00000000" w:rsidR="00000000" w:rsidRPr="00000000">
              <w:rPr>
                <w:b w:val="1"/>
                <w:bCs w:val="1"/>
                <w:rtl w:val="0"/>
              </w:rPr>
              <w:t xml:space="preserve">VII</w:t>
            </w:r>
          </w:p>
        </w:tc>
        <w:tc>
          <w:tcPr>
            <w:tcBorders>
              <w:top w:color="000000" w:space="0" w:sz="5" w:val="single"/>
              <w:left w:color="000000" w:space="0" w:sz="5" w:val="single"/>
              <w:bottom w:color="000000" w:space="0" w:sz="5" w:val="single"/>
              <w:right w:color="000000" w:space="0" w:sz="5" w:val="single"/>
            </w:tcBorders>
            <w:shd w:fill="c6e0b4" w:val="clear"/>
            <w:tcMar>
              <w:top w:w="0.0" w:type="dxa"/>
              <w:bottom w:w="0.0" w:type="dxa"/>
            </w:tcMar>
            <w:vAlign w:val="bottom"/>
          </w:tcPr>
          <w:p w:rsidR="00000000" w:rsidDel="00000000" w:rsidP="00000000" w:rsidRDefault="00000000" w:rsidRPr="00000000" w14:paraId="000008C9">
            <w:pPr>
              <w:spacing w:after="240" w:before="240" w:lineRule="auto"/>
              <w:jc w:val="center"/>
              <w:rPr>
                <w:b w:val="1"/>
                <w:bCs w:val="1"/>
              </w:rPr>
            </w:pPr>
            <w:r w:rsidDel="00000000" w:rsidR="00000000" w:rsidRPr="00000000">
              <w:rPr>
                <w:b w:val="1"/>
                <w:bCs w:val="1"/>
                <w:rtl w:val="0"/>
              </w:rPr>
              <w:t xml:space="preserve">VIII</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8CA">
            <w:pPr>
              <w:spacing w:after="240" w:before="240" w:lineRule="auto"/>
              <w:jc w:val="center"/>
              <w:rPr>
                <w:b w:val="1"/>
                <w:bCs w:val="1"/>
              </w:rPr>
            </w:pPr>
            <w:r w:rsidDel="00000000" w:rsidR="00000000" w:rsidRPr="00000000">
              <w:rPr>
                <w:b w:val="1"/>
                <w:bCs w:val="1"/>
                <w:rtl w:val="0"/>
              </w:rPr>
              <w:t xml:space="preserve">CPL01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CB">
            <w:pPr>
              <w:spacing w:after="240" w:before="240" w:lineRule="auto"/>
              <w:jc w:val="center"/>
              <w:rPr/>
            </w:pPr>
            <w:r w:rsidDel="00000000" w:rsidR="00000000" w:rsidRPr="00000000">
              <w:rPr>
                <w:rtl w:val="0"/>
              </w:rPr>
              <w:t xml:space="preserve">CPMK011</w:t>
            </w:r>
          </w:p>
          <w:p w:rsidR="00000000" w:rsidDel="00000000" w:rsidP="00000000" w:rsidRDefault="00000000" w:rsidRPr="00000000" w14:paraId="000008CC">
            <w:pPr>
              <w:spacing w:after="240" w:before="240" w:lineRule="auto"/>
              <w:jc w:val="center"/>
              <w:rPr/>
            </w:pPr>
            <w:r w:rsidDel="00000000" w:rsidR="00000000" w:rsidRPr="00000000">
              <w:rPr>
                <w:rtl w:val="0"/>
              </w:rPr>
              <w:t xml:space="preserve">CPMK012</w:t>
            </w:r>
          </w:p>
          <w:p w:rsidR="00000000" w:rsidDel="00000000" w:rsidP="00000000" w:rsidRDefault="00000000" w:rsidRPr="00000000" w14:paraId="000008CD">
            <w:pPr>
              <w:spacing w:after="240" w:before="240" w:lineRule="auto"/>
              <w:jc w:val="center"/>
              <w:rPr/>
            </w:pPr>
            <w:r w:rsidDel="00000000" w:rsidR="00000000" w:rsidRPr="00000000">
              <w:rPr>
                <w:rtl w:val="0"/>
              </w:rPr>
              <w:t xml:space="preserve">CPMK013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CE">
            <w:pPr>
              <w:spacing w:after="240" w:before="240" w:lineRule="auto"/>
              <w:jc w:val="center"/>
              <w:rPr/>
            </w:pPr>
            <w:r w:rsidDel="00000000" w:rsidR="00000000" w:rsidRPr="00000000">
              <w:rPr>
                <w:rtl w:val="0"/>
              </w:rPr>
              <w:t xml:space="preserve">RKS111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C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5">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8D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7">
            <w:pPr>
              <w:spacing w:after="240" w:before="240" w:lineRule="auto"/>
              <w:jc w:val="center"/>
              <w:rPr/>
            </w:pPr>
            <w:r w:rsidDel="00000000" w:rsidR="00000000" w:rsidRPr="00000000">
              <w:rPr>
                <w:rtl w:val="0"/>
              </w:rPr>
              <w:t xml:space="preserve">CPMK051</w:t>
            </w:r>
          </w:p>
          <w:p w:rsidR="00000000" w:rsidDel="00000000" w:rsidP="00000000" w:rsidRDefault="00000000" w:rsidRPr="00000000" w14:paraId="000008D8">
            <w:pPr>
              <w:spacing w:after="240" w:before="240" w:lineRule="auto"/>
              <w:jc w:val="center"/>
              <w:rPr/>
            </w:pPr>
            <w:r w:rsidDel="00000000" w:rsidR="00000000" w:rsidRPr="00000000">
              <w:rPr>
                <w:rtl w:val="0"/>
              </w:rPr>
              <w:t xml:space="preserve">CPMK052</w:t>
            </w:r>
          </w:p>
          <w:p w:rsidR="00000000" w:rsidDel="00000000" w:rsidP="00000000" w:rsidRDefault="00000000" w:rsidRPr="00000000" w14:paraId="000008D9">
            <w:pPr>
              <w:spacing w:after="240" w:before="240" w:lineRule="auto"/>
              <w:jc w:val="center"/>
              <w:rPr/>
            </w:pPr>
            <w:r w:rsidDel="00000000" w:rsidR="00000000" w:rsidRPr="00000000">
              <w:rPr>
                <w:rtl w:val="0"/>
              </w:rPr>
              <w:t xml:space="preserve">CPMK053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A">
            <w:pPr>
              <w:spacing w:after="240" w:before="240" w:lineRule="auto"/>
              <w:jc w:val="center"/>
              <w:rPr/>
            </w:pPr>
            <w:r w:rsidDel="00000000" w:rsidR="00000000" w:rsidRPr="00000000">
              <w:rPr>
                <w:rtl w:val="0"/>
              </w:rPr>
              <w:t xml:space="preserve">RKS115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1">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8E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3">
            <w:pPr>
              <w:spacing w:after="240" w:before="240" w:lineRule="auto"/>
              <w:jc w:val="center"/>
              <w:rPr/>
            </w:pPr>
            <w:r w:rsidDel="00000000" w:rsidR="00000000" w:rsidRPr="00000000">
              <w:rPr>
                <w:rtl w:val="0"/>
              </w:rPr>
              <w:t xml:space="preserve">CPMK091</w:t>
            </w:r>
          </w:p>
          <w:p w:rsidR="00000000" w:rsidDel="00000000" w:rsidP="00000000" w:rsidRDefault="00000000" w:rsidRPr="00000000" w14:paraId="000008E4">
            <w:pPr>
              <w:spacing w:after="240" w:before="240" w:lineRule="auto"/>
              <w:jc w:val="center"/>
              <w:rPr/>
            </w:pPr>
            <w:r w:rsidDel="00000000" w:rsidR="00000000" w:rsidRPr="00000000">
              <w:rPr>
                <w:rtl w:val="0"/>
              </w:rPr>
              <w:t xml:space="preserve">CPMK092</w:t>
            </w:r>
          </w:p>
          <w:p w:rsidR="00000000" w:rsidDel="00000000" w:rsidP="00000000" w:rsidRDefault="00000000" w:rsidRPr="00000000" w14:paraId="000008E5">
            <w:pPr>
              <w:spacing w:after="240" w:before="240" w:lineRule="auto"/>
              <w:jc w:val="center"/>
              <w:rPr/>
            </w:pPr>
            <w:r w:rsidDel="00000000" w:rsidR="00000000" w:rsidRPr="00000000">
              <w:rPr>
                <w:rtl w:val="0"/>
              </w:rPr>
              <w:t xml:space="preserve">CPMK093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7">
            <w:pPr>
              <w:spacing w:after="240" w:before="240" w:lineRule="auto"/>
              <w:jc w:val="center"/>
              <w:rPr/>
            </w:pPr>
            <w:r w:rsidDel="00000000" w:rsidR="00000000" w:rsidRPr="00000000">
              <w:rPr>
                <w:rtl w:val="0"/>
              </w:rPr>
              <w:t xml:space="preserve">RKS115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D">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8E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F">
            <w:pPr>
              <w:spacing w:after="240" w:before="240" w:lineRule="auto"/>
              <w:jc w:val="center"/>
              <w:rPr/>
            </w:pPr>
            <w:r w:rsidDel="00000000" w:rsidR="00000000" w:rsidRPr="00000000">
              <w:rPr>
                <w:rtl w:val="0"/>
              </w:rPr>
              <w:t xml:space="preserve">CPMK131</w:t>
            </w:r>
          </w:p>
          <w:p w:rsidR="00000000" w:rsidDel="00000000" w:rsidP="00000000" w:rsidRDefault="00000000" w:rsidRPr="00000000" w14:paraId="000008F0">
            <w:pPr>
              <w:spacing w:after="240" w:before="240" w:lineRule="auto"/>
              <w:jc w:val="center"/>
              <w:rPr/>
            </w:pPr>
            <w:r w:rsidDel="00000000" w:rsidR="00000000" w:rsidRPr="00000000">
              <w:rPr>
                <w:rtl w:val="0"/>
              </w:rPr>
              <w:t xml:space="preserve">CPMK132</w:t>
            </w:r>
          </w:p>
          <w:p w:rsidR="00000000" w:rsidDel="00000000" w:rsidP="00000000" w:rsidRDefault="00000000" w:rsidRPr="00000000" w14:paraId="000008F1">
            <w:pPr>
              <w:spacing w:after="240" w:before="240" w:lineRule="auto"/>
              <w:jc w:val="center"/>
              <w:rPr/>
            </w:pPr>
            <w:r w:rsidDel="00000000" w:rsidR="00000000" w:rsidRPr="00000000">
              <w:rPr>
                <w:rtl w:val="0"/>
              </w:rPr>
              <w:t xml:space="preserve">CPMK133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3">
            <w:pPr>
              <w:spacing w:after="240" w:before="240" w:lineRule="auto"/>
              <w:jc w:val="center"/>
              <w:rPr/>
            </w:pPr>
            <w:r w:rsidDel="00000000" w:rsidR="00000000" w:rsidRPr="00000000">
              <w:rPr>
                <w:rtl w:val="0"/>
              </w:rPr>
              <w:t xml:space="preserve">RKS125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9">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8F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B">
            <w:pPr>
              <w:spacing w:after="240" w:before="240" w:lineRule="auto"/>
              <w:jc w:val="center"/>
              <w:rPr/>
            </w:pPr>
            <w:r w:rsidDel="00000000" w:rsidR="00000000" w:rsidRPr="00000000">
              <w:rPr>
                <w:rtl w:val="0"/>
              </w:rPr>
              <w:t xml:space="preserve">CPMK211</w:t>
            </w:r>
          </w:p>
          <w:p w:rsidR="00000000" w:rsidDel="00000000" w:rsidP="00000000" w:rsidRDefault="00000000" w:rsidRPr="00000000" w14:paraId="000008FC">
            <w:pPr>
              <w:spacing w:after="240" w:before="240" w:lineRule="auto"/>
              <w:jc w:val="center"/>
              <w:rPr/>
            </w:pPr>
            <w:r w:rsidDel="00000000" w:rsidR="00000000" w:rsidRPr="00000000">
              <w:rPr>
                <w:rtl w:val="0"/>
              </w:rPr>
              <w:t xml:space="preserve">CPMK212</w:t>
            </w:r>
          </w:p>
          <w:p w:rsidR="00000000" w:rsidDel="00000000" w:rsidP="00000000" w:rsidRDefault="00000000" w:rsidRPr="00000000" w14:paraId="000008FD">
            <w:pPr>
              <w:spacing w:after="240" w:before="240" w:lineRule="auto"/>
              <w:jc w:val="center"/>
              <w:rPr/>
            </w:pPr>
            <w:r w:rsidDel="00000000" w:rsidR="00000000" w:rsidRPr="00000000">
              <w:rPr>
                <w:rtl w:val="0"/>
              </w:rPr>
              <w:t xml:space="preserve">CPMK213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0">
            <w:pPr>
              <w:spacing w:after="240" w:before="240" w:lineRule="auto"/>
              <w:jc w:val="center"/>
              <w:rPr/>
            </w:pPr>
            <w:r w:rsidDel="00000000" w:rsidR="00000000" w:rsidRPr="00000000">
              <w:rPr>
                <w:rtl w:val="0"/>
              </w:rPr>
              <w:t xml:space="preserve">RKS215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5">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0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7">
            <w:pPr>
              <w:spacing w:after="240" w:before="240" w:lineRule="auto"/>
              <w:jc w:val="center"/>
              <w:rPr/>
            </w:pPr>
            <w:r w:rsidDel="00000000" w:rsidR="00000000" w:rsidRPr="00000000">
              <w:rPr>
                <w:rtl w:val="0"/>
              </w:rPr>
              <w:t xml:space="preserve">CPMK221</w:t>
            </w:r>
          </w:p>
          <w:p w:rsidR="00000000" w:rsidDel="00000000" w:rsidP="00000000" w:rsidRDefault="00000000" w:rsidRPr="00000000" w14:paraId="00000908">
            <w:pPr>
              <w:spacing w:after="240" w:before="240" w:lineRule="auto"/>
              <w:jc w:val="center"/>
              <w:rPr/>
            </w:pPr>
            <w:r w:rsidDel="00000000" w:rsidR="00000000" w:rsidRPr="00000000">
              <w:rPr>
                <w:rtl w:val="0"/>
              </w:rPr>
              <w:t xml:space="preserve">CPMK222</w:t>
            </w:r>
          </w:p>
          <w:p w:rsidR="00000000" w:rsidDel="00000000" w:rsidP="00000000" w:rsidRDefault="00000000" w:rsidRPr="00000000" w14:paraId="00000909">
            <w:pPr>
              <w:spacing w:after="240" w:before="240" w:lineRule="auto"/>
              <w:jc w:val="center"/>
              <w:rPr/>
            </w:pPr>
            <w:r w:rsidDel="00000000" w:rsidR="00000000" w:rsidRPr="00000000">
              <w:rPr>
                <w:rtl w:val="0"/>
              </w:rPr>
              <w:t xml:space="preserve">CPMK223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C">
            <w:pPr>
              <w:spacing w:after="240" w:before="240" w:lineRule="auto"/>
              <w:jc w:val="center"/>
              <w:rPr/>
            </w:pPr>
            <w:r w:rsidDel="00000000" w:rsidR="00000000" w:rsidRPr="00000000">
              <w:rPr>
                <w:rtl w:val="0"/>
              </w:rPr>
              <w:t xml:space="preserve">RKS216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0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1">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12">
            <w:pPr>
              <w:spacing w:after="240" w:before="240" w:lineRule="auto"/>
              <w:jc w:val="center"/>
              <w:rPr>
                <w:b w:val="1"/>
                <w:bCs w:val="1"/>
              </w:rPr>
            </w:pPr>
            <w:r w:rsidDel="00000000" w:rsidR="00000000" w:rsidRPr="00000000">
              <w:rPr>
                <w:b w:val="1"/>
                <w:bCs w:val="1"/>
                <w:rtl w:val="0"/>
              </w:rPr>
              <w:t xml:space="preserve">CPL02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3">
            <w:pPr>
              <w:spacing w:after="240" w:before="240" w:lineRule="auto"/>
              <w:jc w:val="center"/>
              <w:rPr/>
            </w:pPr>
            <w:r w:rsidDel="00000000" w:rsidR="00000000" w:rsidRPr="00000000">
              <w:rPr>
                <w:rtl w:val="0"/>
              </w:rPr>
              <w:t xml:space="preserve">CPMK031</w:t>
            </w:r>
          </w:p>
          <w:p w:rsidR="00000000" w:rsidDel="00000000" w:rsidP="00000000" w:rsidRDefault="00000000" w:rsidRPr="00000000" w14:paraId="00000914">
            <w:pPr>
              <w:spacing w:after="240" w:before="240" w:lineRule="auto"/>
              <w:jc w:val="center"/>
              <w:rPr/>
            </w:pPr>
            <w:r w:rsidDel="00000000" w:rsidR="00000000" w:rsidRPr="00000000">
              <w:rPr>
                <w:rtl w:val="0"/>
              </w:rPr>
              <w:t xml:space="preserve">CPMK032</w:t>
            </w:r>
          </w:p>
          <w:p w:rsidR="00000000" w:rsidDel="00000000" w:rsidP="00000000" w:rsidRDefault="00000000" w:rsidRPr="00000000" w14:paraId="00000915">
            <w:pPr>
              <w:spacing w:after="240" w:before="240" w:lineRule="auto"/>
              <w:jc w:val="center"/>
              <w:rPr/>
            </w:pPr>
            <w:r w:rsidDel="00000000" w:rsidR="00000000" w:rsidRPr="00000000">
              <w:rPr>
                <w:rtl w:val="0"/>
              </w:rPr>
              <w:t xml:space="preserve">CPMK033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6">
            <w:pPr>
              <w:spacing w:after="240" w:before="240" w:lineRule="auto"/>
              <w:jc w:val="center"/>
              <w:rPr/>
            </w:pPr>
            <w:r w:rsidDel="00000000" w:rsidR="00000000" w:rsidRPr="00000000">
              <w:rPr>
                <w:rtl w:val="0"/>
              </w:rPr>
              <w:t xml:space="preserve">RKS113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D">
            <w:pPr>
              <w:spacing w:after="240" w:before="240" w:lineRule="auto"/>
              <w:jc w:val="center"/>
              <w:rPr/>
            </w:pPr>
            <w:r w:rsidDel="00000000" w:rsidR="00000000" w:rsidRPr="00000000">
              <w:rPr>
                <w:rtl w:val="0"/>
              </w:rPr>
              <w:t xml:space="preserve"> </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1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1F">
            <w:pPr>
              <w:spacing w:after="240" w:before="240" w:lineRule="auto"/>
              <w:jc w:val="center"/>
              <w:rPr/>
            </w:pPr>
            <w:r w:rsidDel="00000000" w:rsidR="00000000" w:rsidRPr="00000000">
              <w:rPr>
                <w:rtl w:val="0"/>
              </w:rPr>
              <w:t xml:space="preserve">CPMK041</w:t>
            </w:r>
          </w:p>
          <w:p w:rsidR="00000000" w:rsidDel="00000000" w:rsidP="00000000" w:rsidRDefault="00000000" w:rsidRPr="00000000" w14:paraId="00000920">
            <w:pPr>
              <w:spacing w:after="240" w:before="240" w:lineRule="auto"/>
              <w:jc w:val="center"/>
              <w:rPr/>
            </w:pPr>
            <w:r w:rsidDel="00000000" w:rsidR="00000000" w:rsidRPr="00000000">
              <w:rPr>
                <w:rtl w:val="0"/>
              </w:rPr>
              <w:t xml:space="preserve">CPMK042</w:t>
            </w:r>
          </w:p>
          <w:p w:rsidR="00000000" w:rsidDel="00000000" w:rsidP="00000000" w:rsidRDefault="00000000" w:rsidRPr="00000000" w14:paraId="00000921">
            <w:pPr>
              <w:spacing w:after="240" w:before="240" w:lineRule="auto"/>
              <w:jc w:val="center"/>
              <w:rPr/>
            </w:pPr>
            <w:r w:rsidDel="00000000" w:rsidR="00000000" w:rsidRPr="00000000">
              <w:rPr>
                <w:rtl w:val="0"/>
              </w:rPr>
              <w:t xml:space="preserve">CPMK043</w:t>
            </w:r>
          </w:p>
          <w:p w:rsidR="00000000" w:rsidDel="00000000" w:rsidP="00000000" w:rsidRDefault="00000000" w:rsidRPr="00000000" w14:paraId="00000922">
            <w:pPr>
              <w:spacing w:after="240" w:before="240" w:lineRule="auto"/>
              <w:jc w:val="center"/>
              <w:rPr/>
            </w:pPr>
            <w:r w:rsidDel="00000000" w:rsidR="00000000" w:rsidRPr="00000000">
              <w:rPr>
                <w:rtl w:val="0"/>
              </w:rPr>
              <w:t xml:space="preserve">CPMK044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3">
            <w:pPr>
              <w:spacing w:after="240" w:before="240" w:lineRule="auto"/>
              <w:jc w:val="center"/>
              <w:rPr/>
            </w:pPr>
            <w:r w:rsidDel="00000000" w:rsidR="00000000" w:rsidRPr="00000000">
              <w:rPr>
                <w:rtl w:val="0"/>
              </w:rPr>
              <w:t xml:space="preserve">RKS114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A">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2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C">
            <w:pPr>
              <w:spacing w:after="240" w:before="240" w:lineRule="auto"/>
              <w:jc w:val="center"/>
              <w:rPr/>
            </w:pPr>
            <w:r w:rsidDel="00000000" w:rsidR="00000000" w:rsidRPr="00000000">
              <w:rPr>
                <w:rtl w:val="0"/>
              </w:rPr>
              <w:t xml:space="preserve">CPMK101</w:t>
            </w:r>
          </w:p>
          <w:p w:rsidR="00000000" w:rsidDel="00000000" w:rsidP="00000000" w:rsidRDefault="00000000" w:rsidRPr="00000000" w14:paraId="0000092D">
            <w:pPr>
              <w:spacing w:after="240" w:before="240" w:lineRule="auto"/>
              <w:jc w:val="center"/>
              <w:rPr/>
            </w:pPr>
            <w:r w:rsidDel="00000000" w:rsidR="00000000" w:rsidRPr="00000000">
              <w:rPr>
                <w:rtl w:val="0"/>
              </w:rPr>
              <w:t xml:space="preserve">CPMK102</w:t>
            </w:r>
          </w:p>
          <w:p w:rsidR="00000000" w:rsidDel="00000000" w:rsidP="00000000" w:rsidRDefault="00000000" w:rsidRPr="00000000" w14:paraId="0000092E">
            <w:pPr>
              <w:spacing w:after="240" w:before="240" w:lineRule="auto"/>
              <w:jc w:val="center"/>
              <w:rPr/>
            </w:pPr>
            <w:r w:rsidDel="00000000" w:rsidR="00000000" w:rsidRPr="00000000">
              <w:rPr>
                <w:rtl w:val="0"/>
              </w:rPr>
              <w:t xml:space="preserve">CPMK103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2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0">
            <w:pPr>
              <w:spacing w:after="240" w:before="240" w:lineRule="auto"/>
              <w:jc w:val="center"/>
              <w:rPr/>
            </w:pPr>
            <w:r w:rsidDel="00000000" w:rsidR="00000000" w:rsidRPr="00000000">
              <w:rPr>
                <w:rtl w:val="0"/>
              </w:rPr>
              <w:t xml:space="preserve">RKS122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6">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3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8">
            <w:pPr>
              <w:spacing w:after="240" w:before="240" w:lineRule="auto"/>
              <w:jc w:val="center"/>
              <w:rPr/>
            </w:pPr>
            <w:r w:rsidDel="00000000" w:rsidR="00000000" w:rsidRPr="00000000">
              <w:rPr>
                <w:rtl w:val="0"/>
              </w:rPr>
              <w:t xml:space="preserve">CPMK121</w:t>
            </w:r>
          </w:p>
          <w:p w:rsidR="00000000" w:rsidDel="00000000" w:rsidP="00000000" w:rsidRDefault="00000000" w:rsidRPr="00000000" w14:paraId="00000939">
            <w:pPr>
              <w:spacing w:after="240" w:before="240" w:lineRule="auto"/>
              <w:jc w:val="center"/>
              <w:rPr/>
            </w:pPr>
            <w:r w:rsidDel="00000000" w:rsidR="00000000" w:rsidRPr="00000000">
              <w:rPr>
                <w:rtl w:val="0"/>
              </w:rPr>
              <w:t xml:space="preserve">CPMK122</w:t>
            </w:r>
          </w:p>
          <w:p w:rsidR="00000000" w:rsidDel="00000000" w:rsidP="00000000" w:rsidRDefault="00000000" w:rsidRPr="00000000" w14:paraId="0000093A">
            <w:pPr>
              <w:spacing w:after="240" w:before="240" w:lineRule="auto"/>
              <w:jc w:val="center"/>
              <w:rPr/>
            </w:pPr>
            <w:r w:rsidDel="00000000" w:rsidR="00000000" w:rsidRPr="00000000">
              <w:rPr>
                <w:rtl w:val="0"/>
              </w:rPr>
              <w:t xml:space="preserve">CPMK123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C">
            <w:pPr>
              <w:spacing w:after="240" w:before="240" w:lineRule="auto"/>
              <w:jc w:val="center"/>
              <w:rPr/>
            </w:pPr>
            <w:r w:rsidDel="00000000" w:rsidR="00000000" w:rsidRPr="00000000">
              <w:rPr>
                <w:rtl w:val="0"/>
              </w:rPr>
              <w:t xml:space="preserve">RKS124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3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2">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4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4">
            <w:pPr>
              <w:spacing w:after="240" w:before="240" w:lineRule="auto"/>
              <w:jc w:val="center"/>
              <w:rPr/>
            </w:pPr>
            <w:r w:rsidDel="00000000" w:rsidR="00000000" w:rsidRPr="00000000">
              <w:rPr>
                <w:rtl w:val="0"/>
              </w:rPr>
              <w:t xml:space="preserve">CPMK181</w:t>
            </w:r>
          </w:p>
          <w:p w:rsidR="00000000" w:rsidDel="00000000" w:rsidP="00000000" w:rsidRDefault="00000000" w:rsidRPr="00000000" w14:paraId="00000945">
            <w:pPr>
              <w:spacing w:after="240" w:before="240" w:lineRule="auto"/>
              <w:jc w:val="center"/>
              <w:rPr/>
            </w:pPr>
            <w:r w:rsidDel="00000000" w:rsidR="00000000" w:rsidRPr="00000000">
              <w:rPr>
                <w:rtl w:val="0"/>
              </w:rPr>
              <w:t xml:space="preserve">CPMK182</w:t>
            </w:r>
          </w:p>
          <w:p w:rsidR="00000000" w:rsidDel="00000000" w:rsidP="00000000" w:rsidRDefault="00000000" w:rsidRPr="00000000" w14:paraId="00000946">
            <w:pPr>
              <w:spacing w:after="240" w:before="240" w:lineRule="auto"/>
              <w:jc w:val="center"/>
              <w:rPr/>
            </w:pPr>
            <w:r w:rsidDel="00000000" w:rsidR="00000000" w:rsidRPr="00000000">
              <w:rPr>
                <w:rtl w:val="0"/>
              </w:rPr>
              <w:t xml:space="preserve">CPMK183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9">
            <w:pPr>
              <w:spacing w:after="240" w:before="240" w:lineRule="auto"/>
              <w:jc w:val="center"/>
              <w:rPr/>
            </w:pPr>
            <w:r w:rsidDel="00000000" w:rsidR="00000000" w:rsidRPr="00000000">
              <w:rPr>
                <w:rtl w:val="0"/>
              </w:rPr>
              <w:t xml:space="preserve">RKS212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E">
            <w:pPr>
              <w:spacing w:after="240" w:before="240" w:lineRule="auto"/>
              <w:jc w:val="center"/>
              <w:rPr/>
            </w:pPr>
            <w:r w:rsidDel="00000000" w:rsidR="00000000" w:rsidRPr="00000000">
              <w:rPr>
                <w:rtl w:val="0"/>
              </w:rPr>
              <w:t xml:space="preserve"> </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4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0">
            <w:pPr>
              <w:spacing w:after="240" w:before="240" w:lineRule="auto"/>
              <w:jc w:val="center"/>
              <w:rPr/>
            </w:pPr>
            <w:r w:rsidDel="00000000" w:rsidR="00000000" w:rsidRPr="00000000">
              <w:rPr>
                <w:rtl w:val="0"/>
              </w:rPr>
              <w:t xml:space="preserve">CPMK191</w:t>
            </w:r>
          </w:p>
          <w:p w:rsidR="00000000" w:rsidDel="00000000" w:rsidP="00000000" w:rsidRDefault="00000000" w:rsidRPr="00000000" w14:paraId="00000951">
            <w:pPr>
              <w:spacing w:after="240" w:before="240" w:lineRule="auto"/>
              <w:jc w:val="center"/>
              <w:rPr/>
            </w:pPr>
            <w:r w:rsidDel="00000000" w:rsidR="00000000" w:rsidRPr="00000000">
              <w:rPr>
                <w:rtl w:val="0"/>
              </w:rPr>
              <w:t xml:space="preserve">CPMK192</w:t>
            </w:r>
          </w:p>
          <w:p w:rsidR="00000000" w:rsidDel="00000000" w:rsidP="00000000" w:rsidRDefault="00000000" w:rsidRPr="00000000" w14:paraId="00000952">
            <w:pPr>
              <w:spacing w:after="240" w:before="240" w:lineRule="auto"/>
              <w:jc w:val="center"/>
              <w:rPr/>
            </w:pPr>
            <w:r w:rsidDel="00000000" w:rsidR="00000000" w:rsidRPr="00000000">
              <w:rPr>
                <w:rtl w:val="0"/>
              </w:rPr>
              <w:t xml:space="preserve">CPMK193</w:t>
            </w:r>
          </w:p>
          <w:p w:rsidR="00000000" w:rsidDel="00000000" w:rsidP="00000000" w:rsidRDefault="00000000" w:rsidRPr="00000000" w14:paraId="00000953">
            <w:pPr>
              <w:spacing w:after="240" w:before="240" w:lineRule="auto"/>
              <w:jc w:val="center"/>
              <w:rPr/>
            </w:pPr>
            <w:r w:rsidDel="00000000" w:rsidR="00000000" w:rsidRPr="00000000">
              <w:rPr>
                <w:rtl w:val="0"/>
              </w:rPr>
              <w:t xml:space="preserve">CPMK194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6">
            <w:pPr>
              <w:spacing w:after="240" w:before="240" w:lineRule="auto"/>
              <w:jc w:val="center"/>
              <w:rPr/>
            </w:pPr>
            <w:r w:rsidDel="00000000" w:rsidR="00000000" w:rsidRPr="00000000">
              <w:rPr>
                <w:rtl w:val="0"/>
              </w:rPr>
              <w:t xml:space="preserve">RKS213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B">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5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D">
            <w:pPr>
              <w:spacing w:after="240" w:before="240" w:lineRule="auto"/>
              <w:jc w:val="center"/>
              <w:rPr/>
            </w:pPr>
            <w:r w:rsidDel="00000000" w:rsidR="00000000" w:rsidRPr="00000000">
              <w:rPr>
                <w:rtl w:val="0"/>
              </w:rPr>
              <w:t xml:space="preserve">CPMK201</w:t>
            </w:r>
          </w:p>
          <w:p w:rsidR="00000000" w:rsidDel="00000000" w:rsidP="00000000" w:rsidRDefault="00000000" w:rsidRPr="00000000" w14:paraId="0000095E">
            <w:pPr>
              <w:spacing w:after="240" w:before="240" w:lineRule="auto"/>
              <w:jc w:val="center"/>
              <w:rPr/>
            </w:pPr>
            <w:r w:rsidDel="00000000" w:rsidR="00000000" w:rsidRPr="00000000">
              <w:rPr>
                <w:rtl w:val="0"/>
              </w:rPr>
              <w:t xml:space="preserve">CPMK202</w:t>
            </w:r>
          </w:p>
          <w:p w:rsidR="00000000" w:rsidDel="00000000" w:rsidP="00000000" w:rsidRDefault="00000000" w:rsidRPr="00000000" w14:paraId="0000095F">
            <w:pPr>
              <w:spacing w:after="240" w:before="240" w:lineRule="auto"/>
              <w:jc w:val="center"/>
              <w:rPr/>
            </w:pPr>
            <w:r w:rsidDel="00000000" w:rsidR="00000000" w:rsidRPr="00000000">
              <w:rPr>
                <w:rtl w:val="0"/>
              </w:rPr>
              <w:t xml:space="preserve">CPMK203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2">
            <w:pPr>
              <w:spacing w:after="240" w:before="240" w:lineRule="auto"/>
              <w:jc w:val="center"/>
              <w:rPr/>
            </w:pPr>
            <w:r w:rsidDel="00000000" w:rsidR="00000000" w:rsidRPr="00000000">
              <w:rPr>
                <w:rtl w:val="0"/>
              </w:rPr>
              <w:t xml:space="preserve">RKS214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7">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6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9">
            <w:pPr>
              <w:spacing w:after="240" w:before="240" w:lineRule="auto"/>
              <w:jc w:val="center"/>
              <w:rPr/>
            </w:pPr>
            <w:r w:rsidDel="00000000" w:rsidR="00000000" w:rsidRPr="00000000">
              <w:rPr>
                <w:rtl w:val="0"/>
              </w:rPr>
              <w:t xml:space="preserve">CPMK231</w:t>
            </w:r>
          </w:p>
          <w:p w:rsidR="00000000" w:rsidDel="00000000" w:rsidP="00000000" w:rsidRDefault="00000000" w:rsidRPr="00000000" w14:paraId="0000096A">
            <w:pPr>
              <w:spacing w:after="240" w:before="240" w:lineRule="auto"/>
              <w:jc w:val="center"/>
              <w:rPr/>
            </w:pPr>
            <w:r w:rsidDel="00000000" w:rsidR="00000000" w:rsidRPr="00000000">
              <w:rPr>
                <w:rtl w:val="0"/>
              </w:rPr>
              <w:t xml:space="preserve">CPMK232</w:t>
            </w:r>
          </w:p>
          <w:p w:rsidR="00000000" w:rsidDel="00000000" w:rsidP="00000000" w:rsidRDefault="00000000" w:rsidRPr="00000000" w14:paraId="0000096B">
            <w:pPr>
              <w:spacing w:after="240" w:before="240" w:lineRule="auto"/>
              <w:jc w:val="center"/>
              <w:rPr/>
            </w:pPr>
            <w:r w:rsidDel="00000000" w:rsidR="00000000" w:rsidRPr="00000000">
              <w:rPr>
                <w:rtl w:val="0"/>
              </w:rPr>
              <w:t xml:space="preserve">CPMK233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E">
            <w:pPr>
              <w:spacing w:after="240" w:before="240" w:lineRule="auto"/>
              <w:jc w:val="center"/>
              <w:rPr/>
            </w:pPr>
            <w:r w:rsidDel="00000000" w:rsidR="00000000" w:rsidRPr="00000000">
              <w:rPr>
                <w:rtl w:val="0"/>
              </w:rPr>
              <w:t xml:space="preserve">RKS217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3">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7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5">
            <w:pPr>
              <w:spacing w:after="240" w:before="240" w:lineRule="auto"/>
              <w:jc w:val="center"/>
              <w:rPr/>
            </w:pPr>
            <w:r w:rsidDel="00000000" w:rsidR="00000000" w:rsidRPr="00000000">
              <w:rPr>
                <w:rtl w:val="0"/>
              </w:rPr>
              <w:t xml:space="preserve">CPMK251</w:t>
            </w:r>
          </w:p>
          <w:p w:rsidR="00000000" w:rsidDel="00000000" w:rsidP="00000000" w:rsidRDefault="00000000" w:rsidRPr="00000000" w14:paraId="00000976">
            <w:pPr>
              <w:spacing w:after="240" w:before="240" w:lineRule="auto"/>
              <w:jc w:val="center"/>
              <w:rPr/>
            </w:pPr>
            <w:r w:rsidDel="00000000" w:rsidR="00000000" w:rsidRPr="00000000">
              <w:rPr>
                <w:rtl w:val="0"/>
              </w:rPr>
              <w:t xml:space="preserve">CPMK252</w:t>
            </w:r>
          </w:p>
          <w:p w:rsidR="00000000" w:rsidDel="00000000" w:rsidP="00000000" w:rsidRDefault="00000000" w:rsidRPr="00000000" w14:paraId="00000977">
            <w:pPr>
              <w:spacing w:after="240" w:before="240" w:lineRule="auto"/>
              <w:jc w:val="center"/>
              <w:rPr/>
            </w:pPr>
            <w:r w:rsidDel="00000000" w:rsidR="00000000" w:rsidRPr="00000000">
              <w:rPr>
                <w:rtl w:val="0"/>
              </w:rPr>
              <w:t xml:space="preserve">CPMK253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B">
            <w:pPr>
              <w:spacing w:after="240" w:before="240" w:lineRule="auto"/>
              <w:jc w:val="center"/>
              <w:rPr/>
            </w:pPr>
            <w:r w:rsidDel="00000000" w:rsidR="00000000" w:rsidRPr="00000000">
              <w:rPr>
                <w:rtl w:val="0"/>
              </w:rPr>
              <w:t xml:space="preserve">RKS221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F">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8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1">
            <w:pPr>
              <w:spacing w:after="240" w:before="240" w:lineRule="auto"/>
              <w:jc w:val="center"/>
              <w:rPr/>
            </w:pPr>
            <w:r w:rsidDel="00000000" w:rsidR="00000000" w:rsidRPr="00000000">
              <w:rPr>
                <w:rtl w:val="0"/>
              </w:rPr>
              <w:t xml:space="preserve">CPMK261</w:t>
            </w:r>
          </w:p>
          <w:p w:rsidR="00000000" w:rsidDel="00000000" w:rsidP="00000000" w:rsidRDefault="00000000" w:rsidRPr="00000000" w14:paraId="00000982">
            <w:pPr>
              <w:spacing w:after="240" w:before="240" w:lineRule="auto"/>
              <w:jc w:val="center"/>
              <w:rPr/>
            </w:pPr>
            <w:r w:rsidDel="00000000" w:rsidR="00000000" w:rsidRPr="00000000">
              <w:rPr>
                <w:rtl w:val="0"/>
              </w:rPr>
              <w:t xml:space="preserve">CPMK262</w:t>
            </w:r>
          </w:p>
          <w:p w:rsidR="00000000" w:rsidDel="00000000" w:rsidP="00000000" w:rsidRDefault="00000000" w:rsidRPr="00000000" w14:paraId="00000983">
            <w:pPr>
              <w:spacing w:after="240" w:before="240" w:lineRule="auto"/>
              <w:jc w:val="center"/>
              <w:rPr/>
            </w:pPr>
            <w:r w:rsidDel="00000000" w:rsidR="00000000" w:rsidRPr="00000000">
              <w:rPr>
                <w:rtl w:val="0"/>
              </w:rPr>
              <w:t xml:space="preserve">CPMK263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7">
            <w:pPr>
              <w:spacing w:after="240" w:before="240" w:lineRule="auto"/>
              <w:jc w:val="center"/>
              <w:rPr/>
            </w:pPr>
            <w:r w:rsidDel="00000000" w:rsidR="00000000" w:rsidRPr="00000000">
              <w:rPr>
                <w:rtl w:val="0"/>
              </w:rPr>
              <w:t xml:space="preserve">RKS222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B">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8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D">
            <w:pPr>
              <w:spacing w:after="240" w:before="240" w:lineRule="auto"/>
              <w:jc w:val="center"/>
              <w:rPr/>
            </w:pPr>
            <w:r w:rsidDel="00000000" w:rsidR="00000000" w:rsidRPr="00000000">
              <w:rPr>
                <w:rtl w:val="0"/>
              </w:rPr>
              <w:t xml:space="preserve">CPMK271</w:t>
            </w:r>
          </w:p>
          <w:p w:rsidR="00000000" w:rsidDel="00000000" w:rsidP="00000000" w:rsidRDefault="00000000" w:rsidRPr="00000000" w14:paraId="0000098E">
            <w:pPr>
              <w:spacing w:after="240" w:before="240" w:lineRule="auto"/>
              <w:jc w:val="center"/>
              <w:rPr/>
            </w:pPr>
            <w:r w:rsidDel="00000000" w:rsidR="00000000" w:rsidRPr="00000000">
              <w:rPr>
                <w:rtl w:val="0"/>
              </w:rPr>
              <w:t xml:space="preserve">CPMK272</w:t>
            </w:r>
          </w:p>
          <w:p w:rsidR="00000000" w:rsidDel="00000000" w:rsidP="00000000" w:rsidRDefault="00000000" w:rsidRPr="00000000" w14:paraId="0000098F">
            <w:pPr>
              <w:spacing w:after="240" w:before="240" w:lineRule="auto"/>
              <w:jc w:val="center"/>
              <w:rPr/>
            </w:pPr>
            <w:r w:rsidDel="00000000" w:rsidR="00000000" w:rsidRPr="00000000">
              <w:rPr>
                <w:rtl w:val="0"/>
              </w:rPr>
              <w:t xml:space="preserve">CPMK273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3">
            <w:pPr>
              <w:spacing w:after="240" w:before="240" w:lineRule="auto"/>
              <w:jc w:val="center"/>
              <w:rPr/>
            </w:pPr>
            <w:r w:rsidDel="00000000" w:rsidR="00000000" w:rsidRPr="00000000">
              <w:rPr>
                <w:rtl w:val="0"/>
              </w:rPr>
              <w:t xml:space="preserve">RKS223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7">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9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9">
            <w:pPr>
              <w:spacing w:after="240" w:before="240" w:lineRule="auto"/>
              <w:jc w:val="center"/>
              <w:rPr/>
            </w:pPr>
            <w:r w:rsidDel="00000000" w:rsidR="00000000" w:rsidRPr="00000000">
              <w:rPr>
                <w:rtl w:val="0"/>
              </w:rPr>
              <w:t xml:space="preserve">CPMK281</w:t>
            </w:r>
          </w:p>
          <w:p w:rsidR="00000000" w:rsidDel="00000000" w:rsidP="00000000" w:rsidRDefault="00000000" w:rsidRPr="00000000" w14:paraId="0000099A">
            <w:pPr>
              <w:spacing w:after="240" w:before="240" w:lineRule="auto"/>
              <w:jc w:val="center"/>
              <w:rPr/>
            </w:pPr>
            <w:r w:rsidDel="00000000" w:rsidR="00000000" w:rsidRPr="00000000">
              <w:rPr>
                <w:rtl w:val="0"/>
              </w:rPr>
              <w:t xml:space="preserve">CPMK282</w:t>
            </w:r>
          </w:p>
          <w:p w:rsidR="00000000" w:rsidDel="00000000" w:rsidP="00000000" w:rsidRDefault="00000000" w:rsidRPr="00000000" w14:paraId="0000099B">
            <w:pPr>
              <w:spacing w:after="240" w:before="240" w:lineRule="auto"/>
              <w:jc w:val="center"/>
              <w:rPr/>
            </w:pPr>
            <w:r w:rsidDel="00000000" w:rsidR="00000000" w:rsidRPr="00000000">
              <w:rPr>
                <w:rtl w:val="0"/>
              </w:rPr>
              <w:t xml:space="preserve">CPMK283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F">
            <w:pPr>
              <w:spacing w:after="240" w:before="240" w:lineRule="auto"/>
              <w:jc w:val="center"/>
              <w:rPr/>
            </w:pPr>
            <w:r w:rsidDel="00000000" w:rsidR="00000000" w:rsidRPr="00000000">
              <w:rPr>
                <w:rtl w:val="0"/>
              </w:rPr>
              <w:t xml:space="preserve">RKS224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3">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A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5">
            <w:pPr>
              <w:spacing w:after="240" w:before="240" w:lineRule="auto"/>
              <w:jc w:val="center"/>
              <w:rPr/>
            </w:pPr>
            <w:r w:rsidDel="00000000" w:rsidR="00000000" w:rsidRPr="00000000">
              <w:rPr>
                <w:rtl w:val="0"/>
              </w:rPr>
              <w:t xml:space="preserve">CPMK291</w:t>
            </w:r>
          </w:p>
          <w:p w:rsidR="00000000" w:rsidDel="00000000" w:rsidP="00000000" w:rsidRDefault="00000000" w:rsidRPr="00000000" w14:paraId="000009A6">
            <w:pPr>
              <w:spacing w:after="240" w:before="240" w:lineRule="auto"/>
              <w:jc w:val="center"/>
              <w:rPr/>
            </w:pPr>
            <w:r w:rsidDel="00000000" w:rsidR="00000000" w:rsidRPr="00000000">
              <w:rPr>
                <w:rtl w:val="0"/>
              </w:rPr>
              <w:t xml:space="preserve">CPMK292</w:t>
            </w:r>
          </w:p>
          <w:p w:rsidR="00000000" w:rsidDel="00000000" w:rsidP="00000000" w:rsidRDefault="00000000" w:rsidRPr="00000000" w14:paraId="000009A7">
            <w:pPr>
              <w:spacing w:after="240" w:before="240" w:lineRule="auto"/>
              <w:jc w:val="center"/>
              <w:rPr/>
            </w:pPr>
            <w:r w:rsidDel="00000000" w:rsidR="00000000" w:rsidRPr="00000000">
              <w:rPr>
                <w:rtl w:val="0"/>
              </w:rPr>
              <w:t xml:space="preserve">CPMK293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B">
            <w:pPr>
              <w:spacing w:after="240" w:before="240" w:lineRule="auto"/>
              <w:jc w:val="center"/>
              <w:rPr/>
            </w:pPr>
            <w:r w:rsidDel="00000000" w:rsidR="00000000" w:rsidRPr="00000000">
              <w:rPr>
                <w:rtl w:val="0"/>
              </w:rPr>
              <w:t xml:space="preserve">RKS225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F">
            <w:pPr>
              <w:spacing w:after="240" w:before="240" w:lineRule="auto"/>
              <w:jc w:val="center"/>
              <w:rPr/>
            </w:pPr>
            <w:r w:rsidDel="00000000" w:rsidR="00000000" w:rsidRPr="00000000">
              <w:rPr>
                <w:rtl w:val="0"/>
              </w:rPr>
              <w:t xml:space="preserve"> </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B0">
            <w:pPr>
              <w:spacing w:after="240" w:before="240" w:lineRule="auto"/>
              <w:jc w:val="center"/>
              <w:rPr>
                <w:b w:val="1"/>
                <w:bCs w:val="1"/>
              </w:rPr>
            </w:pPr>
            <w:r w:rsidDel="00000000" w:rsidR="00000000" w:rsidRPr="00000000">
              <w:rPr>
                <w:b w:val="1"/>
                <w:bCs w:val="1"/>
                <w:rtl w:val="0"/>
              </w:rPr>
              <w:t xml:space="preserve">CPL03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1">
            <w:pPr>
              <w:spacing w:after="240" w:before="240" w:lineRule="auto"/>
              <w:jc w:val="center"/>
              <w:rPr/>
            </w:pPr>
            <w:r w:rsidDel="00000000" w:rsidR="00000000" w:rsidRPr="00000000">
              <w:rPr>
                <w:rtl w:val="0"/>
              </w:rPr>
              <w:t xml:space="preserve">CPMK111</w:t>
            </w:r>
          </w:p>
          <w:p w:rsidR="00000000" w:rsidDel="00000000" w:rsidP="00000000" w:rsidRDefault="00000000" w:rsidRPr="00000000" w14:paraId="000009B2">
            <w:pPr>
              <w:spacing w:after="240" w:before="240" w:lineRule="auto"/>
              <w:jc w:val="center"/>
              <w:rPr/>
            </w:pPr>
            <w:r w:rsidDel="00000000" w:rsidR="00000000" w:rsidRPr="00000000">
              <w:rPr>
                <w:rtl w:val="0"/>
              </w:rPr>
              <w:t xml:space="preserve">CPMK112</w:t>
            </w:r>
          </w:p>
          <w:p w:rsidR="00000000" w:rsidDel="00000000" w:rsidP="00000000" w:rsidRDefault="00000000" w:rsidRPr="00000000" w14:paraId="000009B3">
            <w:pPr>
              <w:spacing w:after="240" w:before="240" w:lineRule="auto"/>
              <w:jc w:val="center"/>
              <w:rPr/>
            </w:pPr>
            <w:r w:rsidDel="00000000" w:rsidR="00000000" w:rsidRPr="00000000">
              <w:rPr>
                <w:rtl w:val="0"/>
              </w:rPr>
              <w:t xml:space="preserve">CPMK113</w:t>
            </w:r>
          </w:p>
          <w:p w:rsidR="00000000" w:rsidDel="00000000" w:rsidP="00000000" w:rsidRDefault="00000000" w:rsidRPr="00000000" w14:paraId="000009B4">
            <w:pPr>
              <w:spacing w:after="240" w:before="240" w:lineRule="auto"/>
              <w:jc w:val="center"/>
              <w:rPr/>
            </w:pPr>
            <w:r w:rsidDel="00000000" w:rsidR="00000000" w:rsidRPr="00000000">
              <w:rPr>
                <w:rtl w:val="0"/>
              </w:rPr>
              <w:t xml:space="preserve">CPMK114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6">
            <w:pPr>
              <w:spacing w:after="240" w:before="240" w:lineRule="auto"/>
              <w:jc w:val="center"/>
              <w:rPr/>
            </w:pPr>
            <w:r w:rsidDel="00000000" w:rsidR="00000000" w:rsidRPr="00000000">
              <w:rPr>
                <w:rtl w:val="0"/>
              </w:rPr>
              <w:t xml:space="preserve"> RKS123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C">
            <w:pPr>
              <w:spacing w:after="240" w:before="240" w:lineRule="auto"/>
              <w:jc w:val="center"/>
              <w:rPr/>
            </w:pPr>
            <w:r w:rsidDel="00000000" w:rsidR="00000000" w:rsidRPr="00000000">
              <w:rPr>
                <w:rtl w:val="0"/>
              </w:rPr>
              <w:t xml:space="preserve"> </w:t>
            </w:r>
          </w:p>
        </w:tc>
      </w:tr>
      <w:tr>
        <w:trPr>
          <w:cantSplit w:val="0"/>
          <w:trHeight w:val="231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B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E">
            <w:pPr>
              <w:spacing w:after="240" w:before="240" w:lineRule="auto"/>
              <w:jc w:val="center"/>
              <w:rPr/>
            </w:pPr>
            <w:r w:rsidDel="00000000" w:rsidR="00000000" w:rsidRPr="00000000">
              <w:rPr>
                <w:rtl w:val="0"/>
              </w:rPr>
              <w:t xml:space="preserve">CPMK151</w:t>
            </w:r>
          </w:p>
          <w:p w:rsidR="00000000" w:rsidDel="00000000" w:rsidP="00000000" w:rsidRDefault="00000000" w:rsidRPr="00000000" w14:paraId="000009BF">
            <w:pPr>
              <w:spacing w:after="240" w:before="240" w:lineRule="auto"/>
              <w:jc w:val="center"/>
              <w:rPr/>
            </w:pPr>
            <w:r w:rsidDel="00000000" w:rsidR="00000000" w:rsidRPr="00000000">
              <w:rPr>
                <w:rtl w:val="0"/>
              </w:rPr>
              <w:t xml:space="preserve">CPMK152</w:t>
            </w:r>
          </w:p>
          <w:p w:rsidR="00000000" w:rsidDel="00000000" w:rsidP="00000000" w:rsidRDefault="00000000" w:rsidRPr="00000000" w14:paraId="000009C0">
            <w:pPr>
              <w:spacing w:after="240" w:before="240" w:lineRule="auto"/>
              <w:jc w:val="center"/>
              <w:rPr/>
            </w:pPr>
            <w:r w:rsidDel="00000000" w:rsidR="00000000" w:rsidRPr="00000000">
              <w:rPr>
                <w:rtl w:val="0"/>
              </w:rPr>
              <w:t xml:space="preserve">CPMK153</w:t>
            </w:r>
          </w:p>
          <w:p w:rsidR="00000000" w:rsidDel="00000000" w:rsidP="00000000" w:rsidRDefault="00000000" w:rsidRPr="00000000" w14:paraId="000009C1">
            <w:pPr>
              <w:spacing w:after="240" w:before="240" w:lineRule="auto"/>
              <w:jc w:val="center"/>
              <w:rPr/>
            </w:pPr>
            <w:r w:rsidDel="00000000" w:rsidR="00000000" w:rsidRPr="00000000">
              <w:rPr>
                <w:rtl w:val="0"/>
              </w:rPr>
              <w:t xml:space="preserve">CPMK154</w:t>
            </w:r>
          </w:p>
          <w:p w:rsidR="00000000" w:rsidDel="00000000" w:rsidP="00000000" w:rsidRDefault="00000000" w:rsidRPr="00000000" w14:paraId="000009C2">
            <w:pPr>
              <w:spacing w:after="240" w:before="240" w:lineRule="auto"/>
              <w:jc w:val="center"/>
              <w:rPr/>
            </w:pPr>
            <w:r w:rsidDel="00000000" w:rsidR="00000000" w:rsidRPr="00000000">
              <w:rPr>
                <w:rtl w:val="0"/>
              </w:rPr>
              <w:t xml:space="preserve">CPMK155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4">
            <w:pPr>
              <w:spacing w:after="240" w:before="240" w:lineRule="auto"/>
              <w:jc w:val="center"/>
              <w:rPr/>
            </w:pPr>
            <w:r w:rsidDel="00000000" w:rsidR="00000000" w:rsidRPr="00000000">
              <w:rPr>
                <w:rtl w:val="0"/>
              </w:rPr>
              <w:t xml:space="preserve">RKS127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A">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C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C">
            <w:pPr>
              <w:spacing w:after="240" w:before="240" w:lineRule="auto"/>
              <w:jc w:val="center"/>
              <w:rPr/>
            </w:pPr>
            <w:r w:rsidDel="00000000" w:rsidR="00000000" w:rsidRPr="00000000">
              <w:rPr>
                <w:rtl w:val="0"/>
              </w:rPr>
              <w:t xml:space="preserve">CPMK171</w:t>
            </w:r>
          </w:p>
          <w:p w:rsidR="00000000" w:rsidDel="00000000" w:rsidP="00000000" w:rsidRDefault="00000000" w:rsidRPr="00000000" w14:paraId="000009CD">
            <w:pPr>
              <w:spacing w:after="240" w:before="240" w:lineRule="auto"/>
              <w:jc w:val="center"/>
              <w:rPr/>
            </w:pPr>
            <w:r w:rsidDel="00000000" w:rsidR="00000000" w:rsidRPr="00000000">
              <w:rPr>
                <w:rtl w:val="0"/>
              </w:rPr>
              <w:t xml:space="preserve">CPMK172</w:t>
            </w:r>
          </w:p>
          <w:p w:rsidR="00000000" w:rsidDel="00000000" w:rsidP="00000000" w:rsidRDefault="00000000" w:rsidRPr="00000000" w14:paraId="000009CE">
            <w:pPr>
              <w:spacing w:after="240" w:before="240" w:lineRule="auto"/>
              <w:jc w:val="center"/>
              <w:rPr/>
            </w:pPr>
            <w:r w:rsidDel="00000000" w:rsidR="00000000" w:rsidRPr="00000000">
              <w:rPr>
                <w:rtl w:val="0"/>
              </w:rPr>
              <w:t xml:space="preserve">CPMK173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1">
            <w:pPr>
              <w:spacing w:after="240" w:before="240" w:lineRule="auto"/>
              <w:jc w:val="center"/>
              <w:rPr/>
            </w:pPr>
            <w:r w:rsidDel="00000000" w:rsidR="00000000" w:rsidRPr="00000000">
              <w:rPr>
                <w:rtl w:val="0"/>
              </w:rPr>
              <w:t xml:space="preserve">RKS211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6">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D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8">
            <w:pPr>
              <w:spacing w:after="240" w:before="240" w:lineRule="auto"/>
              <w:jc w:val="center"/>
              <w:rPr/>
            </w:pPr>
            <w:r w:rsidDel="00000000" w:rsidR="00000000" w:rsidRPr="00000000">
              <w:rPr>
                <w:rtl w:val="0"/>
              </w:rPr>
              <w:t xml:space="preserve">CPMK301</w:t>
            </w:r>
          </w:p>
          <w:p w:rsidR="00000000" w:rsidDel="00000000" w:rsidP="00000000" w:rsidRDefault="00000000" w:rsidRPr="00000000" w14:paraId="000009D9">
            <w:pPr>
              <w:spacing w:after="240" w:before="240" w:lineRule="auto"/>
              <w:jc w:val="center"/>
              <w:rPr/>
            </w:pPr>
            <w:r w:rsidDel="00000000" w:rsidR="00000000" w:rsidRPr="00000000">
              <w:rPr>
                <w:rtl w:val="0"/>
              </w:rPr>
              <w:t xml:space="preserve">CPMK302</w:t>
            </w:r>
          </w:p>
          <w:p w:rsidR="00000000" w:rsidDel="00000000" w:rsidP="00000000" w:rsidRDefault="00000000" w:rsidRPr="00000000" w14:paraId="000009DA">
            <w:pPr>
              <w:spacing w:after="240" w:before="240" w:lineRule="auto"/>
              <w:jc w:val="center"/>
              <w:rPr/>
            </w:pPr>
            <w:r w:rsidDel="00000000" w:rsidR="00000000" w:rsidRPr="00000000">
              <w:rPr>
                <w:rtl w:val="0"/>
              </w:rPr>
              <w:t xml:space="preserve">CPMK303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E">
            <w:pPr>
              <w:spacing w:after="240" w:before="240" w:lineRule="auto"/>
              <w:jc w:val="center"/>
              <w:rPr/>
            </w:pPr>
            <w:r w:rsidDel="00000000" w:rsidR="00000000" w:rsidRPr="00000000">
              <w:rPr>
                <w:rtl w:val="0"/>
              </w:rPr>
              <w:t xml:space="preserve">RKS226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2">
            <w:pPr>
              <w:spacing w:after="240" w:before="240" w:lineRule="auto"/>
              <w:jc w:val="center"/>
              <w:rPr/>
            </w:pPr>
            <w:r w:rsidDel="00000000" w:rsidR="00000000" w:rsidRPr="00000000">
              <w:rPr>
                <w:rtl w:val="0"/>
              </w:rPr>
              <w:t xml:space="preserve"> </w:t>
            </w:r>
          </w:p>
        </w:tc>
      </w:tr>
      <w:tr>
        <w:trPr>
          <w:cantSplit w:val="0"/>
          <w:trHeight w:val="282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E3">
            <w:pPr>
              <w:spacing w:after="240" w:before="240" w:lineRule="auto"/>
              <w:jc w:val="center"/>
              <w:rPr>
                <w:b w:val="1"/>
                <w:bCs w:val="1"/>
              </w:rPr>
            </w:pPr>
            <w:r w:rsidDel="00000000" w:rsidR="00000000" w:rsidRPr="00000000">
              <w:rPr>
                <w:b w:val="1"/>
                <w:bCs w:val="1"/>
                <w:rtl w:val="0"/>
              </w:rPr>
              <w:t xml:space="preserve">CPL04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4">
            <w:pPr>
              <w:spacing w:after="240" w:before="240" w:lineRule="auto"/>
              <w:jc w:val="center"/>
              <w:rPr/>
            </w:pPr>
            <w:r w:rsidDel="00000000" w:rsidR="00000000" w:rsidRPr="00000000">
              <w:rPr>
                <w:rtl w:val="0"/>
              </w:rPr>
              <w:t xml:space="preserve">CPMK021</w:t>
            </w:r>
          </w:p>
          <w:p w:rsidR="00000000" w:rsidDel="00000000" w:rsidP="00000000" w:rsidRDefault="00000000" w:rsidRPr="00000000" w14:paraId="000009E5">
            <w:pPr>
              <w:spacing w:after="240" w:before="240" w:lineRule="auto"/>
              <w:jc w:val="center"/>
              <w:rPr/>
            </w:pPr>
            <w:r w:rsidDel="00000000" w:rsidR="00000000" w:rsidRPr="00000000">
              <w:rPr>
                <w:rtl w:val="0"/>
              </w:rPr>
              <w:t xml:space="preserve">CPMK022</w:t>
            </w:r>
          </w:p>
          <w:p w:rsidR="00000000" w:rsidDel="00000000" w:rsidP="00000000" w:rsidRDefault="00000000" w:rsidRPr="00000000" w14:paraId="000009E6">
            <w:pPr>
              <w:spacing w:after="240" w:before="240" w:lineRule="auto"/>
              <w:jc w:val="center"/>
              <w:rPr/>
            </w:pPr>
            <w:r w:rsidDel="00000000" w:rsidR="00000000" w:rsidRPr="00000000">
              <w:rPr>
                <w:rtl w:val="0"/>
              </w:rPr>
              <w:t xml:space="preserve">CPMK023</w:t>
            </w:r>
          </w:p>
          <w:p w:rsidR="00000000" w:rsidDel="00000000" w:rsidP="00000000" w:rsidRDefault="00000000" w:rsidRPr="00000000" w14:paraId="000009E7">
            <w:pPr>
              <w:spacing w:after="240" w:before="240" w:lineRule="auto"/>
              <w:jc w:val="center"/>
              <w:rPr/>
            </w:pPr>
            <w:r w:rsidDel="00000000" w:rsidR="00000000" w:rsidRPr="00000000">
              <w:rPr>
                <w:rtl w:val="0"/>
              </w:rPr>
              <w:t xml:space="preserve">CPMK024</w:t>
            </w:r>
          </w:p>
          <w:p w:rsidR="00000000" w:rsidDel="00000000" w:rsidP="00000000" w:rsidRDefault="00000000" w:rsidRPr="00000000" w14:paraId="000009E8">
            <w:pPr>
              <w:spacing w:after="240" w:before="240" w:lineRule="auto"/>
              <w:jc w:val="center"/>
              <w:rPr/>
            </w:pPr>
            <w:r w:rsidDel="00000000" w:rsidR="00000000" w:rsidRPr="00000000">
              <w:rPr>
                <w:rtl w:val="0"/>
              </w:rPr>
              <w:t xml:space="preserve">CPMK025</w:t>
            </w:r>
          </w:p>
          <w:p w:rsidR="00000000" w:rsidDel="00000000" w:rsidP="00000000" w:rsidRDefault="00000000" w:rsidRPr="00000000" w14:paraId="000009E9">
            <w:pPr>
              <w:spacing w:after="240" w:before="240" w:lineRule="auto"/>
              <w:jc w:val="center"/>
              <w:rPr/>
            </w:pPr>
            <w:r w:rsidDel="00000000" w:rsidR="00000000" w:rsidRPr="00000000">
              <w:rPr>
                <w:rtl w:val="0"/>
              </w:rPr>
              <w:t xml:space="preserve">CPMK026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A">
            <w:pPr>
              <w:spacing w:after="240" w:before="240" w:lineRule="auto"/>
              <w:jc w:val="center"/>
              <w:rPr/>
            </w:pPr>
            <w:r w:rsidDel="00000000" w:rsidR="00000000" w:rsidRPr="00000000">
              <w:rPr>
                <w:rtl w:val="0"/>
              </w:rPr>
              <w:t xml:space="preserve">RKS112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1">
            <w:pPr>
              <w:spacing w:after="240" w:before="240" w:lineRule="auto"/>
              <w:jc w:val="center"/>
              <w:rPr/>
            </w:pPr>
            <w:r w:rsidDel="00000000" w:rsidR="00000000" w:rsidRPr="00000000">
              <w:rPr>
                <w:rtl w:val="0"/>
              </w:rPr>
              <w:t xml:space="preserve"> </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F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3">
            <w:pPr>
              <w:spacing w:after="240" w:before="240" w:lineRule="auto"/>
              <w:jc w:val="center"/>
              <w:rPr/>
            </w:pPr>
            <w:r w:rsidDel="00000000" w:rsidR="00000000" w:rsidRPr="00000000">
              <w:rPr>
                <w:rtl w:val="0"/>
              </w:rPr>
              <w:t xml:space="preserve">CPMK061</w:t>
            </w:r>
          </w:p>
          <w:p w:rsidR="00000000" w:rsidDel="00000000" w:rsidP="00000000" w:rsidRDefault="00000000" w:rsidRPr="00000000" w14:paraId="000009F4">
            <w:pPr>
              <w:spacing w:after="240" w:before="240" w:lineRule="auto"/>
              <w:jc w:val="center"/>
              <w:rPr/>
            </w:pPr>
            <w:r w:rsidDel="00000000" w:rsidR="00000000" w:rsidRPr="00000000">
              <w:rPr>
                <w:rtl w:val="0"/>
              </w:rPr>
              <w:t xml:space="preserve">CPMK062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5">
            <w:pPr>
              <w:spacing w:after="240" w:before="240" w:lineRule="auto"/>
              <w:jc w:val="center"/>
              <w:rPr/>
            </w:pPr>
            <w:r w:rsidDel="00000000" w:rsidR="00000000" w:rsidRPr="00000000">
              <w:rPr>
                <w:rtl w:val="0"/>
              </w:rPr>
              <w:t xml:space="preserve">RKS116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C">
            <w:pPr>
              <w:spacing w:after="240" w:before="240" w:lineRule="auto"/>
              <w:jc w:val="center"/>
              <w:rPr/>
            </w:pPr>
            <w:r w:rsidDel="00000000" w:rsidR="00000000" w:rsidRPr="00000000">
              <w:rPr>
                <w:rtl w:val="0"/>
              </w:rPr>
              <w:t xml:space="preserve"> </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9F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E">
            <w:pPr>
              <w:spacing w:after="240" w:before="240" w:lineRule="auto"/>
              <w:jc w:val="center"/>
              <w:rPr/>
            </w:pPr>
            <w:r w:rsidDel="00000000" w:rsidR="00000000" w:rsidRPr="00000000">
              <w:rPr>
                <w:rtl w:val="0"/>
              </w:rPr>
              <w:t xml:space="preserve">CPMK071</w:t>
            </w:r>
          </w:p>
          <w:p w:rsidR="00000000" w:rsidDel="00000000" w:rsidP="00000000" w:rsidRDefault="00000000" w:rsidRPr="00000000" w14:paraId="000009FF">
            <w:pPr>
              <w:spacing w:after="240" w:before="240" w:lineRule="auto"/>
              <w:jc w:val="center"/>
              <w:rPr/>
            </w:pPr>
            <w:r w:rsidDel="00000000" w:rsidR="00000000" w:rsidRPr="00000000">
              <w:rPr>
                <w:rtl w:val="0"/>
              </w:rPr>
              <w:t xml:space="preserve">CPMK072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0">
            <w:pPr>
              <w:spacing w:after="240" w:before="240" w:lineRule="auto"/>
              <w:jc w:val="center"/>
              <w:rPr/>
            </w:pPr>
            <w:r w:rsidDel="00000000" w:rsidR="00000000" w:rsidRPr="00000000">
              <w:rPr>
                <w:rtl w:val="0"/>
              </w:rPr>
              <w:t xml:space="preserve">RKS117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7">
            <w:pPr>
              <w:spacing w:after="240" w:before="240" w:lineRule="auto"/>
              <w:jc w:val="center"/>
              <w:rPr/>
            </w:pPr>
            <w:r w:rsidDel="00000000" w:rsidR="00000000" w:rsidRPr="00000000">
              <w:rPr>
                <w:rtl w:val="0"/>
              </w:rPr>
              <w:t xml:space="preserve"> </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0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9">
            <w:pPr>
              <w:spacing w:after="240" w:before="240" w:lineRule="auto"/>
              <w:jc w:val="center"/>
              <w:rPr/>
            </w:pPr>
            <w:r w:rsidDel="00000000" w:rsidR="00000000" w:rsidRPr="00000000">
              <w:rPr>
                <w:rtl w:val="0"/>
              </w:rPr>
              <w:t xml:space="preserve">CPMK081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A">
            <w:pPr>
              <w:spacing w:after="240" w:before="240" w:lineRule="auto"/>
              <w:jc w:val="center"/>
              <w:rPr/>
            </w:pPr>
            <w:r w:rsidDel="00000000" w:rsidR="00000000" w:rsidRPr="00000000">
              <w:rPr>
                <w:rtl w:val="0"/>
              </w:rPr>
              <w:t xml:space="preserve">RKS118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1">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1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3">
            <w:pPr>
              <w:spacing w:after="240" w:before="240" w:lineRule="auto"/>
              <w:jc w:val="center"/>
              <w:rPr/>
            </w:pPr>
            <w:r w:rsidDel="00000000" w:rsidR="00000000" w:rsidRPr="00000000">
              <w:rPr>
                <w:rtl w:val="0"/>
              </w:rPr>
              <w:t xml:space="preserve">CPMK141</w:t>
            </w:r>
          </w:p>
          <w:p w:rsidR="00000000" w:rsidDel="00000000" w:rsidP="00000000" w:rsidRDefault="00000000" w:rsidRPr="00000000" w14:paraId="00000A14">
            <w:pPr>
              <w:spacing w:after="240" w:before="240" w:lineRule="auto"/>
              <w:jc w:val="center"/>
              <w:rPr/>
            </w:pPr>
            <w:r w:rsidDel="00000000" w:rsidR="00000000" w:rsidRPr="00000000">
              <w:rPr>
                <w:rtl w:val="0"/>
              </w:rPr>
              <w:t xml:space="preserve">CPMK142</w:t>
            </w:r>
          </w:p>
          <w:p w:rsidR="00000000" w:rsidDel="00000000" w:rsidP="00000000" w:rsidRDefault="00000000" w:rsidRPr="00000000" w14:paraId="00000A15">
            <w:pPr>
              <w:spacing w:after="240" w:before="240" w:lineRule="auto"/>
              <w:jc w:val="center"/>
              <w:rPr/>
            </w:pPr>
            <w:r w:rsidDel="00000000" w:rsidR="00000000" w:rsidRPr="00000000">
              <w:rPr>
                <w:rtl w:val="0"/>
              </w:rPr>
              <w:t xml:space="preserve">CPMK143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7">
            <w:pPr>
              <w:spacing w:after="240" w:before="240" w:lineRule="auto"/>
              <w:jc w:val="center"/>
              <w:rPr/>
            </w:pPr>
            <w:r w:rsidDel="00000000" w:rsidR="00000000" w:rsidRPr="00000000">
              <w:rPr>
                <w:rtl w:val="0"/>
              </w:rPr>
              <w:t xml:space="preserve">RKS126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D">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1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F">
            <w:pPr>
              <w:spacing w:after="240" w:before="240" w:lineRule="auto"/>
              <w:jc w:val="center"/>
              <w:rPr/>
            </w:pPr>
            <w:r w:rsidDel="00000000" w:rsidR="00000000" w:rsidRPr="00000000">
              <w:rPr>
                <w:rtl w:val="0"/>
              </w:rPr>
              <w:t xml:space="preserve">CPMK161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1">
            <w:pPr>
              <w:spacing w:after="240" w:before="240" w:lineRule="auto"/>
              <w:jc w:val="center"/>
              <w:rPr/>
            </w:pPr>
            <w:r w:rsidDel="00000000" w:rsidR="00000000" w:rsidRPr="00000000">
              <w:rPr>
                <w:rtl w:val="0"/>
              </w:rPr>
              <w:t xml:space="preserve">RKS128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7">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2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9">
            <w:pPr>
              <w:spacing w:after="240" w:before="240" w:lineRule="auto"/>
              <w:jc w:val="center"/>
              <w:rPr/>
            </w:pPr>
            <w:r w:rsidDel="00000000" w:rsidR="00000000" w:rsidRPr="00000000">
              <w:rPr>
                <w:rtl w:val="0"/>
              </w:rPr>
              <w:t xml:space="preserve">CPMK241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C">
            <w:pPr>
              <w:spacing w:after="240" w:before="240" w:lineRule="auto"/>
              <w:jc w:val="center"/>
              <w:rPr/>
            </w:pPr>
            <w:r w:rsidDel="00000000" w:rsidR="00000000" w:rsidRPr="00000000">
              <w:rPr>
                <w:rtl w:val="0"/>
              </w:rPr>
              <w:t xml:space="preserve">RKS218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1">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3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3">
            <w:pPr>
              <w:spacing w:after="240" w:before="240" w:lineRule="auto"/>
              <w:jc w:val="center"/>
              <w:rPr/>
            </w:pPr>
            <w:r w:rsidDel="00000000" w:rsidR="00000000" w:rsidRPr="00000000">
              <w:rPr>
                <w:rtl w:val="0"/>
              </w:rPr>
              <w:t xml:space="preserve">CPMK311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7">
            <w:pPr>
              <w:spacing w:after="240" w:before="240" w:lineRule="auto"/>
              <w:jc w:val="center"/>
              <w:rPr/>
            </w:pPr>
            <w:r w:rsidDel="00000000" w:rsidR="00000000" w:rsidRPr="00000000">
              <w:rPr>
                <w:rtl w:val="0"/>
              </w:rPr>
              <w:t xml:space="preserve">RKS227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B">
            <w:pPr>
              <w:spacing w:after="240" w:before="240" w:lineRule="auto"/>
              <w:jc w:val="center"/>
              <w:rPr/>
            </w:pPr>
            <w:r w:rsidDel="00000000" w:rsidR="00000000" w:rsidRPr="00000000">
              <w:rPr>
                <w:rtl w:val="0"/>
              </w:rPr>
              <w:t xml:space="preserve">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3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D">
            <w:pPr>
              <w:spacing w:after="240" w:before="240" w:lineRule="auto"/>
              <w:jc w:val="center"/>
              <w:rPr/>
            </w:pPr>
            <w:r w:rsidDel="00000000" w:rsidR="00000000" w:rsidRPr="00000000">
              <w:rPr>
                <w:rtl w:val="0"/>
              </w:rPr>
              <w:t xml:space="preserve">CPMK371</w:t>
            </w:r>
          </w:p>
          <w:p w:rsidR="00000000" w:rsidDel="00000000" w:rsidP="00000000" w:rsidRDefault="00000000" w:rsidRPr="00000000" w14:paraId="00000A3E">
            <w:pPr>
              <w:spacing w:after="240" w:before="240" w:lineRule="auto"/>
              <w:jc w:val="center"/>
              <w:rPr/>
            </w:pPr>
            <w:r w:rsidDel="00000000" w:rsidR="00000000" w:rsidRPr="00000000">
              <w:rPr>
                <w:rtl w:val="0"/>
              </w:rPr>
              <w:t xml:space="preserve">CPMK372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3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3">
            <w:pPr>
              <w:spacing w:after="240" w:before="240" w:lineRule="auto"/>
              <w:jc w:val="center"/>
              <w:rPr/>
            </w:pPr>
            <w:r w:rsidDel="00000000" w:rsidR="00000000" w:rsidRPr="00000000">
              <w:rPr>
                <w:rtl w:val="0"/>
              </w:rPr>
              <w:t xml:space="preserve">RKS316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6">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4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8">
            <w:pPr>
              <w:spacing w:after="240" w:before="240" w:lineRule="auto"/>
              <w:jc w:val="center"/>
              <w:rPr/>
            </w:pPr>
            <w:r w:rsidDel="00000000" w:rsidR="00000000" w:rsidRPr="00000000">
              <w:rPr>
                <w:rtl w:val="0"/>
              </w:rPr>
              <w:t xml:space="preserve">CPMK381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D">
            <w:pPr>
              <w:spacing w:after="240" w:before="240" w:lineRule="auto"/>
              <w:jc w:val="center"/>
              <w:rPr/>
            </w:pPr>
            <w:r w:rsidDel="00000000" w:rsidR="00000000" w:rsidRPr="00000000">
              <w:rPr>
                <w:rtl w:val="0"/>
              </w:rPr>
              <w:t xml:space="preserve">RKS317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0">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5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2">
            <w:pPr>
              <w:spacing w:after="240" w:before="240" w:lineRule="auto"/>
              <w:jc w:val="center"/>
              <w:rPr/>
            </w:pPr>
            <w:r w:rsidDel="00000000" w:rsidR="00000000" w:rsidRPr="00000000">
              <w:rPr>
                <w:rtl w:val="0"/>
              </w:rPr>
              <w:t xml:space="preserve">CPMK391</w:t>
            </w:r>
          </w:p>
          <w:p w:rsidR="00000000" w:rsidDel="00000000" w:rsidP="00000000" w:rsidRDefault="00000000" w:rsidRPr="00000000" w14:paraId="00000A53">
            <w:pPr>
              <w:spacing w:after="240" w:before="240" w:lineRule="auto"/>
              <w:jc w:val="center"/>
              <w:rPr/>
            </w:pPr>
            <w:r w:rsidDel="00000000" w:rsidR="00000000" w:rsidRPr="00000000">
              <w:rPr>
                <w:rtl w:val="0"/>
              </w:rPr>
              <w:t xml:space="preserve">CPMK392</w:t>
            </w:r>
          </w:p>
          <w:p w:rsidR="00000000" w:rsidDel="00000000" w:rsidP="00000000" w:rsidRDefault="00000000" w:rsidRPr="00000000" w14:paraId="00000A54">
            <w:pPr>
              <w:spacing w:after="240" w:before="240" w:lineRule="auto"/>
              <w:jc w:val="center"/>
              <w:rPr/>
            </w:pPr>
            <w:r w:rsidDel="00000000" w:rsidR="00000000" w:rsidRPr="00000000">
              <w:rPr>
                <w:rtl w:val="0"/>
              </w:rPr>
              <w:t xml:space="preserve">CPMK393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A">
            <w:pPr>
              <w:spacing w:after="240" w:before="240" w:lineRule="auto"/>
              <w:jc w:val="center"/>
              <w:rPr/>
            </w:pPr>
            <w:r w:rsidDel="00000000" w:rsidR="00000000" w:rsidRPr="00000000">
              <w:rPr>
                <w:rtl w:val="0"/>
              </w:rPr>
              <w:t xml:space="preserve">RKS321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C">
            <w:pPr>
              <w:spacing w:after="240" w:before="240" w:lineRule="auto"/>
              <w:jc w:val="center"/>
              <w:rPr/>
            </w:pPr>
            <w:r w:rsidDel="00000000" w:rsidR="00000000" w:rsidRPr="00000000">
              <w:rPr>
                <w:rtl w:val="0"/>
              </w:rPr>
              <w:t xml:space="preserve">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5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E">
            <w:pPr>
              <w:spacing w:after="240" w:before="240" w:lineRule="auto"/>
              <w:jc w:val="center"/>
              <w:rPr/>
            </w:pPr>
            <w:r w:rsidDel="00000000" w:rsidR="00000000" w:rsidRPr="00000000">
              <w:rPr>
                <w:rtl w:val="0"/>
              </w:rPr>
              <w:t xml:space="preserve">CPMK401</w:t>
            </w:r>
          </w:p>
          <w:p w:rsidR="00000000" w:rsidDel="00000000" w:rsidP="00000000" w:rsidRDefault="00000000" w:rsidRPr="00000000" w14:paraId="00000A5F">
            <w:pPr>
              <w:spacing w:after="240" w:before="240" w:lineRule="auto"/>
              <w:jc w:val="center"/>
              <w:rPr/>
            </w:pPr>
            <w:r w:rsidDel="00000000" w:rsidR="00000000" w:rsidRPr="00000000">
              <w:rPr>
                <w:rtl w:val="0"/>
              </w:rPr>
              <w:t xml:space="preserve">CPMK402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5">
            <w:pPr>
              <w:spacing w:after="240" w:before="240" w:lineRule="auto"/>
              <w:jc w:val="center"/>
              <w:rPr/>
            </w:pPr>
            <w:r w:rsidDel="00000000" w:rsidR="00000000" w:rsidRPr="00000000">
              <w:rPr>
                <w:rtl w:val="0"/>
              </w:rPr>
              <w:t xml:space="preserve">RKS322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7">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6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9">
            <w:pPr>
              <w:spacing w:after="240" w:before="240" w:lineRule="auto"/>
              <w:jc w:val="center"/>
              <w:rPr/>
            </w:pPr>
            <w:r w:rsidDel="00000000" w:rsidR="00000000" w:rsidRPr="00000000">
              <w:rPr>
                <w:rtl w:val="0"/>
              </w:rPr>
              <w:t xml:space="preserve">CPMK471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6F">
            <w:pPr>
              <w:spacing w:after="240" w:before="240" w:lineRule="auto"/>
              <w:jc w:val="center"/>
              <w:rPr/>
            </w:pPr>
            <w:r w:rsidDel="00000000" w:rsidR="00000000" w:rsidRPr="00000000">
              <w:rPr>
                <w:rtl w:val="0"/>
              </w:rPr>
              <w:t xml:space="preserve">RKS329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1">
            <w:pPr>
              <w:spacing w:after="240" w:before="240" w:lineRule="auto"/>
              <w:jc w:val="center"/>
              <w:rPr/>
            </w:pPr>
            <w:r w:rsidDel="00000000" w:rsidR="00000000" w:rsidRPr="00000000">
              <w:rPr>
                <w:rtl w:val="0"/>
              </w:rPr>
              <w:t xml:space="preserve">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7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3">
            <w:pPr>
              <w:spacing w:after="240" w:before="240" w:lineRule="auto"/>
              <w:jc w:val="center"/>
              <w:rPr/>
            </w:pPr>
            <w:r w:rsidDel="00000000" w:rsidR="00000000" w:rsidRPr="00000000">
              <w:rPr>
                <w:rtl w:val="0"/>
              </w:rPr>
              <w:t xml:space="preserve">CPMK481</w:t>
            </w:r>
          </w:p>
          <w:p w:rsidR="00000000" w:rsidDel="00000000" w:rsidP="00000000" w:rsidRDefault="00000000" w:rsidRPr="00000000" w14:paraId="00000A74">
            <w:pPr>
              <w:spacing w:after="240" w:before="240" w:lineRule="auto"/>
              <w:jc w:val="center"/>
              <w:rPr/>
            </w:pPr>
            <w:r w:rsidDel="00000000" w:rsidR="00000000" w:rsidRPr="00000000">
              <w:rPr>
                <w:rtl w:val="0"/>
              </w:rPr>
              <w:t xml:space="preserve">CPMK482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B">
            <w:pPr>
              <w:spacing w:after="240" w:before="240" w:lineRule="auto"/>
              <w:jc w:val="center"/>
              <w:rPr/>
            </w:pPr>
            <w:r w:rsidDel="00000000" w:rsidR="00000000" w:rsidRPr="00000000">
              <w:rPr>
                <w:rtl w:val="0"/>
              </w:rPr>
              <w:t xml:space="preserve">RKS411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C">
            <w:pPr>
              <w:spacing w:after="240" w:before="240" w:lineRule="auto"/>
              <w:jc w:val="center"/>
              <w:rPr/>
            </w:pPr>
            <w:r w:rsidDel="00000000" w:rsidR="00000000" w:rsidRPr="00000000">
              <w:rPr>
                <w:rtl w:val="0"/>
              </w:rPr>
              <w:t xml:space="preserve">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7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E">
            <w:pPr>
              <w:spacing w:after="240" w:before="240" w:lineRule="auto"/>
              <w:jc w:val="center"/>
              <w:rPr/>
            </w:pPr>
            <w:r w:rsidDel="00000000" w:rsidR="00000000" w:rsidRPr="00000000">
              <w:rPr>
                <w:rtl w:val="0"/>
              </w:rPr>
              <w:t xml:space="preserve">CPMK491</w:t>
            </w:r>
          </w:p>
          <w:p w:rsidR="00000000" w:rsidDel="00000000" w:rsidP="00000000" w:rsidRDefault="00000000" w:rsidRPr="00000000" w14:paraId="00000A7F">
            <w:pPr>
              <w:spacing w:after="240" w:before="240" w:lineRule="auto"/>
              <w:jc w:val="center"/>
              <w:rPr/>
            </w:pPr>
            <w:r w:rsidDel="00000000" w:rsidR="00000000" w:rsidRPr="00000000">
              <w:rPr>
                <w:rtl w:val="0"/>
              </w:rPr>
              <w:t xml:space="preserve">CPMK492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6">
            <w:pPr>
              <w:spacing w:after="240" w:before="240" w:lineRule="auto"/>
              <w:jc w:val="center"/>
              <w:rPr/>
            </w:pPr>
            <w:r w:rsidDel="00000000" w:rsidR="00000000" w:rsidRPr="00000000">
              <w:rPr>
                <w:rtl w:val="0"/>
              </w:rPr>
              <w:t xml:space="preserve">RKS412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7">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8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9">
            <w:pPr>
              <w:spacing w:after="240" w:before="240" w:lineRule="auto"/>
              <w:jc w:val="center"/>
              <w:rPr/>
            </w:pPr>
            <w:r w:rsidDel="00000000" w:rsidR="00000000" w:rsidRPr="00000000">
              <w:rPr>
                <w:rtl w:val="0"/>
              </w:rPr>
              <w:t xml:space="preserve">CPMK501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0">
            <w:pPr>
              <w:spacing w:after="240" w:before="240" w:lineRule="auto"/>
              <w:jc w:val="center"/>
              <w:rPr/>
            </w:pPr>
            <w:r w:rsidDel="00000000" w:rsidR="00000000" w:rsidRPr="00000000">
              <w:rPr>
                <w:rtl w:val="0"/>
              </w:rPr>
              <w:t xml:space="preserve">RKS413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1">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9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3">
            <w:pPr>
              <w:spacing w:after="240" w:before="240" w:lineRule="auto"/>
              <w:jc w:val="center"/>
              <w:rPr/>
            </w:pPr>
            <w:r w:rsidDel="00000000" w:rsidR="00000000" w:rsidRPr="00000000">
              <w:rPr>
                <w:rtl w:val="0"/>
              </w:rPr>
              <w:t xml:space="preserve">CPMK511</w:t>
            </w:r>
          </w:p>
          <w:p w:rsidR="00000000" w:rsidDel="00000000" w:rsidP="00000000" w:rsidRDefault="00000000" w:rsidRPr="00000000" w14:paraId="00000A94">
            <w:pPr>
              <w:spacing w:after="240" w:before="240" w:lineRule="auto"/>
              <w:jc w:val="center"/>
              <w:rPr/>
            </w:pPr>
            <w:r w:rsidDel="00000000" w:rsidR="00000000" w:rsidRPr="00000000">
              <w:rPr>
                <w:rtl w:val="0"/>
              </w:rPr>
              <w:t xml:space="preserve">CPMK512</w:t>
            </w:r>
          </w:p>
          <w:p w:rsidR="00000000" w:rsidDel="00000000" w:rsidP="00000000" w:rsidRDefault="00000000" w:rsidRPr="00000000" w14:paraId="00000A95">
            <w:pPr>
              <w:spacing w:after="240" w:before="240" w:lineRule="auto"/>
              <w:jc w:val="center"/>
              <w:rPr/>
            </w:pPr>
            <w:r w:rsidDel="00000000" w:rsidR="00000000" w:rsidRPr="00000000">
              <w:rPr>
                <w:rtl w:val="0"/>
              </w:rPr>
              <w:t xml:space="preserve">CPMK513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D">
            <w:pPr>
              <w:spacing w:after="240" w:before="240" w:lineRule="auto"/>
              <w:jc w:val="center"/>
              <w:rPr/>
            </w:pPr>
            <w:r w:rsidDel="00000000" w:rsidR="00000000" w:rsidRPr="00000000">
              <w:rPr>
                <w:rtl w:val="0"/>
              </w:rPr>
              <w:t xml:space="preserve">RKS421</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9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F">
            <w:pPr>
              <w:spacing w:after="240" w:before="240" w:lineRule="auto"/>
              <w:jc w:val="center"/>
              <w:rPr/>
            </w:pPr>
            <w:r w:rsidDel="00000000" w:rsidR="00000000" w:rsidRPr="00000000">
              <w:rPr>
                <w:rtl w:val="0"/>
              </w:rPr>
              <w:t xml:space="preserve">CPMK521</w:t>
            </w:r>
          </w:p>
          <w:p w:rsidR="00000000" w:rsidDel="00000000" w:rsidP="00000000" w:rsidRDefault="00000000" w:rsidRPr="00000000" w14:paraId="00000AA0">
            <w:pPr>
              <w:spacing w:after="240" w:before="240" w:lineRule="auto"/>
              <w:jc w:val="center"/>
              <w:rPr/>
            </w:pPr>
            <w:r w:rsidDel="00000000" w:rsidR="00000000" w:rsidRPr="00000000">
              <w:rPr>
                <w:rtl w:val="0"/>
              </w:rPr>
              <w:t xml:space="preserve">CPMK522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8">
            <w:pPr>
              <w:spacing w:after="240" w:before="240" w:lineRule="auto"/>
              <w:jc w:val="center"/>
              <w:rPr/>
            </w:pPr>
            <w:r w:rsidDel="00000000" w:rsidR="00000000" w:rsidRPr="00000000">
              <w:rPr>
                <w:rtl w:val="0"/>
              </w:rPr>
              <w:t xml:space="preserve">RKS422</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A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A">
            <w:pPr>
              <w:spacing w:after="240" w:before="240" w:lineRule="auto"/>
              <w:jc w:val="center"/>
              <w:rPr/>
            </w:pPr>
            <w:r w:rsidDel="00000000" w:rsidR="00000000" w:rsidRPr="00000000">
              <w:rPr>
                <w:rtl w:val="0"/>
              </w:rPr>
              <w:t xml:space="preserve">CPMK531</w:t>
            </w:r>
          </w:p>
          <w:p w:rsidR="00000000" w:rsidDel="00000000" w:rsidP="00000000" w:rsidRDefault="00000000" w:rsidRPr="00000000" w14:paraId="00000AAB">
            <w:pPr>
              <w:spacing w:after="240" w:before="240" w:lineRule="auto"/>
              <w:jc w:val="center"/>
              <w:rPr/>
            </w:pPr>
            <w:r w:rsidDel="00000000" w:rsidR="00000000" w:rsidRPr="00000000">
              <w:rPr>
                <w:rtl w:val="0"/>
              </w:rPr>
              <w:t xml:space="preserve">CPMK532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3">
            <w:pPr>
              <w:spacing w:after="240" w:before="240" w:lineRule="auto"/>
              <w:jc w:val="center"/>
              <w:rPr/>
            </w:pPr>
            <w:r w:rsidDel="00000000" w:rsidR="00000000" w:rsidRPr="00000000">
              <w:rPr>
                <w:rtl w:val="0"/>
              </w:rPr>
              <w:t xml:space="preserve">RKS423</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B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5">
            <w:pPr>
              <w:spacing w:after="240" w:before="240" w:lineRule="auto"/>
              <w:jc w:val="center"/>
              <w:rPr/>
            </w:pPr>
            <w:r w:rsidDel="00000000" w:rsidR="00000000" w:rsidRPr="00000000">
              <w:rPr>
                <w:rtl w:val="0"/>
              </w:rPr>
              <w:t xml:space="preserve">CPMK541</w:t>
            </w:r>
          </w:p>
          <w:p w:rsidR="00000000" w:rsidDel="00000000" w:rsidP="00000000" w:rsidRDefault="00000000" w:rsidRPr="00000000" w14:paraId="00000AB6">
            <w:pPr>
              <w:spacing w:after="240" w:before="240" w:lineRule="auto"/>
              <w:jc w:val="center"/>
              <w:rPr/>
            </w:pPr>
            <w:r w:rsidDel="00000000" w:rsidR="00000000" w:rsidRPr="00000000">
              <w:rPr>
                <w:rtl w:val="0"/>
              </w:rPr>
              <w:t xml:space="preserve">CPMK542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E">
            <w:pPr>
              <w:spacing w:after="240" w:before="240" w:lineRule="auto"/>
              <w:jc w:val="center"/>
              <w:rPr/>
            </w:pPr>
            <w:r w:rsidDel="00000000" w:rsidR="00000000" w:rsidRPr="00000000">
              <w:rPr>
                <w:rtl w:val="0"/>
              </w:rPr>
              <w:t xml:space="preserve">RKS424</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B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0">
            <w:pPr>
              <w:spacing w:after="240" w:before="240" w:lineRule="auto"/>
              <w:jc w:val="center"/>
              <w:rPr/>
            </w:pPr>
            <w:r w:rsidDel="00000000" w:rsidR="00000000" w:rsidRPr="00000000">
              <w:rPr>
                <w:rtl w:val="0"/>
              </w:rPr>
              <w:t xml:space="preserve">CPMK551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8">
            <w:pPr>
              <w:spacing w:after="240" w:before="240" w:lineRule="auto"/>
              <w:jc w:val="center"/>
              <w:rPr/>
            </w:pPr>
            <w:r w:rsidDel="00000000" w:rsidR="00000000" w:rsidRPr="00000000">
              <w:rPr>
                <w:rtl w:val="0"/>
              </w:rPr>
              <w:t xml:space="preserve">RKS425</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C9">
            <w:pPr>
              <w:spacing w:after="240" w:before="240" w:lineRule="auto"/>
              <w:jc w:val="center"/>
              <w:rPr>
                <w:b w:val="1"/>
                <w:bCs w:val="1"/>
              </w:rPr>
            </w:pPr>
            <w:r w:rsidDel="00000000" w:rsidR="00000000" w:rsidRPr="00000000">
              <w:rPr>
                <w:b w:val="1"/>
                <w:bCs w:val="1"/>
                <w:rtl w:val="0"/>
              </w:rPr>
              <w:t xml:space="preserve">CPL05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A">
            <w:pPr>
              <w:spacing w:after="240" w:before="240" w:lineRule="auto"/>
              <w:jc w:val="center"/>
              <w:rPr/>
            </w:pPr>
            <w:r w:rsidDel="00000000" w:rsidR="00000000" w:rsidRPr="00000000">
              <w:rPr>
                <w:rtl w:val="0"/>
              </w:rPr>
              <w:t xml:space="preserve">CPMK062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B">
            <w:pPr>
              <w:spacing w:after="240" w:before="240" w:lineRule="auto"/>
              <w:jc w:val="center"/>
              <w:rPr/>
            </w:pPr>
            <w:r w:rsidDel="00000000" w:rsidR="00000000" w:rsidRPr="00000000">
              <w:rPr>
                <w:rtl w:val="0"/>
              </w:rPr>
              <w:t xml:space="preserve"> RKS116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2">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D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4">
            <w:pPr>
              <w:spacing w:after="240" w:before="240" w:lineRule="auto"/>
              <w:jc w:val="center"/>
              <w:rPr/>
            </w:pPr>
            <w:r w:rsidDel="00000000" w:rsidR="00000000" w:rsidRPr="00000000">
              <w:rPr>
                <w:rtl w:val="0"/>
              </w:rPr>
              <w:t xml:space="preserve">CPMK072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5">
            <w:pPr>
              <w:spacing w:after="240" w:before="240" w:lineRule="auto"/>
              <w:jc w:val="center"/>
              <w:rPr/>
            </w:pPr>
            <w:r w:rsidDel="00000000" w:rsidR="00000000" w:rsidRPr="00000000">
              <w:rPr>
                <w:rtl w:val="0"/>
              </w:rPr>
              <w:t xml:space="preserve">RKS117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C">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D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E">
            <w:pPr>
              <w:spacing w:after="240" w:before="240" w:lineRule="auto"/>
              <w:jc w:val="center"/>
              <w:rPr/>
            </w:pPr>
            <w:r w:rsidDel="00000000" w:rsidR="00000000" w:rsidRPr="00000000">
              <w:rPr>
                <w:rtl w:val="0"/>
              </w:rPr>
              <w:t xml:space="preserve">CPMK081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F">
            <w:pPr>
              <w:spacing w:after="240" w:before="240" w:lineRule="auto"/>
              <w:jc w:val="center"/>
              <w:rPr/>
            </w:pPr>
            <w:r w:rsidDel="00000000" w:rsidR="00000000" w:rsidRPr="00000000">
              <w:rPr>
                <w:rtl w:val="0"/>
              </w:rPr>
              <w:t xml:space="preserve">RKS118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6">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E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8">
            <w:pPr>
              <w:spacing w:after="240" w:before="240" w:lineRule="auto"/>
              <w:jc w:val="center"/>
              <w:rPr/>
            </w:pPr>
            <w:r w:rsidDel="00000000" w:rsidR="00000000" w:rsidRPr="00000000">
              <w:rPr>
                <w:rtl w:val="0"/>
              </w:rPr>
              <w:t xml:space="preserve">CPMK161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A">
            <w:pPr>
              <w:spacing w:after="240" w:before="240" w:lineRule="auto"/>
              <w:jc w:val="center"/>
              <w:rPr/>
            </w:pPr>
            <w:r w:rsidDel="00000000" w:rsidR="00000000" w:rsidRPr="00000000">
              <w:rPr>
                <w:rtl w:val="0"/>
              </w:rPr>
              <w:t xml:space="preserve">RKS128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0">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F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2">
            <w:pPr>
              <w:spacing w:after="240" w:before="240" w:lineRule="auto"/>
              <w:jc w:val="center"/>
              <w:rPr/>
            </w:pPr>
            <w:r w:rsidDel="00000000" w:rsidR="00000000" w:rsidRPr="00000000">
              <w:rPr>
                <w:rtl w:val="0"/>
              </w:rPr>
              <w:t xml:space="preserve">CPMK241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5">
            <w:pPr>
              <w:spacing w:after="240" w:before="240" w:lineRule="auto"/>
              <w:jc w:val="center"/>
              <w:rPr/>
            </w:pPr>
            <w:r w:rsidDel="00000000" w:rsidR="00000000" w:rsidRPr="00000000">
              <w:rPr>
                <w:rtl w:val="0"/>
              </w:rPr>
              <w:t xml:space="preserve">RKS218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A">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AF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C">
            <w:pPr>
              <w:spacing w:after="240" w:before="240" w:lineRule="auto"/>
              <w:jc w:val="center"/>
              <w:rPr/>
            </w:pPr>
            <w:r w:rsidDel="00000000" w:rsidR="00000000" w:rsidRPr="00000000">
              <w:rPr>
                <w:rtl w:val="0"/>
              </w:rPr>
              <w:t xml:space="preserve">CPMK311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0">
            <w:pPr>
              <w:spacing w:after="240" w:before="240" w:lineRule="auto"/>
              <w:jc w:val="center"/>
              <w:rPr/>
            </w:pPr>
            <w:r w:rsidDel="00000000" w:rsidR="00000000" w:rsidRPr="00000000">
              <w:rPr>
                <w:rtl w:val="0"/>
              </w:rPr>
              <w:t xml:space="preserve">RKS227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4">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0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6">
            <w:pPr>
              <w:spacing w:after="240" w:before="240" w:lineRule="auto"/>
              <w:jc w:val="center"/>
              <w:rPr/>
            </w:pPr>
            <w:r w:rsidDel="00000000" w:rsidR="00000000" w:rsidRPr="00000000">
              <w:rPr>
                <w:rtl w:val="0"/>
              </w:rPr>
              <w:t xml:space="preserve">CPMK381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B">
            <w:pPr>
              <w:spacing w:after="240" w:before="240" w:lineRule="auto"/>
              <w:jc w:val="center"/>
              <w:rPr/>
            </w:pPr>
            <w:r w:rsidDel="00000000" w:rsidR="00000000" w:rsidRPr="00000000">
              <w:rPr>
                <w:rtl w:val="0"/>
              </w:rPr>
              <w:t xml:space="preserve">RKS317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0E">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0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0">
            <w:pPr>
              <w:spacing w:after="240" w:before="240" w:lineRule="auto"/>
              <w:jc w:val="center"/>
              <w:rPr/>
            </w:pPr>
            <w:r w:rsidDel="00000000" w:rsidR="00000000" w:rsidRPr="00000000">
              <w:rPr>
                <w:rtl w:val="0"/>
              </w:rPr>
              <w:t xml:space="preserve">CPMK471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6">
            <w:pPr>
              <w:spacing w:after="240" w:before="240" w:lineRule="auto"/>
              <w:jc w:val="center"/>
              <w:rPr/>
            </w:pPr>
            <w:r w:rsidDel="00000000" w:rsidR="00000000" w:rsidRPr="00000000">
              <w:rPr>
                <w:rtl w:val="0"/>
              </w:rPr>
              <w:t xml:space="preserve">RKS329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8">
            <w:pPr>
              <w:spacing w:after="240" w:before="240" w:lineRule="auto"/>
              <w:jc w:val="center"/>
              <w:rPr/>
            </w:pPr>
            <w:r w:rsidDel="00000000" w:rsidR="00000000" w:rsidRPr="00000000">
              <w:rPr>
                <w:rtl w:val="0"/>
              </w:rPr>
              <w:t xml:space="preserve">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1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A">
            <w:pPr>
              <w:spacing w:after="240" w:before="240" w:lineRule="auto"/>
              <w:jc w:val="center"/>
              <w:rPr/>
            </w:pPr>
            <w:r w:rsidDel="00000000" w:rsidR="00000000" w:rsidRPr="00000000">
              <w:rPr>
                <w:rtl w:val="0"/>
              </w:rPr>
              <w:t xml:space="preserve">CPMK481</w:t>
            </w:r>
          </w:p>
          <w:p w:rsidR="00000000" w:rsidDel="00000000" w:rsidP="00000000" w:rsidRDefault="00000000" w:rsidRPr="00000000" w14:paraId="00000B1B">
            <w:pPr>
              <w:spacing w:after="240" w:before="240" w:lineRule="auto"/>
              <w:jc w:val="center"/>
              <w:rPr/>
            </w:pPr>
            <w:r w:rsidDel="00000000" w:rsidR="00000000" w:rsidRPr="00000000">
              <w:rPr>
                <w:rtl w:val="0"/>
              </w:rPr>
              <w:t xml:space="preserve">CPMK482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2">
            <w:pPr>
              <w:spacing w:after="240" w:before="240" w:lineRule="auto"/>
              <w:jc w:val="center"/>
              <w:rPr/>
            </w:pPr>
            <w:r w:rsidDel="00000000" w:rsidR="00000000" w:rsidRPr="00000000">
              <w:rPr>
                <w:rtl w:val="0"/>
              </w:rPr>
              <w:t xml:space="preserve">RKS411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3">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2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5">
            <w:pPr>
              <w:spacing w:after="240" w:before="240" w:lineRule="auto"/>
              <w:jc w:val="center"/>
              <w:rPr/>
            </w:pPr>
            <w:r w:rsidDel="00000000" w:rsidR="00000000" w:rsidRPr="00000000">
              <w:rPr>
                <w:rtl w:val="0"/>
              </w:rPr>
              <w:t xml:space="preserve">CPMK501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C">
            <w:pPr>
              <w:spacing w:after="240" w:before="240" w:lineRule="auto"/>
              <w:jc w:val="center"/>
              <w:rPr/>
            </w:pPr>
            <w:r w:rsidDel="00000000" w:rsidR="00000000" w:rsidRPr="00000000">
              <w:rPr>
                <w:rtl w:val="0"/>
              </w:rPr>
              <w:t xml:space="preserve"> RKS413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D">
            <w:pPr>
              <w:spacing w:after="240" w:before="240" w:lineRule="auto"/>
              <w:jc w:val="center"/>
              <w:rPr/>
            </w:pPr>
            <w:r w:rsidDel="00000000" w:rsidR="00000000" w:rsidRPr="00000000">
              <w:rPr>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2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F">
            <w:pPr>
              <w:spacing w:after="240" w:before="240" w:lineRule="auto"/>
              <w:jc w:val="center"/>
              <w:rPr/>
            </w:pPr>
            <w:r w:rsidDel="00000000" w:rsidR="00000000" w:rsidRPr="00000000">
              <w:rPr>
                <w:rtl w:val="0"/>
              </w:rPr>
              <w:t xml:space="preserve">CPMK551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7">
            <w:pPr>
              <w:spacing w:after="240" w:before="240" w:lineRule="auto"/>
              <w:jc w:val="center"/>
              <w:rPr/>
            </w:pPr>
            <w:r w:rsidDel="00000000" w:rsidR="00000000" w:rsidRPr="00000000">
              <w:rPr>
                <w:rtl w:val="0"/>
              </w:rPr>
              <w:t xml:space="preserve"> RKS425</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38">
            <w:pPr>
              <w:spacing w:after="240" w:before="240" w:lineRule="auto"/>
              <w:jc w:val="center"/>
              <w:rPr>
                <w:b w:val="1"/>
                <w:bCs w:val="1"/>
              </w:rPr>
            </w:pPr>
            <w:r w:rsidDel="00000000" w:rsidR="00000000" w:rsidRPr="00000000">
              <w:rPr>
                <w:b w:val="1"/>
                <w:bCs w:val="1"/>
                <w:rtl w:val="0"/>
              </w:rPr>
              <w:t xml:space="preserve">CPL06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9">
            <w:pPr>
              <w:spacing w:after="240" w:before="240" w:lineRule="auto"/>
              <w:jc w:val="center"/>
              <w:rPr/>
            </w:pPr>
            <w:r w:rsidDel="00000000" w:rsidR="00000000" w:rsidRPr="00000000">
              <w:rPr>
                <w:rtl w:val="0"/>
              </w:rPr>
              <w:t xml:space="preserve">CPMK341</w:t>
            </w:r>
          </w:p>
          <w:p w:rsidR="00000000" w:rsidDel="00000000" w:rsidP="00000000" w:rsidRDefault="00000000" w:rsidRPr="00000000" w14:paraId="00000B3A">
            <w:pPr>
              <w:spacing w:after="240" w:before="240" w:lineRule="auto"/>
              <w:jc w:val="center"/>
              <w:rPr/>
            </w:pPr>
            <w:r w:rsidDel="00000000" w:rsidR="00000000" w:rsidRPr="00000000">
              <w:rPr>
                <w:rtl w:val="0"/>
              </w:rPr>
              <w:t xml:space="preserve">CPMK342</w:t>
            </w:r>
          </w:p>
          <w:p w:rsidR="00000000" w:rsidDel="00000000" w:rsidP="00000000" w:rsidRDefault="00000000" w:rsidRPr="00000000" w14:paraId="00000B3B">
            <w:pPr>
              <w:spacing w:after="240" w:before="240" w:lineRule="auto"/>
              <w:jc w:val="center"/>
              <w:rPr/>
            </w:pPr>
            <w:r w:rsidDel="00000000" w:rsidR="00000000" w:rsidRPr="00000000">
              <w:rPr>
                <w:rtl w:val="0"/>
              </w:rPr>
              <w:t xml:space="preserve">CPMK343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3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0">
            <w:pPr>
              <w:spacing w:after="240" w:before="240" w:lineRule="auto"/>
              <w:jc w:val="center"/>
              <w:rPr/>
            </w:pPr>
            <w:r w:rsidDel="00000000" w:rsidR="00000000" w:rsidRPr="00000000">
              <w:rPr>
                <w:rtl w:val="0"/>
              </w:rPr>
              <w:t xml:space="preserve">RKS313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3">
            <w:pPr>
              <w:spacing w:after="240" w:before="240" w:lineRule="auto"/>
              <w:jc w:val="center"/>
              <w:rPr/>
            </w:pPr>
            <w:r w:rsidDel="00000000" w:rsidR="00000000" w:rsidRPr="00000000">
              <w:rPr>
                <w:rtl w:val="0"/>
              </w:rPr>
              <w:t xml:space="preserve"> </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4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5">
            <w:pPr>
              <w:spacing w:after="240" w:before="240" w:lineRule="auto"/>
              <w:jc w:val="center"/>
              <w:rPr/>
            </w:pPr>
            <w:r w:rsidDel="00000000" w:rsidR="00000000" w:rsidRPr="00000000">
              <w:rPr>
                <w:rtl w:val="0"/>
              </w:rPr>
              <w:t xml:space="preserve">CPMK421</w:t>
            </w:r>
          </w:p>
          <w:p w:rsidR="00000000" w:rsidDel="00000000" w:rsidP="00000000" w:rsidRDefault="00000000" w:rsidRPr="00000000" w14:paraId="00000B46">
            <w:pPr>
              <w:spacing w:after="240" w:before="240" w:lineRule="auto"/>
              <w:jc w:val="center"/>
              <w:rPr/>
            </w:pPr>
            <w:r w:rsidDel="00000000" w:rsidR="00000000" w:rsidRPr="00000000">
              <w:rPr>
                <w:rtl w:val="0"/>
              </w:rPr>
              <w:t xml:space="preserve">CPMK422</w:t>
            </w:r>
          </w:p>
          <w:p w:rsidR="00000000" w:rsidDel="00000000" w:rsidP="00000000" w:rsidRDefault="00000000" w:rsidRPr="00000000" w14:paraId="00000B47">
            <w:pPr>
              <w:spacing w:after="240" w:before="240" w:lineRule="auto"/>
              <w:jc w:val="center"/>
              <w:rPr/>
            </w:pPr>
            <w:r w:rsidDel="00000000" w:rsidR="00000000" w:rsidRPr="00000000">
              <w:rPr>
                <w:rtl w:val="0"/>
              </w:rPr>
              <w:t xml:space="preserve">CPMK423</w:t>
            </w:r>
          </w:p>
          <w:p w:rsidR="00000000" w:rsidDel="00000000" w:rsidP="00000000" w:rsidRDefault="00000000" w:rsidRPr="00000000" w14:paraId="00000B48">
            <w:pPr>
              <w:spacing w:after="240" w:before="240" w:lineRule="auto"/>
              <w:jc w:val="center"/>
              <w:rPr/>
            </w:pPr>
            <w:r w:rsidDel="00000000" w:rsidR="00000000" w:rsidRPr="00000000">
              <w:rPr>
                <w:rtl w:val="0"/>
              </w:rPr>
              <w:t xml:space="preserve">CPMK424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E">
            <w:pPr>
              <w:spacing w:after="240" w:before="240" w:lineRule="auto"/>
              <w:jc w:val="center"/>
              <w:rPr/>
            </w:pPr>
            <w:r w:rsidDel="00000000" w:rsidR="00000000" w:rsidRPr="00000000">
              <w:rPr>
                <w:rtl w:val="0"/>
              </w:rPr>
              <w:t xml:space="preserve">RKS324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0">
            <w:pPr>
              <w:spacing w:after="240" w:before="240" w:lineRule="auto"/>
              <w:jc w:val="center"/>
              <w:rPr/>
            </w:pPr>
            <w:r w:rsidDel="00000000" w:rsidR="00000000" w:rsidRPr="00000000">
              <w:rPr>
                <w:rtl w:val="0"/>
              </w:rPr>
              <w:t xml:space="preserve">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5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2">
            <w:pPr>
              <w:spacing w:after="240" w:before="240" w:lineRule="auto"/>
              <w:jc w:val="center"/>
              <w:rPr/>
            </w:pPr>
            <w:r w:rsidDel="00000000" w:rsidR="00000000" w:rsidRPr="00000000">
              <w:rPr>
                <w:rtl w:val="0"/>
              </w:rPr>
              <w:t xml:space="preserve">CPMK483</w:t>
            </w:r>
          </w:p>
          <w:p w:rsidR="00000000" w:rsidDel="00000000" w:rsidP="00000000" w:rsidRDefault="00000000" w:rsidRPr="00000000" w14:paraId="00000B53">
            <w:pPr>
              <w:spacing w:after="240" w:before="240" w:lineRule="auto"/>
              <w:jc w:val="center"/>
              <w:rPr/>
            </w:pPr>
            <w:r w:rsidDel="00000000" w:rsidR="00000000" w:rsidRPr="00000000">
              <w:rPr>
                <w:rtl w:val="0"/>
              </w:rPr>
              <w:t xml:space="preserve">CPMK484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A">
            <w:pPr>
              <w:spacing w:after="240" w:before="240" w:lineRule="auto"/>
              <w:jc w:val="center"/>
              <w:rPr/>
            </w:pPr>
            <w:r w:rsidDel="00000000" w:rsidR="00000000" w:rsidRPr="00000000">
              <w:rPr>
                <w:rtl w:val="0"/>
              </w:rPr>
              <w:t xml:space="preserve">RKS411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B">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5C">
            <w:pPr>
              <w:spacing w:after="240" w:before="240" w:lineRule="auto"/>
              <w:jc w:val="center"/>
              <w:rPr>
                <w:b w:val="1"/>
                <w:bCs w:val="1"/>
              </w:rPr>
            </w:pPr>
            <w:r w:rsidDel="00000000" w:rsidR="00000000" w:rsidRPr="00000000">
              <w:rPr>
                <w:b w:val="1"/>
                <w:bCs w:val="1"/>
                <w:rtl w:val="0"/>
              </w:rPr>
              <w:t xml:space="preserve">CPL07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D">
            <w:pPr>
              <w:spacing w:after="240" w:before="240" w:lineRule="auto"/>
              <w:jc w:val="center"/>
              <w:rPr/>
            </w:pPr>
            <w:r w:rsidDel="00000000" w:rsidR="00000000" w:rsidRPr="00000000">
              <w:rPr>
                <w:rtl w:val="0"/>
              </w:rPr>
              <w:t xml:space="preserve">CPMK321</w:t>
            </w:r>
          </w:p>
          <w:p w:rsidR="00000000" w:rsidDel="00000000" w:rsidP="00000000" w:rsidRDefault="00000000" w:rsidRPr="00000000" w14:paraId="00000B5E">
            <w:pPr>
              <w:spacing w:after="240" w:before="240" w:lineRule="auto"/>
              <w:jc w:val="center"/>
              <w:rPr/>
            </w:pPr>
            <w:r w:rsidDel="00000000" w:rsidR="00000000" w:rsidRPr="00000000">
              <w:rPr>
                <w:rtl w:val="0"/>
              </w:rPr>
              <w:t xml:space="preserve">CPMK322</w:t>
            </w:r>
          </w:p>
          <w:p w:rsidR="00000000" w:rsidDel="00000000" w:rsidP="00000000" w:rsidRDefault="00000000" w:rsidRPr="00000000" w14:paraId="00000B5F">
            <w:pPr>
              <w:spacing w:after="240" w:before="240" w:lineRule="auto"/>
              <w:jc w:val="center"/>
              <w:rPr/>
            </w:pPr>
            <w:r w:rsidDel="00000000" w:rsidR="00000000" w:rsidRPr="00000000">
              <w:rPr>
                <w:rtl w:val="0"/>
              </w:rPr>
              <w:t xml:space="preserve">CPMK323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4">
            <w:pPr>
              <w:spacing w:after="240" w:before="240" w:lineRule="auto"/>
              <w:jc w:val="center"/>
              <w:rPr/>
            </w:pPr>
            <w:r w:rsidDel="00000000" w:rsidR="00000000" w:rsidRPr="00000000">
              <w:rPr>
                <w:rtl w:val="0"/>
              </w:rPr>
              <w:t xml:space="preserve">RKS311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7">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6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9">
            <w:pPr>
              <w:spacing w:after="240" w:before="240" w:lineRule="auto"/>
              <w:jc w:val="center"/>
              <w:rPr/>
            </w:pPr>
            <w:r w:rsidDel="00000000" w:rsidR="00000000" w:rsidRPr="00000000">
              <w:rPr>
                <w:rtl w:val="0"/>
              </w:rPr>
              <w:t xml:space="preserve">CPMK351</w:t>
            </w:r>
          </w:p>
          <w:p w:rsidR="00000000" w:rsidDel="00000000" w:rsidP="00000000" w:rsidRDefault="00000000" w:rsidRPr="00000000" w14:paraId="00000B6A">
            <w:pPr>
              <w:spacing w:after="240" w:before="240" w:lineRule="auto"/>
              <w:jc w:val="center"/>
              <w:rPr/>
            </w:pPr>
            <w:r w:rsidDel="00000000" w:rsidR="00000000" w:rsidRPr="00000000">
              <w:rPr>
                <w:rtl w:val="0"/>
              </w:rPr>
              <w:t xml:space="preserve">CPMK352</w:t>
            </w:r>
          </w:p>
          <w:p w:rsidR="00000000" w:rsidDel="00000000" w:rsidP="00000000" w:rsidRDefault="00000000" w:rsidRPr="00000000" w14:paraId="00000B6B">
            <w:pPr>
              <w:spacing w:after="240" w:before="240" w:lineRule="auto"/>
              <w:jc w:val="center"/>
              <w:rPr/>
            </w:pPr>
            <w:r w:rsidDel="00000000" w:rsidR="00000000" w:rsidRPr="00000000">
              <w:rPr>
                <w:rtl w:val="0"/>
              </w:rPr>
              <w:t xml:space="preserve">CPMK353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0">
            <w:pPr>
              <w:spacing w:after="240" w:before="240" w:lineRule="auto"/>
              <w:jc w:val="center"/>
              <w:rPr/>
            </w:pPr>
            <w:r w:rsidDel="00000000" w:rsidR="00000000" w:rsidRPr="00000000">
              <w:rPr>
                <w:rtl w:val="0"/>
              </w:rPr>
              <w:t xml:space="preserve">RKS314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3">
            <w:pPr>
              <w:spacing w:after="240" w:before="240" w:lineRule="auto"/>
              <w:jc w:val="center"/>
              <w:rPr/>
            </w:pPr>
            <w:r w:rsidDel="00000000" w:rsidR="00000000" w:rsidRPr="00000000">
              <w:rPr>
                <w:rtl w:val="0"/>
              </w:rPr>
              <w:t xml:space="preserve"> </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7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5">
            <w:pPr>
              <w:spacing w:after="240" w:before="240" w:lineRule="auto"/>
              <w:jc w:val="center"/>
              <w:rPr/>
            </w:pPr>
            <w:r w:rsidDel="00000000" w:rsidR="00000000" w:rsidRPr="00000000">
              <w:rPr>
                <w:rtl w:val="0"/>
              </w:rPr>
              <w:t xml:space="preserve">CPMK431</w:t>
            </w:r>
          </w:p>
          <w:p w:rsidR="00000000" w:rsidDel="00000000" w:rsidP="00000000" w:rsidRDefault="00000000" w:rsidRPr="00000000" w14:paraId="00000B76">
            <w:pPr>
              <w:spacing w:after="240" w:before="240" w:lineRule="auto"/>
              <w:jc w:val="center"/>
              <w:rPr/>
            </w:pPr>
            <w:r w:rsidDel="00000000" w:rsidR="00000000" w:rsidRPr="00000000">
              <w:rPr>
                <w:rtl w:val="0"/>
              </w:rPr>
              <w:t xml:space="preserve">CPMK432</w:t>
            </w:r>
          </w:p>
          <w:p w:rsidR="00000000" w:rsidDel="00000000" w:rsidP="00000000" w:rsidRDefault="00000000" w:rsidRPr="00000000" w14:paraId="00000B77">
            <w:pPr>
              <w:spacing w:after="240" w:before="240" w:lineRule="auto"/>
              <w:jc w:val="center"/>
              <w:rPr/>
            </w:pPr>
            <w:r w:rsidDel="00000000" w:rsidR="00000000" w:rsidRPr="00000000">
              <w:rPr>
                <w:rtl w:val="0"/>
              </w:rPr>
              <w:t xml:space="preserve">CPMK433</w:t>
            </w:r>
          </w:p>
          <w:p w:rsidR="00000000" w:rsidDel="00000000" w:rsidP="00000000" w:rsidRDefault="00000000" w:rsidRPr="00000000" w14:paraId="00000B78">
            <w:pPr>
              <w:spacing w:after="240" w:before="240" w:lineRule="auto"/>
              <w:jc w:val="center"/>
              <w:rPr/>
            </w:pPr>
            <w:r w:rsidDel="00000000" w:rsidR="00000000" w:rsidRPr="00000000">
              <w:rPr>
                <w:rtl w:val="0"/>
              </w:rPr>
              <w:t xml:space="preserve">CPMK434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E">
            <w:pPr>
              <w:spacing w:after="240" w:before="240" w:lineRule="auto"/>
              <w:jc w:val="center"/>
              <w:rPr/>
            </w:pPr>
            <w:r w:rsidDel="00000000" w:rsidR="00000000" w:rsidRPr="00000000">
              <w:rPr>
                <w:rtl w:val="0"/>
              </w:rPr>
              <w:t xml:space="preserve">RKS325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0">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8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2">
            <w:pPr>
              <w:spacing w:after="240" w:before="240" w:lineRule="auto"/>
              <w:jc w:val="center"/>
              <w:rPr/>
            </w:pPr>
            <w:r w:rsidDel="00000000" w:rsidR="00000000" w:rsidRPr="00000000">
              <w:rPr>
                <w:rtl w:val="0"/>
              </w:rPr>
              <w:t xml:space="preserve">CPMK461</w:t>
            </w:r>
          </w:p>
          <w:p w:rsidR="00000000" w:rsidDel="00000000" w:rsidP="00000000" w:rsidRDefault="00000000" w:rsidRPr="00000000" w14:paraId="00000B83">
            <w:pPr>
              <w:spacing w:after="240" w:before="240" w:lineRule="auto"/>
              <w:jc w:val="center"/>
              <w:rPr/>
            </w:pPr>
            <w:r w:rsidDel="00000000" w:rsidR="00000000" w:rsidRPr="00000000">
              <w:rPr>
                <w:rtl w:val="0"/>
              </w:rPr>
              <w:t xml:space="preserve">CPMK462</w:t>
            </w:r>
          </w:p>
          <w:p w:rsidR="00000000" w:rsidDel="00000000" w:rsidP="00000000" w:rsidRDefault="00000000" w:rsidRPr="00000000" w14:paraId="00000B84">
            <w:pPr>
              <w:spacing w:after="240" w:before="240" w:lineRule="auto"/>
              <w:jc w:val="center"/>
              <w:rPr/>
            </w:pPr>
            <w:r w:rsidDel="00000000" w:rsidR="00000000" w:rsidRPr="00000000">
              <w:rPr>
                <w:rtl w:val="0"/>
              </w:rPr>
              <w:t xml:space="preserve">CPMK463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A">
            <w:pPr>
              <w:spacing w:after="240" w:before="240" w:lineRule="auto"/>
              <w:jc w:val="center"/>
              <w:rPr/>
            </w:pPr>
            <w:r w:rsidDel="00000000" w:rsidR="00000000" w:rsidRPr="00000000">
              <w:rPr>
                <w:rtl w:val="0"/>
              </w:rPr>
              <w:t xml:space="preserve">RKS328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C">
            <w:pPr>
              <w:spacing w:after="240" w:before="240" w:lineRule="auto"/>
              <w:jc w:val="center"/>
              <w:rPr/>
            </w:pPr>
            <w:r w:rsidDel="00000000" w:rsidR="00000000" w:rsidRPr="00000000">
              <w:rPr>
                <w:rtl w:val="0"/>
              </w:rPr>
              <w:t xml:space="preserve">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8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E">
            <w:pPr>
              <w:spacing w:after="240" w:before="240" w:lineRule="auto"/>
              <w:jc w:val="center"/>
              <w:rPr/>
            </w:pPr>
            <w:r w:rsidDel="00000000" w:rsidR="00000000" w:rsidRPr="00000000">
              <w:rPr>
                <w:rtl w:val="0"/>
              </w:rPr>
              <w:t xml:space="preserve">CPMK483</w:t>
            </w:r>
          </w:p>
          <w:p w:rsidR="00000000" w:rsidDel="00000000" w:rsidP="00000000" w:rsidRDefault="00000000" w:rsidRPr="00000000" w14:paraId="00000B8F">
            <w:pPr>
              <w:spacing w:after="240" w:before="240" w:lineRule="auto"/>
              <w:jc w:val="center"/>
              <w:rPr/>
            </w:pPr>
            <w:r w:rsidDel="00000000" w:rsidR="00000000" w:rsidRPr="00000000">
              <w:rPr>
                <w:rtl w:val="0"/>
              </w:rPr>
              <w:t xml:space="preserve">CPMK484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6">
            <w:pPr>
              <w:spacing w:after="240" w:before="240" w:lineRule="auto"/>
              <w:jc w:val="center"/>
              <w:rPr/>
            </w:pPr>
            <w:r w:rsidDel="00000000" w:rsidR="00000000" w:rsidRPr="00000000">
              <w:rPr>
                <w:rtl w:val="0"/>
              </w:rPr>
              <w:t xml:space="preserve">RKS411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7">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98">
            <w:pPr>
              <w:spacing w:after="240" w:before="240" w:lineRule="auto"/>
              <w:jc w:val="center"/>
              <w:rPr>
                <w:b w:val="1"/>
                <w:bCs w:val="1"/>
              </w:rPr>
            </w:pPr>
            <w:r w:rsidDel="00000000" w:rsidR="00000000" w:rsidRPr="00000000">
              <w:rPr>
                <w:b w:val="1"/>
                <w:bCs w:val="1"/>
                <w:rtl w:val="0"/>
              </w:rPr>
              <w:t xml:space="preserve">CPL08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9">
            <w:pPr>
              <w:spacing w:after="240" w:before="240" w:lineRule="auto"/>
              <w:jc w:val="center"/>
              <w:rPr/>
            </w:pPr>
            <w:r w:rsidDel="00000000" w:rsidR="00000000" w:rsidRPr="00000000">
              <w:rPr>
                <w:rtl w:val="0"/>
              </w:rPr>
              <w:t xml:space="preserve">CPMK321</w:t>
            </w:r>
          </w:p>
          <w:p w:rsidR="00000000" w:rsidDel="00000000" w:rsidP="00000000" w:rsidRDefault="00000000" w:rsidRPr="00000000" w14:paraId="00000B9A">
            <w:pPr>
              <w:spacing w:after="240" w:before="240" w:lineRule="auto"/>
              <w:jc w:val="center"/>
              <w:rPr/>
            </w:pPr>
            <w:r w:rsidDel="00000000" w:rsidR="00000000" w:rsidRPr="00000000">
              <w:rPr>
                <w:rtl w:val="0"/>
              </w:rPr>
              <w:t xml:space="preserve">CPMK322</w:t>
            </w:r>
          </w:p>
          <w:p w:rsidR="00000000" w:rsidDel="00000000" w:rsidP="00000000" w:rsidRDefault="00000000" w:rsidRPr="00000000" w14:paraId="00000B9B">
            <w:pPr>
              <w:spacing w:after="240" w:before="240" w:lineRule="auto"/>
              <w:jc w:val="center"/>
              <w:rPr/>
            </w:pPr>
            <w:r w:rsidDel="00000000" w:rsidR="00000000" w:rsidRPr="00000000">
              <w:rPr>
                <w:rtl w:val="0"/>
              </w:rPr>
              <w:t xml:space="preserve">CPMK323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0">
            <w:pPr>
              <w:spacing w:after="240" w:before="240" w:lineRule="auto"/>
              <w:jc w:val="center"/>
              <w:rPr/>
            </w:pPr>
            <w:r w:rsidDel="00000000" w:rsidR="00000000" w:rsidRPr="00000000">
              <w:rPr>
                <w:rtl w:val="0"/>
              </w:rPr>
              <w:t xml:space="preserve">RKS311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3">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A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5">
            <w:pPr>
              <w:spacing w:after="240" w:before="240" w:lineRule="auto"/>
              <w:jc w:val="center"/>
              <w:rPr/>
            </w:pPr>
            <w:r w:rsidDel="00000000" w:rsidR="00000000" w:rsidRPr="00000000">
              <w:rPr>
                <w:rtl w:val="0"/>
              </w:rPr>
              <w:t xml:space="preserve">CPMK361</w:t>
            </w:r>
          </w:p>
          <w:p w:rsidR="00000000" w:rsidDel="00000000" w:rsidP="00000000" w:rsidRDefault="00000000" w:rsidRPr="00000000" w14:paraId="00000BA6">
            <w:pPr>
              <w:spacing w:after="240" w:before="240" w:lineRule="auto"/>
              <w:jc w:val="center"/>
              <w:rPr/>
            </w:pPr>
            <w:r w:rsidDel="00000000" w:rsidR="00000000" w:rsidRPr="00000000">
              <w:rPr>
                <w:rtl w:val="0"/>
              </w:rPr>
              <w:t xml:space="preserve">CPMK362</w:t>
            </w:r>
          </w:p>
          <w:p w:rsidR="00000000" w:rsidDel="00000000" w:rsidP="00000000" w:rsidRDefault="00000000" w:rsidRPr="00000000" w14:paraId="00000BA7">
            <w:pPr>
              <w:spacing w:after="240" w:before="240" w:lineRule="auto"/>
              <w:jc w:val="center"/>
              <w:rPr/>
            </w:pPr>
            <w:r w:rsidDel="00000000" w:rsidR="00000000" w:rsidRPr="00000000">
              <w:rPr>
                <w:rtl w:val="0"/>
              </w:rPr>
              <w:t xml:space="preserve">CPMK363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C">
            <w:pPr>
              <w:spacing w:after="240" w:before="240" w:lineRule="auto"/>
              <w:jc w:val="center"/>
              <w:rPr/>
            </w:pPr>
            <w:r w:rsidDel="00000000" w:rsidR="00000000" w:rsidRPr="00000000">
              <w:rPr>
                <w:rtl w:val="0"/>
              </w:rPr>
              <w:t xml:space="preserve">RKS315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AF">
            <w:pPr>
              <w:spacing w:after="240" w:before="240" w:lineRule="auto"/>
              <w:jc w:val="center"/>
              <w:rPr/>
            </w:pPr>
            <w:r w:rsidDel="00000000" w:rsidR="00000000" w:rsidRPr="00000000">
              <w:rPr>
                <w:rtl w:val="0"/>
              </w:rPr>
              <w:t xml:space="preserve"> </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B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B1">
            <w:pPr>
              <w:spacing w:after="240" w:before="240" w:lineRule="auto"/>
              <w:jc w:val="center"/>
              <w:rPr/>
            </w:pPr>
            <w:r w:rsidDel="00000000" w:rsidR="00000000" w:rsidRPr="00000000">
              <w:rPr>
                <w:rtl w:val="0"/>
              </w:rPr>
              <w:t xml:space="preserve">CPMK441</w:t>
            </w:r>
          </w:p>
          <w:p w:rsidR="00000000" w:rsidDel="00000000" w:rsidP="00000000" w:rsidRDefault="00000000" w:rsidRPr="00000000" w14:paraId="00000BB2">
            <w:pPr>
              <w:spacing w:after="240" w:before="240" w:lineRule="auto"/>
              <w:jc w:val="center"/>
              <w:rPr/>
            </w:pPr>
            <w:r w:rsidDel="00000000" w:rsidR="00000000" w:rsidRPr="00000000">
              <w:rPr>
                <w:rtl w:val="0"/>
              </w:rPr>
              <w:t xml:space="preserve">CPMK442</w:t>
            </w:r>
          </w:p>
          <w:p w:rsidR="00000000" w:rsidDel="00000000" w:rsidP="00000000" w:rsidRDefault="00000000" w:rsidRPr="00000000" w14:paraId="00000BB3">
            <w:pPr>
              <w:spacing w:after="240" w:before="240" w:lineRule="auto"/>
              <w:jc w:val="center"/>
              <w:rPr/>
            </w:pPr>
            <w:r w:rsidDel="00000000" w:rsidR="00000000" w:rsidRPr="00000000">
              <w:rPr>
                <w:rtl w:val="0"/>
              </w:rPr>
              <w:t xml:space="preserve">CPMK443</w:t>
            </w:r>
          </w:p>
          <w:p w:rsidR="00000000" w:rsidDel="00000000" w:rsidP="00000000" w:rsidRDefault="00000000" w:rsidRPr="00000000" w14:paraId="00000BB4">
            <w:pPr>
              <w:spacing w:after="240" w:before="240" w:lineRule="auto"/>
              <w:jc w:val="center"/>
              <w:rPr/>
            </w:pPr>
            <w:r w:rsidDel="00000000" w:rsidR="00000000" w:rsidRPr="00000000">
              <w:rPr>
                <w:rtl w:val="0"/>
              </w:rPr>
              <w:t xml:space="preserve">CPMK444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B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B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B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B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B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BA">
            <w:pPr>
              <w:spacing w:after="240" w:before="240" w:lineRule="auto"/>
              <w:jc w:val="center"/>
              <w:rPr/>
            </w:pPr>
            <w:r w:rsidDel="00000000" w:rsidR="00000000" w:rsidRPr="00000000">
              <w:rPr>
                <w:rtl w:val="0"/>
              </w:rPr>
              <w:t xml:space="preserve">RKS326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B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BC">
            <w:pPr>
              <w:spacing w:after="240" w:before="240" w:lineRule="auto"/>
              <w:jc w:val="center"/>
              <w:rPr/>
            </w:pPr>
            <w:r w:rsidDel="00000000" w:rsidR="00000000" w:rsidRPr="00000000">
              <w:rPr>
                <w:rtl w:val="0"/>
              </w:rPr>
              <w:t xml:space="preserve">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B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BE">
            <w:pPr>
              <w:spacing w:after="240" w:before="240" w:lineRule="auto"/>
              <w:jc w:val="center"/>
              <w:rPr/>
            </w:pPr>
            <w:r w:rsidDel="00000000" w:rsidR="00000000" w:rsidRPr="00000000">
              <w:rPr>
                <w:rtl w:val="0"/>
              </w:rPr>
              <w:t xml:space="preserve">CPMK483</w:t>
            </w:r>
          </w:p>
          <w:p w:rsidR="00000000" w:rsidDel="00000000" w:rsidP="00000000" w:rsidRDefault="00000000" w:rsidRPr="00000000" w14:paraId="00000BBF">
            <w:pPr>
              <w:spacing w:after="240" w:before="240" w:lineRule="auto"/>
              <w:jc w:val="center"/>
              <w:rPr/>
            </w:pPr>
            <w:r w:rsidDel="00000000" w:rsidR="00000000" w:rsidRPr="00000000">
              <w:rPr>
                <w:rtl w:val="0"/>
              </w:rPr>
              <w:t xml:space="preserve">CPMK484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6">
            <w:pPr>
              <w:spacing w:after="240" w:before="240" w:lineRule="auto"/>
              <w:jc w:val="center"/>
              <w:rPr/>
            </w:pPr>
            <w:r w:rsidDel="00000000" w:rsidR="00000000" w:rsidRPr="00000000">
              <w:rPr>
                <w:rtl w:val="0"/>
              </w:rPr>
              <w:t xml:space="preserve">RKS411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7">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C8">
            <w:pPr>
              <w:spacing w:after="240" w:before="240" w:lineRule="auto"/>
              <w:jc w:val="center"/>
              <w:rPr>
                <w:b w:val="1"/>
                <w:bCs w:val="1"/>
              </w:rPr>
            </w:pPr>
            <w:r w:rsidDel="00000000" w:rsidR="00000000" w:rsidRPr="00000000">
              <w:rPr>
                <w:b w:val="1"/>
                <w:bCs w:val="1"/>
                <w:rtl w:val="0"/>
              </w:rPr>
              <w:t xml:space="preserve">CPL09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9">
            <w:pPr>
              <w:spacing w:after="240" w:before="240" w:lineRule="auto"/>
              <w:jc w:val="center"/>
              <w:rPr/>
            </w:pPr>
            <w:r w:rsidDel="00000000" w:rsidR="00000000" w:rsidRPr="00000000">
              <w:rPr>
                <w:rtl w:val="0"/>
              </w:rPr>
              <w:t xml:space="preserve">CPMK331</w:t>
            </w:r>
          </w:p>
          <w:p w:rsidR="00000000" w:rsidDel="00000000" w:rsidP="00000000" w:rsidRDefault="00000000" w:rsidRPr="00000000" w14:paraId="00000BCA">
            <w:pPr>
              <w:spacing w:after="240" w:before="240" w:lineRule="auto"/>
              <w:jc w:val="center"/>
              <w:rPr/>
            </w:pPr>
            <w:r w:rsidDel="00000000" w:rsidR="00000000" w:rsidRPr="00000000">
              <w:rPr>
                <w:rtl w:val="0"/>
              </w:rPr>
              <w:t xml:space="preserve">CPMK332</w:t>
            </w:r>
          </w:p>
          <w:p w:rsidR="00000000" w:rsidDel="00000000" w:rsidP="00000000" w:rsidRDefault="00000000" w:rsidRPr="00000000" w14:paraId="00000BCB">
            <w:pPr>
              <w:spacing w:after="240" w:before="240" w:lineRule="auto"/>
              <w:jc w:val="center"/>
              <w:rPr/>
            </w:pPr>
            <w:r w:rsidDel="00000000" w:rsidR="00000000" w:rsidRPr="00000000">
              <w:rPr>
                <w:rtl w:val="0"/>
              </w:rPr>
              <w:t xml:space="preserve">CPMK333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0">
            <w:pPr>
              <w:spacing w:after="240" w:before="240" w:lineRule="auto"/>
              <w:jc w:val="center"/>
              <w:rPr/>
            </w:pPr>
            <w:r w:rsidDel="00000000" w:rsidR="00000000" w:rsidRPr="00000000">
              <w:rPr>
                <w:rtl w:val="0"/>
              </w:rPr>
              <w:t xml:space="preserve">RKS312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3">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D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5">
            <w:pPr>
              <w:spacing w:after="240" w:before="240" w:lineRule="auto"/>
              <w:jc w:val="center"/>
              <w:rPr/>
            </w:pPr>
            <w:r w:rsidDel="00000000" w:rsidR="00000000" w:rsidRPr="00000000">
              <w:rPr>
                <w:rtl w:val="0"/>
              </w:rPr>
              <w:t xml:space="preserve">CPMK411</w:t>
            </w:r>
          </w:p>
          <w:p w:rsidR="00000000" w:rsidDel="00000000" w:rsidP="00000000" w:rsidRDefault="00000000" w:rsidRPr="00000000" w14:paraId="00000BD6">
            <w:pPr>
              <w:spacing w:after="240" w:before="240" w:lineRule="auto"/>
              <w:jc w:val="center"/>
              <w:rPr/>
            </w:pPr>
            <w:r w:rsidDel="00000000" w:rsidR="00000000" w:rsidRPr="00000000">
              <w:rPr>
                <w:rtl w:val="0"/>
              </w:rPr>
              <w:t xml:space="preserve">CPMK412</w:t>
            </w:r>
          </w:p>
          <w:p w:rsidR="00000000" w:rsidDel="00000000" w:rsidP="00000000" w:rsidRDefault="00000000" w:rsidRPr="00000000" w14:paraId="00000BD7">
            <w:pPr>
              <w:spacing w:after="240" w:before="240" w:lineRule="auto"/>
              <w:jc w:val="center"/>
              <w:rPr/>
            </w:pPr>
            <w:r w:rsidDel="00000000" w:rsidR="00000000" w:rsidRPr="00000000">
              <w:rPr>
                <w:rtl w:val="0"/>
              </w:rPr>
              <w:t xml:space="preserve">CPMK413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D">
            <w:pPr>
              <w:spacing w:after="240" w:before="240" w:lineRule="auto"/>
              <w:jc w:val="center"/>
              <w:rPr/>
            </w:pPr>
            <w:r w:rsidDel="00000000" w:rsidR="00000000" w:rsidRPr="00000000">
              <w:rPr>
                <w:rtl w:val="0"/>
              </w:rPr>
              <w:t xml:space="preserve">RKS323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F">
            <w:pPr>
              <w:spacing w:after="240" w:before="240" w:lineRule="auto"/>
              <w:jc w:val="center"/>
              <w:rPr/>
            </w:pPr>
            <w:r w:rsidDel="00000000" w:rsidR="00000000" w:rsidRPr="00000000">
              <w:rPr>
                <w:rtl w:val="0"/>
              </w:rPr>
              <w:t xml:space="preserve">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E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1">
            <w:pPr>
              <w:spacing w:after="240" w:before="240" w:lineRule="auto"/>
              <w:jc w:val="center"/>
              <w:rPr/>
            </w:pPr>
            <w:r w:rsidDel="00000000" w:rsidR="00000000" w:rsidRPr="00000000">
              <w:rPr>
                <w:rtl w:val="0"/>
              </w:rPr>
              <w:t xml:space="preserve">CPMK483</w:t>
            </w:r>
          </w:p>
          <w:p w:rsidR="00000000" w:rsidDel="00000000" w:rsidP="00000000" w:rsidRDefault="00000000" w:rsidRPr="00000000" w14:paraId="00000BE2">
            <w:pPr>
              <w:spacing w:after="240" w:before="240" w:lineRule="auto"/>
              <w:jc w:val="center"/>
              <w:rPr/>
            </w:pPr>
            <w:r w:rsidDel="00000000" w:rsidR="00000000" w:rsidRPr="00000000">
              <w:rPr>
                <w:rtl w:val="0"/>
              </w:rPr>
              <w:t xml:space="preserve">CPMK484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9">
            <w:pPr>
              <w:spacing w:after="240" w:before="240" w:lineRule="auto"/>
              <w:jc w:val="center"/>
              <w:rPr/>
            </w:pPr>
            <w:r w:rsidDel="00000000" w:rsidR="00000000" w:rsidRPr="00000000">
              <w:rPr>
                <w:rtl w:val="0"/>
              </w:rPr>
              <w:t xml:space="preserve">RKS411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A">
            <w:pPr>
              <w:spacing w:after="240" w:before="240" w:lineRule="auto"/>
              <w:jc w:val="center"/>
              <w:rPr/>
            </w:pPr>
            <w:r w:rsidDel="00000000" w:rsidR="00000000" w:rsidRPr="00000000">
              <w:rPr>
                <w:rtl w:val="0"/>
              </w:rPr>
              <w:t xml:space="preserve">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EB">
            <w:pPr>
              <w:spacing w:after="240" w:before="240" w:lineRule="auto"/>
              <w:jc w:val="center"/>
              <w:rPr>
                <w:b w:val="1"/>
                <w:bCs w:val="1"/>
              </w:rPr>
            </w:pPr>
            <w:r w:rsidDel="00000000" w:rsidR="00000000" w:rsidRPr="00000000">
              <w:rPr>
                <w:b w:val="1"/>
                <w:bCs w:val="1"/>
                <w:rtl w:val="0"/>
              </w:rPr>
              <w:t xml:space="preserve">CPL10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C">
            <w:pPr>
              <w:spacing w:after="240" w:before="240" w:lineRule="auto"/>
              <w:jc w:val="center"/>
              <w:rPr/>
            </w:pPr>
            <w:r w:rsidDel="00000000" w:rsidR="00000000" w:rsidRPr="00000000">
              <w:rPr>
                <w:rtl w:val="0"/>
              </w:rPr>
              <w:t xml:space="preserve">CPMK371</w:t>
            </w:r>
          </w:p>
          <w:p w:rsidR="00000000" w:rsidDel="00000000" w:rsidP="00000000" w:rsidRDefault="00000000" w:rsidRPr="00000000" w14:paraId="00000BED">
            <w:pPr>
              <w:spacing w:after="240" w:before="240" w:lineRule="auto"/>
              <w:jc w:val="center"/>
              <w:rPr/>
            </w:pPr>
            <w:r w:rsidDel="00000000" w:rsidR="00000000" w:rsidRPr="00000000">
              <w:rPr>
                <w:rtl w:val="0"/>
              </w:rPr>
              <w:t xml:space="preserve">CPMK372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F">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1">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2">
            <w:pPr>
              <w:spacing w:after="240" w:before="240" w:lineRule="auto"/>
              <w:jc w:val="center"/>
              <w:rPr/>
            </w:pPr>
            <w:r w:rsidDel="00000000" w:rsidR="00000000" w:rsidRPr="00000000">
              <w:rPr>
                <w:rtl w:val="0"/>
              </w:rPr>
              <w:t xml:space="preserve">RKS316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3">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4">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5">
            <w:pPr>
              <w:spacing w:after="240" w:before="240" w:lineRule="auto"/>
              <w:jc w:val="center"/>
              <w:rPr/>
            </w:pPr>
            <w:r w:rsidDel="00000000" w:rsidR="00000000" w:rsidRPr="00000000">
              <w:rPr>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BF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7">
            <w:pPr>
              <w:spacing w:after="240" w:before="240" w:lineRule="auto"/>
              <w:jc w:val="center"/>
              <w:rPr/>
            </w:pPr>
            <w:r w:rsidDel="00000000" w:rsidR="00000000" w:rsidRPr="00000000">
              <w:rPr>
                <w:rtl w:val="0"/>
              </w:rPr>
              <w:t xml:space="preserve">CPMK451</w:t>
            </w:r>
          </w:p>
          <w:p w:rsidR="00000000" w:rsidDel="00000000" w:rsidP="00000000" w:rsidRDefault="00000000" w:rsidRPr="00000000" w14:paraId="00000BF8">
            <w:pPr>
              <w:spacing w:after="240" w:before="240" w:lineRule="auto"/>
              <w:jc w:val="center"/>
              <w:rPr/>
            </w:pPr>
            <w:r w:rsidDel="00000000" w:rsidR="00000000" w:rsidRPr="00000000">
              <w:rPr>
                <w:rtl w:val="0"/>
              </w:rPr>
              <w:t xml:space="preserve">CPMK452</w:t>
            </w:r>
          </w:p>
          <w:p w:rsidR="00000000" w:rsidDel="00000000" w:rsidP="00000000" w:rsidRDefault="00000000" w:rsidRPr="00000000" w14:paraId="00000BF9">
            <w:pPr>
              <w:spacing w:after="240" w:before="240" w:lineRule="auto"/>
              <w:jc w:val="center"/>
              <w:rPr/>
            </w:pPr>
            <w:r w:rsidDel="00000000" w:rsidR="00000000" w:rsidRPr="00000000">
              <w:rPr>
                <w:rtl w:val="0"/>
              </w:rPr>
              <w:t xml:space="preserve">CPMK453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B">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C">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D">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E">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F">
            <w:pPr>
              <w:spacing w:after="240" w:before="240" w:lineRule="auto"/>
              <w:jc w:val="center"/>
              <w:rPr/>
            </w:pPr>
            <w:r w:rsidDel="00000000" w:rsidR="00000000" w:rsidRPr="00000000">
              <w:rPr>
                <w:rtl w:val="0"/>
              </w:rPr>
              <w:t xml:space="preserve">RKS327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0">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1">
            <w:pPr>
              <w:spacing w:after="240" w:before="240" w:lineRule="auto"/>
              <w:jc w:val="center"/>
              <w:rPr/>
            </w:pPr>
            <w:r w:rsidDel="00000000" w:rsidR="00000000" w:rsidRPr="00000000">
              <w:rPr>
                <w:rtl w:val="0"/>
              </w:rPr>
              <w:t xml:space="preserve">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bottom w:w="0.0" w:type="dxa"/>
            </w:tcMar>
          </w:tcPr>
          <w:p w:rsidR="00000000" w:rsidDel="00000000" w:rsidP="00000000" w:rsidRDefault="00000000" w:rsidRPr="00000000" w14:paraId="00000C02">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3">
            <w:pPr>
              <w:spacing w:after="240" w:before="240" w:lineRule="auto"/>
              <w:jc w:val="center"/>
              <w:rPr/>
            </w:pPr>
            <w:r w:rsidDel="00000000" w:rsidR="00000000" w:rsidRPr="00000000">
              <w:rPr>
                <w:rtl w:val="0"/>
              </w:rPr>
              <w:t xml:space="preserve">CPMK483</w:t>
            </w:r>
          </w:p>
          <w:p w:rsidR="00000000" w:rsidDel="00000000" w:rsidP="00000000" w:rsidRDefault="00000000" w:rsidRPr="00000000" w14:paraId="00000C04">
            <w:pPr>
              <w:spacing w:after="240" w:before="240" w:lineRule="auto"/>
              <w:jc w:val="center"/>
              <w:rPr/>
            </w:pPr>
            <w:r w:rsidDel="00000000" w:rsidR="00000000" w:rsidRPr="00000000">
              <w:rPr>
                <w:rtl w:val="0"/>
              </w:rPr>
              <w:t xml:space="preserve">CPMK484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5">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6">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7">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8">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9">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A">
            <w:pPr>
              <w:spacing w:after="240" w:before="240" w:lineRule="auto"/>
              <w:jc w:val="cente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B">
            <w:pPr>
              <w:spacing w:after="240" w:before="240" w:lineRule="auto"/>
              <w:jc w:val="center"/>
              <w:rPr/>
            </w:pPr>
            <w:r w:rsidDel="00000000" w:rsidR="00000000" w:rsidRPr="00000000">
              <w:rPr>
                <w:rtl w:val="0"/>
              </w:rPr>
              <w:t xml:space="preserve">RKS411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C">
            <w:pPr>
              <w:spacing w:after="240" w:before="240" w:lineRule="auto"/>
              <w:jc w:val="center"/>
              <w:rPr/>
            </w:pPr>
            <w:r w:rsidDel="00000000" w:rsidR="00000000" w:rsidRPr="00000000">
              <w:rPr>
                <w:rtl w:val="0"/>
              </w:rPr>
              <w:t xml:space="preserve"> </w:t>
            </w:r>
          </w:p>
        </w:tc>
      </w:tr>
    </w:tbl>
    <w:p w:rsidR="00000000" w:rsidDel="00000000" w:rsidP="00000000" w:rsidRDefault="00000000" w:rsidRPr="00000000" w14:paraId="00000C0D">
      <w:pPr>
        <w:spacing w:after="38" w:lineRule="auto"/>
        <w:ind w:left="2526" w:right="1828" w:firstLine="0"/>
        <w:jc w:val="center"/>
        <w:rPr>
          <w:b w:val="1"/>
          <w:bCs w:val="1"/>
        </w:rPr>
      </w:pPr>
      <w:r w:rsidDel="00000000" w:rsidR="00000000" w:rsidRPr="00000000">
        <w:rPr>
          <w:rtl w:val="0"/>
        </w:rPr>
      </w:r>
    </w:p>
    <w:p w:rsidR="00000000" w:rsidDel="00000000" w:rsidP="00000000" w:rsidRDefault="00000000" w:rsidRPr="00000000" w14:paraId="00000C0E">
      <w:pPr>
        <w:spacing w:after="40" w:before="73" w:lineRule="auto"/>
        <w:ind w:left="2526" w:right="2265" w:firstLine="0"/>
        <w:jc w:val="center"/>
        <w:rPr>
          <w:b w:val="1"/>
          <w:bCs w:val="1"/>
        </w:rPr>
      </w:pPr>
      <w:hyperlink r:id="rId69">
        <w:r w:rsidDel="00000000" w:rsidR="00000000" w:rsidRPr="00000000">
          <w:rPr>
            <w:b w:val="1"/>
            <w:bCs w:val="1"/>
            <w:color w:val="1155cc"/>
            <w:u w:val="single"/>
            <w:rtl w:val="0"/>
          </w:rPr>
          <w:t xml:space="preserve">Tabel </w:t>
        </w:r>
      </w:hyperlink>
      <w:hyperlink r:id="rId70">
        <w:r w:rsidDel="00000000" w:rsidR="00000000" w:rsidRPr="00000000">
          <w:rPr>
            <w:b w:val="1"/>
            <w:bCs w:val="1"/>
            <w:color w:val="1155cc"/>
            <w:u w:val="single"/>
            <w:rtl w:val="0"/>
          </w:rPr>
          <w:t xml:space="preserve">2</w:t>
        </w:r>
      </w:hyperlink>
      <w:hyperlink r:id="rId71">
        <w:r w:rsidDel="00000000" w:rsidR="00000000" w:rsidRPr="00000000">
          <w:rPr>
            <w:b w:val="1"/>
            <w:bCs w:val="1"/>
            <w:color w:val="1155cc"/>
            <w:u w:val="single"/>
            <w:rtl w:val="0"/>
          </w:rPr>
          <w:t xml:space="preserve">.B.4 Rata-rata Masa Tunggu Lulusan untuk Bekerja Pertama Kali</w:t>
        </w:r>
      </w:hyperlink>
      <w:r w:rsidDel="00000000" w:rsidR="00000000" w:rsidRPr="00000000">
        <w:rPr>
          <w:rtl w:val="0"/>
        </w:rPr>
      </w:r>
    </w:p>
    <w:tbl>
      <w:tblPr>
        <w:tblStyle w:val="Table15"/>
        <w:tblW w:w="8490.0" w:type="dxa"/>
        <w:jc w:val="left"/>
        <w:tblInd w:w="38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1920"/>
        <w:gridCol w:w="2175"/>
        <w:gridCol w:w="2670"/>
        <w:tblGridChange w:id="0">
          <w:tblGrid>
            <w:gridCol w:w="1725"/>
            <w:gridCol w:w="1920"/>
            <w:gridCol w:w="2175"/>
            <w:gridCol w:w="2670"/>
          </w:tblGrid>
        </w:tblGridChange>
      </w:tblGrid>
      <w:tr>
        <w:trPr>
          <w:cantSplit w:val="0"/>
          <w:trHeight w:val="710" w:hRule="atLeast"/>
          <w:tblHeader w:val="0"/>
        </w:trPr>
        <w:tc>
          <w:tcPr>
            <w:shd w:fill="a6a6a6" w:val="clear"/>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67" w:right="51"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Tahun Lulus</w:t>
            </w:r>
          </w:p>
        </w:tc>
        <w:tc>
          <w:tcPr>
            <w:shd w:fill="a6a6a6" w:val="clear"/>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6" w:lineRule="auto"/>
              <w:ind w:left="429" w:right="408" w:firstLine="36.00000000000001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Lulusan</w:t>
            </w:r>
          </w:p>
        </w:tc>
        <w:tc>
          <w:tcPr>
            <w:shd w:fill="a6a6a6" w:val="clear"/>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6" w:lineRule="auto"/>
              <w:ind w:left="170" w:right="0" w:hanging="10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Lulusan yang Terlacak</w:t>
            </w:r>
          </w:p>
        </w:tc>
        <w:tc>
          <w:tcPr>
            <w:tcBorders>
              <w:bottom w:color="000000" w:space="0" w:sz="0" w:val="nil"/>
            </w:tcBorders>
            <w:shd w:fill="a6a6a6" w:val="clear"/>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6" w:lineRule="auto"/>
              <w:ind w:left="342" w:right="0" w:hanging="56.00000000000001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Rata- rata Waktu Tunggu (Bulan)</w:t>
            </w:r>
          </w:p>
        </w:tc>
      </w:tr>
      <w:tr>
        <w:trPr>
          <w:cantSplit w:val="0"/>
          <w:trHeight w:val="333" w:hRule="atLeast"/>
          <w:tblHeader w:val="0"/>
        </w:trPr>
        <w:tc>
          <w:tcPr>
            <w:shd w:fill="a6a6a6" w:val="clear"/>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65" w:right="51"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TS-2</w:t>
            </w:r>
          </w:p>
        </w:tc>
        <w:tc>
          <w:tcPr>
            <w:shd w:fill="ffffff" w:val="clear"/>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55</w:t>
            </w:r>
            <w:r w:rsidDel="00000000" w:rsidR="00000000" w:rsidRPr="00000000">
              <w:rPr>
                <w:rtl w:val="0"/>
              </w:rPr>
            </w:r>
          </w:p>
        </w:tc>
        <w:tc>
          <w:tcPr>
            <w:shd w:fill="ffffff" w:val="clear"/>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55</w:t>
            </w:r>
            <w:r w:rsidDel="00000000" w:rsidR="00000000" w:rsidRPr="00000000">
              <w:rPr>
                <w:rtl w:val="0"/>
              </w:rPr>
            </w:r>
          </w:p>
        </w:tc>
        <w:tc>
          <w:tcPr>
            <w:tcBorders>
              <w:top w:color="000000" w:space="0" w:sz="0" w:val="nil"/>
            </w:tcBorders>
            <w:shd w:fill="ffffff" w:val="clear"/>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r>
      <w:tr>
        <w:trPr>
          <w:cantSplit w:val="0"/>
          <w:trHeight w:val="335" w:hRule="atLeast"/>
          <w:tblHeader w:val="0"/>
        </w:trPr>
        <w:tc>
          <w:tcPr>
            <w:shd w:fill="a6a6a6" w:val="clea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65" w:right="51"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TS-1</w:t>
            </w:r>
          </w:p>
        </w:tc>
        <w:tc>
          <w:tcPr>
            <w:shd w:fill="ffffff" w:val="clea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41</w:t>
            </w:r>
            <w:r w:rsidDel="00000000" w:rsidR="00000000" w:rsidRPr="00000000">
              <w:rPr>
                <w:rtl w:val="0"/>
              </w:rPr>
            </w:r>
          </w:p>
        </w:tc>
        <w:tc>
          <w:tcPr>
            <w:shd w:fill="ffffff" w:val="clear"/>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41</w:t>
            </w:r>
            <w:r w:rsidDel="00000000" w:rsidR="00000000" w:rsidRPr="00000000">
              <w:rPr>
                <w:rtl w:val="0"/>
              </w:rPr>
            </w:r>
          </w:p>
        </w:tc>
        <w:tc>
          <w:tcPr>
            <w:shd w:fill="ffffff" w:val="clea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r>
      <w:tr>
        <w:trPr>
          <w:cantSplit w:val="0"/>
          <w:trHeight w:val="335" w:hRule="atLeast"/>
          <w:tblHeader w:val="0"/>
        </w:trPr>
        <w:tc>
          <w:tcPr>
            <w:shd w:fill="a6a6a6" w:val="clea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66" w:right="51"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TS</w:t>
            </w:r>
          </w:p>
        </w:tc>
        <w:tc>
          <w:tcPr>
            <w:shd w:fill="ffffff" w:val="clea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54</w:t>
            </w:r>
            <w:r w:rsidDel="00000000" w:rsidR="00000000" w:rsidRPr="00000000">
              <w:rPr>
                <w:rtl w:val="0"/>
              </w:rPr>
            </w:r>
          </w:p>
        </w:tc>
        <w:tc>
          <w:tcPr>
            <w:shd w:fill="ffffff" w:val="clear"/>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54</w:t>
            </w:r>
            <w:r w:rsidDel="00000000" w:rsidR="00000000" w:rsidRPr="00000000">
              <w:rPr>
                <w:rtl w:val="0"/>
              </w:rPr>
            </w:r>
          </w:p>
        </w:tc>
        <w:tc>
          <w:tcPr>
            <w:shd w:fill="ffffff" w:val="clea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r>
      <w:tr>
        <w:trPr>
          <w:cantSplit w:val="0"/>
          <w:trHeight w:val="335" w:hRule="atLeast"/>
          <w:tblHeader w:val="0"/>
        </w:trPr>
        <w:tc>
          <w:tcPr>
            <w:shd w:fill="a6a6a6" w:val="clear"/>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67" w:right="51"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w:t>
            </w:r>
          </w:p>
        </w:tc>
        <w:tc>
          <w:tcPr>
            <w:shd w:fill="ffffff" w:val="clea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150</w:t>
            </w:r>
            <w:r w:rsidDel="00000000" w:rsidR="00000000" w:rsidRPr="00000000">
              <w:rPr>
                <w:rtl w:val="0"/>
              </w:rPr>
            </w:r>
          </w:p>
        </w:tc>
        <w:tc>
          <w:tcPr>
            <w:shd w:fill="ffffff" w:val="clea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150</w:t>
            </w:r>
            <w:r w:rsidDel="00000000" w:rsidR="00000000" w:rsidRPr="00000000">
              <w:rPr>
                <w:rtl w:val="0"/>
              </w:rPr>
            </w:r>
          </w:p>
        </w:tc>
        <w:tc>
          <w:tcPr>
            <w:shd w:fill="ffffff" w:val="clea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r>
    </w:tbl>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C25">
      <w:pPr>
        <w:spacing w:after="47" w:lineRule="auto"/>
        <w:ind w:left="2526" w:right="2266" w:firstLine="0"/>
        <w:jc w:val="center"/>
        <w:rPr>
          <w:b w:val="1"/>
          <w:bCs w:val="1"/>
        </w:rPr>
      </w:pPr>
      <w:r w:rsidDel="00000000" w:rsidR="00000000" w:rsidRPr="00000000">
        <w:rPr>
          <w:b w:val="1"/>
          <w:bCs w:val="1"/>
          <w:rtl w:val="0"/>
        </w:rPr>
        <w:t xml:space="preserve">T</w:t>
      </w:r>
      <w:commentRangeStart w:id="5"/>
      <w:r w:rsidDel="00000000" w:rsidR="00000000" w:rsidRPr="00000000">
        <w:rPr>
          <w:b w:val="1"/>
          <w:bCs w:val="1"/>
          <w:rtl w:val="0"/>
        </w:rPr>
        <w:t xml:space="preserve">abel 2.B.5. Kesesuaian Bidang Kerja Lulusan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C26">
      <w:pPr>
        <w:spacing w:after="47" w:lineRule="auto"/>
        <w:ind w:left="2526" w:right="2266" w:firstLine="0"/>
        <w:jc w:val="center"/>
        <w:rPr>
          <w:b w:val="1"/>
          <w:bCs w:val="1"/>
        </w:rPr>
      </w:pPr>
      <w:r w:rsidDel="00000000" w:rsidR="00000000" w:rsidRPr="00000000">
        <w:rPr>
          <w:rtl w:val="0"/>
        </w:rPr>
      </w:r>
    </w:p>
    <w:tbl>
      <w:tblPr>
        <w:tblStyle w:val="Table16"/>
        <w:tblW w:w="12405.0" w:type="dxa"/>
        <w:jc w:val="left"/>
        <w:tblInd w:w="18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110"/>
        <w:gridCol w:w="1875"/>
        <w:gridCol w:w="1860"/>
        <w:gridCol w:w="1905"/>
        <w:gridCol w:w="1620"/>
        <w:gridCol w:w="1380"/>
        <w:gridCol w:w="1275"/>
        <w:tblGridChange w:id="0">
          <w:tblGrid>
            <w:gridCol w:w="1380"/>
            <w:gridCol w:w="1110"/>
            <w:gridCol w:w="1875"/>
            <w:gridCol w:w="1860"/>
            <w:gridCol w:w="1905"/>
            <w:gridCol w:w="1620"/>
            <w:gridCol w:w="1380"/>
            <w:gridCol w:w="1275"/>
          </w:tblGrid>
        </w:tblGridChange>
      </w:tblGrid>
      <w:tr>
        <w:trPr>
          <w:cantSplit w:val="0"/>
          <w:trHeight w:val="496.8291015625" w:hRule="atLeast"/>
          <w:tblHeader w:val="0"/>
        </w:trPr>
        <w:tc>
          <w:tcPr>
            <w:tcBorders>
              <w:bottom w:color="000000" w:space="0" w:sz="0" w:val="nil"/>
            </w:tcBorders>
            <w:shd w:fill="a6a6a6" w:val="clear"/>
          </w:tcPr>
          <w:p w:rsidR="00000000" w:rsidDel="00000000" w:rsidP="00000000" w:rsidRDefault="00000000" w:rsidRPr="00000000" w14:paraId="00000C27">
            <w:pPr>
              <w:spacing w:before="15" w:line="233" w:lineRule="auto"/>
              <w:ind w:left="304"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shd w:fill="a6a6a6" w:val="clear"/>
          </w:tcPr>
          <w:p w:rsidR="00000000" w:rsidDel="00000000" w:rsidP="00000000" w:rsidRDefault="00000000" w:rsidRPr="00000000" w14:paraId="00000C28">
            <w:pPr>
              <w:spacing w:before="15" w:line="233" w:lineRule="auto"/>
              <w:ind w:left="137"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shd w:fill="a6a6a6" w:val="clea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5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shd w:fill="a6a6a6" w:val="clea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6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shd w:fill="a6a6a6" w:val="clear"/>
          </w:tcPr>
          <w:p w:rsidR="00000000" w:rsidDel="00000000" w:rsidP="00000000" w:rsidRDefault="00000000" w:rsidRPr="00000000" w14:paraId="00000C2B">
            <w:pPr>
              <w:ind w:left="102" w:right="98" w:firstLine="0"/>
              <w:jc w:val="center"/>
              <w:rPr>
                <w:b w:val="1"/>
                <w:bCs w:val="1"/>
              </w:rPr>
            </w:pPr>
            <w:r w:rsidDel="00000000" w:rsidR="00000000" w:rsidRPr="00000000">
              <w:rPr>
                <w:rtl w:val="0"/>
              </w:rPr>
            </w:r>
          </w:p>
        </w:tc>
        <w:tc>
          <w:tcPr>
            <w:gridSpan w:val="3"/>
            <w:shd w:fill="a6a6a6" w:val="clea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9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Lingkup Tempat Kerja</w:t>
            </w:r>
          </w:p>
        </w:tc>
      </w:tr>
      <w:tr>
        <w:trPr>
          <w:cantSplit w:val="0"/>
          <w:trHeight w:val="783" w:hRule="atLeast"/>
          <w:tblHeader w:val="0"/>
        </w:trPr>
        <w:tc>
          <w:tcPr>
            <w:tcBorders>
              <w:top w:color="000000" w:space="0" w:sz="0" w:val="nil"/>
            </w:tcBorders>
            <w:shd w:fill="a6a6a6" w:val="clear"/>
          </w:tcPr>
          <w:p w:rsidR="00000000" w:rsidDel="00000000" w:rsidP="00000000" w:rsidRDefault="00000000" w:rsidRPr="00000000" w14:paraId="00000C2F">
            <w:pPr>
              <w:spacing w:before="15" w:line="233" w:lineRule="auto"/>
              <w:ind w:left="304"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Tahun Lulus</w:t>
            </w:r>
            <w:r w:rsidDel="00000000" w:rsidR="00000000" w:rsidRPr="00000000">
              <w:rPr>
                <w:rtl w:val="0"/>
              </w:rPr>
            </w:r>
          </w:p>
        </w:tc>
        <w:tc>
          <w:tcPr>
            <w:tcBorders>
              <w:top w:color="000000" w:space="0" w:sz="0" w:val="nil"/>
            </w:tcBorders>
            <w:shd w:fill="a6a6a6" w:val="clear"/>
          </w:tcPr>
          <w:p w:rsidR="00000000" w:rsidDel="00000000" w:rsidP="00000000" w:rsidRDefault="00000000" w:rsidRPr="00000000" w14:paraId="00000C30">
            <w:pPr>
              <w:spacing w:before="15" w:line="233" w:lineRule="auto"/>
              <w:ind w:left="137"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Jumlah Lulusan</w:t>
            </w:r>
            <w:r w:rsidDel="00000000" w:rsidR="00000000" w:rsidRPr="00000000">
              <w:rPr>
                <w:rtl w:val="0"/>
              </w:rPr>
            </w:r>
          </w:p>
        </w:tc>
        <w:tc>
          <w:tcPr>
            <w:tcBorders>
              <w:top w:color="000000" w:space="0" w:sz="0" w:val="nil"/>
            </w:tcBorders>
            <w:shd w:fill="a6a6a6" w:val="clear"/>
          </w:tcPr>
          <w:p w:rsidR="00000000" w:rsidDel="00000000" w:rsidP="00000000" w:rsidRDefault="00000000" w:rsidRPr="00000000" w14:paraId="00000C31">
            <w:pPr>
              <w:spacing w:before="153" w:lineRule="auto"/>
              <w:ind w:left="158"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Jumlah Lulusan yang Terlacak</w:t>
            </w:r>
            <w:r w:rsidDel="00000000" w:rsidR="00000000" w:rsidRPr="00000000">
              <w:rPr>
                <w:rtl w:val="0"/>
              </w:rPr>
            </w:r>
          </w:p>
        </w:tc>
        <w:tc>
          <w:tcPr>
            <w:tcBorders>
              <w:top w:color="000000" w:space="0" w:sz="0" w:val="nil"/>
            </w:tcBorders>
            <w:shd w:fill="a6a6a6" w:val="clear"/>
          </w:tcPr>
          <w:p w:rsidR="00000000" w:rsidDel="00000000" w:rsidP="00000000" w:rsidRDefault="00000000" w:rsidRPr="00000000" w14:paraId="00000C32">
            <w:pPr>
              <w:spacing w:before="153" w:lineRule="auto"/>
              <w:ind w:left="167"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Profesi Kerja Bidang Infokom</w:t>
            </w:r>
            <w:r w:rsidDel="00000000" w:rsidR="00000000" w:rsidRPr="00000000">
              <w:rPr>
                <w:rtl w:val="0"/>
              </w:rPr>
            </w:r>
          </w:p>
        </w:tc>
        <w:tc>
          <w:tcPr>
            <w:tcBorders>
              <w:top w:color="000000" w:space="0" w:sz="0" w:val="nil"/>
            </w:tcBorders>
            <w:shd w:fill="a6a6a6" w:val="clear"/>
          </w:tcPr>
          <w:p w:rsidR="00000000" w:rsidDel="00000000" w:rsidP="00000000" w:rsidRDefault="00000000" w:rsidRPr="00000000" w14:paraId="00000C33">
            <w:pPr>
              <w:spacing w:before="7" w:line="276" w:lineRule="auto"/>
              <w:ind w:left="100" w:right="98" w:firstLine="0"/>
              <w:jc w:val="center"/>
              <w:rPr>
                <w:b w:val="1"/>
                <w:bCs w:val="1"/>
              </w:rPr>
            </w:pPr>
            <w:r w:rsidDel="00000000" w:rsidR="00000000" w:rsidRPr="00000000">
              <w:rPr>
                <w:b w:val="1"/>
                <w:bCs w:val="1"/>
                <w:rtl w:val="0"/>
              </w:rPr>
              <w:t xml:space="preserve">Profesi Kerja Bidang NON</w:t>
            </w:r>
          </w:p>
          <w:p w:rsidR="00000000" w:rsidDel="00000000" w:rsidP="00000000" w:rsidRDefault="00000000" w:rsidRPr="00000000" w14:paraId="00000C34">
            <w:pPr>
              <w:ind w:left="102" w:right="98" w:firstLine="0"/>
              <w:jc w:val="center"/>
              <w:rPr>
                <w:b w:val="1"/>
                <w:bCs w:val="1"/>
              </w:rPr>
            </w:pPr>
            <w:r w:rsidDel="00000000" w:rsidR="00000000" w:rsidRPr="00000000">
              <w:rPr>
                <w:b w:val="1"/>
                <w:bCs w:val="1"/>
                <w:rtl w:val="0"/>
              </w:rPr>
              <w:t xml:space="preserve">Infokom</w:t>
            </w:r>
          </w:p>
        </w:tc>
        <w:tc>
          <w:tcPr>
            <w:tcBorders>
              <w:top w:color="000000" w:space="0" w:sz="0" w:val="nil"/>
            </w:tcBorders>
            <w:shd w:fill="a6a6a6" w:val="clear"/>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 w:right="0" w:hanging="48"/>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Multinasional/ Internasional</w:t>
            </w:r>
          </w:p>
        </w:tc>
        <w:tc>
          <w:tcPr>
            <w:tcBorders>
              <w:top w:color="000000" w:space="0" w:sz="0" w:val="nil"/>
            </w:tcBorders>
            <w:shd w:fill="a6a6a6" w:val="clea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8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Nasional</w:t>
            </w:r>
          </w:p>
        </w:tc>
        <w:tc>
          <w:tcPr>
            <w:tcBorders>
              <w:top w:color="000000" w:space="0" w:sz="0" w:val="nil"/>
            </w:tcBorders>
            <w:shd w:fill="a6a6a6" w:val="clear"/>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7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Wirausaha</w:t>
            </w:r>
          </w:p>
        </w:tc>
      </w:tr>
      <w:tr>
        <w:trPr>
          <w:cantSplit w:val="0"/>
          <w:trHeight w:val="331" w:hRule="atLeast"/>
          <w:tblHeader w:val="0"/>
        </w:trPr>
        <w:tc>
          <w:tcPr>
            <w:shd w:fill="a6a6a6" w:val="clea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34" w:right="229"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TS-2</w:t>
            </w:r>
          </w:p>
        </w:tc>
        <w:tc>
          <w:tcPr>
            <w:shd w:fill="ffffff" w:val="clear"/>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55</w:t>
            </w:r>
            <w:r w:rsidDel="00000000" w:rsidR="00000000" w:rsidRPr="00000000">
              <w:rPr>
                <w:rtl w:val="0"/>
              </w:rPr>
            </w:r>
          </w:p>
        </w:tc>
        <w:tc>
          <w:tcPr>
            <w:shd w:fill="ffffff" w:val="clea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55</w:t>
            </w:r>
            <w:r w:rsidDel="00000000" w:rsidR="00000000" w:rsidRPr="00000000">
              <w:rPr>
                <w:rtl w:val="0"/>
              </w:rPr>
            </w:r>
          </w:p>
        </w:tc>
        <w:tc>
          <w:tcPr>
            <w:shd w:fill="ffffff" w:val="clea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55</w:t>
            </w:r>
            <w:r w:rsidDel="00000000" w:rsidR="00000000" w:rsidRPr="00000000">
              <w:rPr>
                <w:rtl w:val="0"/>
              </w:rPr>
            </w:r>
          </w:p>
        </w:tc>
        <w:tc>
          <w:tcPr>
            <w:shd w:fill="ffffff" w:val="clear"/>
          </w:tcPr>
          <w:p w:rsidR="00000000" w:rsidDel="00000000" w:rsidP="00000000" w:rsidRDefault="00000000" w:rsidRPr="00000000" w14:paraId="00000C3C">
            <w:pPr>
              <w:jc w:val="center"/>
              <w:rPr>
                <w:sz w:val="18"/>
                <w:szCs w:val="18"/>
              </w:rPr>
            </w:pPr>
            <w:r w:rsidDel="00000000" w:rsidR="00000000" w:rsidRPr="00000000">
              <w:rPr>
                <w:sz w:val="18"/>
                <w:szCs w:val="18"/>
                <w:rtl w:val="0"/>
              </w:rPr>
              <w:t xml:space="preserve">0</w:t>
            </w:r>
          </w:p>
        </w:tc>
        <w:tc>
          <w:tcPr>
            <w:shd w:fill="ffffff" w:val="clear"/>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w:t>
            </w:r>
            <w:r w:rsidDel="00000000" w:rsidR="00000000" w:rsidRPr="00000000">
              <w:rPr>
                <w:rtl w:val="0"/>
              </w:rPr>
            </w:r>
          </w:p>
        </w:tc>
        <w:tc>
          <w:tcPr>
            <w:shd w:fill="ffffff" w:val="clea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55</w:t>
            </w:r>
          </w:p>
        </w:tc>
        <w:tc>
          <w:tcPr>
            <w:shd w:fill="ffffff" w:val="clea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w:t>
            </w:r>
            <w:r w:rsidDel="00000000" w:rsidR="00000000" w:rsidRPr="00000000">
              <w:rPr>
                <w:rtl w:val="0"/>
              </w:rPr>
            </w:r>
          </w:p>
        </w:tc>
      </w:tr>
      <w:tr>
        <w:trPr>
          <w:cantSplit w:val="0"/>
          <w:trHeight w:val="329" w:hRule="atLeast"/>
          <w:tblHeader w:val="0"/>
        </w:trPr>
        <w:tc>
          <w:tcPr>
            <w:shd w:fill="a6a6a6" w:val="clea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34" w:right="229"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TS-1</w:t>
            </w:r>
          </w:p>
        </w:tc>
        <w:tc>
          <w:tcPr>
            <w:shd w:fill="ffffff" w:val="clea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41</w:t>
            </w:r>
            <w:r w:rsidDel="00000000" w:rsidR="00000000" w:rsidRPr="00000000">
              <w:rPr>
                <w:rtl w:val="0"/>
              </w:rPr>
            </w:r>
          </w:p>
        </w:tc>
        <w:tc>
          <w:tcPr>
            <w:shd w:fill="ffffff" w:val="clear"/>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41</w:t>
            </w:r>
            <w:r w:rsidDel="00000000" w:rsidR="00000000" w:rsidRPr="00000000">
              <w:rPr>
                <w:rtl w:val="0"/>
              </w:rPr>
            </w:r>
          </w:p>
        </w:tc>
        <w:tc>
          <w:tcPr>
            <w:shd w:fill="ffffff" w:val="clear"/>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41</w:t>
            </w:r>
            <w:r w:rsidDel="00000000" w:rsidR="00000000" w:rsidRPr="00000000">
              <w:rPr>
                <w:rtl w:val="0"/>
              </w:rPr>
            </w:r>
          </w:p>
        </w:tc>
        <w:tc>
          <w:tcPr>
            <w:shd w:fill="ffffff" w:val="clear"/>
          </w:tcPr>
          <w:p w:rsidR="00000000" w:rsidDel="00000000" w:rsidP="00000000" w:rsidRDefault="00000000" w:rsidRPr="00000000" w14:paraId="00000C44">
            <w:pPr>
              <w:jc w:val="center"/>
              <w:rPr>
                <w:sz w:val="18"/>
                <w:szCs w:val="18"/>
              </w:rPr>
            </w:pPr>
            <w:r w:rsidDel="00000000" w:rsidR="00000000" w:rsidRPr="00000000">
              <w:rPr>
                <w:sz w:val="18"/>
                <w:szCs w:val="18"/>
                <w:rtl w:val="0"/>
              </w:rPr>
              <w:t xml:space="preserve">0</w:t>
            </w:r>
          </w:p>
        </w:tc>
        <w:tc>
          <w:tcPr>
            <w:shd w:fill="ffffff" w:val="clear"/>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w:t>
            </w:r>
            <w:r w:rsidDel="00000000" w:rsidR="00000000" w:rsidRPr="00000000">
              <w:rPr>
                <w:rtl w:val="0"/>
              </w:rPr>
            </w:r>
          </w:p>
        </w:tc>
        <w:tc>
          <w:tcPr>
            <w:shd w:fill="ffffff" w:val="clear"/>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41</w:t>
            </w:r>
            <w:r w:rsidDel="00000000" w:rsidR="00000000" w:rsidRPr="00000000">
              <w:rPr>
                <w:rtl w:val="0"/>
              </w:rPr>
            </w:r>
          </w:p>
        </w:tc>
        <w:tc>
          <w:tcPr>
            <w:shd w:fill="ffffff" w:val="clear"/>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w:t>
            </w:r>
            <w:r w:rsidDel="00000000" w:rsidR="00000000" w:rsidRPr="00000000">
              <w:rPr>
                <w:rtl w:val="0"/>
              </w:rPr>
            </w:r>
          </w:p>
        </w:tc>
      </w:tr>
      <w:tr>
        <w:trPr>
          <w:cantSplit w:val="0"/>
          <w:trHeight w:val="331" w:hRule="atLeast"/>
          <w:tblHeader w:val="0"/>
        </w:trPr>
        <w:tc>
          <w:tcPr>
            <w:shd w:fill="a6a6a6" w:val="clea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34" w:right="229"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TS</w:t>
            </w:r>
          </w:p>
        </w:tc>
        <w:tc>
          <w:tcPr>
            <w:shd w:fill="ffffff" w:val="clea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54</w:t>
            </w:r>
            <w:r w:rsidDel="00000000" w:rsidR="00000000" w:rsidRPr="00000000">
              <w:rPr>
                <w:rtl w:val="0"/>
              </w:rPr>
            </w:r>
          </w:p>
        </w:tc>
        <w:tc>
          <w:tcPr>
            <w:shd w:fill="ffffff" w:val="clea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54</w:t>
            </w:r>
            <w:r w:rsidDel="00000000" w:rsidR="00000000" w:rsidRPr="00000000">
              <w:rPr>
                <w:rtl w:val="0"/>
              </w:rPr>
            </w:r>
          </w:p>
        </w:tc>
        <w:tc>
          <w:tcPr>
            <w:shd w:fill="ffffff" w:val="clear"/>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54</w:t>
            </w:r>
            <w:r w:rsidDel="00000000" w:rsidR="00000000" w:rsidRPr="00000000">
              <w:rPr>
                <w:rtl w:val="0"/>
              </w:rPr>
            </w:r>
          </w:p>
        </w:tc>
        <w:tc>
          <w:tcPr>
            <w:shd w:fill="ffffff" w:val="clear"/>
          </w:tcPr>
          <w:p w:rsidR="00000000" w:rsidDel="00000000" w:rsidP="00000000" w:rsidRDefault="00000000" w:rsidRPr="00000000" w14:paraId="00000C4C">
            <w:pPr>
              <w:jc w:val="center"/>
              <w:rPr>
                <w:sz w:val="18"/>
                <w:szCs w:val="18"/>
              </w:rPr>
            </w:pPr>
            <w:r w:rsidDel="00000000" w:rsidR="00000000" w:rsidRPr="00000000">
              <w:rPr>
                <w:sz w:val="18"/>
                <w:szCs w:val="18"/>
                <w:rtl w:val="0"/>
              </w:rPr>
              <w:t xml:space="preserve">0</w:t>
            </w:r>
          </w:p>
        </w:tc>
        <w:tc>
          <w:tcPr>
            <w:shd w:fill="ffffff" w:val="clear"/>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w:t>
            </w:r>
            <w:r w:rsidDel="00000000" w:rsidR="00000000" w:rsidRPr="00000000">
              <w:rPr>
                <w:rtl w:val="0"/>
              </w:rPr>
            </w:r>
          </w:p>
        </w:tc>
        <w:tc>
          <w:tcPr>
            <w:shd w:fill="ffffff" w:val="clear"/>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54</w:t>
            </w:r>
            <w:r w:rsidDel="00000000" w:rsidR="00000000" w:rsidRPr="00000000">
              <w:rPr>
                <w:rtl w:val="0"/>
              </w:rPr>
            </w:r>
          </w:p>
        </w:tc>
        <w:tc>
          <w:tcPr>
            <w:shd w:fill="ffffff" w:val="clear"/>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w:t>
            </w:r>
            <w:r w:rsidDel="00000000" w:rsidR="00000000" w:rsidRPr="00000000">
              <w:rPr>
                <w:rtl w:val="0"/>
              </w:rPr>
            </w:r>
          </w:p>
        </w:tc>
      </w:tr>
      <w:tr>
        <w:trPr>
          <w:cantSplit w:val="0"/>
          <w:trHeight w:val="328" w:hRule="atLeast"/>
          <w:tblHeader w:val="0"/>
        </w:trPr>
        <w:tc>
          <w:tcPr>
            <w:shd w:fill="a6a6a6" w:val="clear"/>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36" w:right="229"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w:t>
            </w:r>
          </w:p>
        </w:tc>
        <w:tc>
          <w:tcPr>
            <w:shd w:fill="ffffff" w:val="clear"/>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150</w:t>
            </w:r>
            <w:r w:rsidDel="00000000" w:rsidR="00000000" w:rsidRPr="00000000">
              <w:rPr>
                <w:rtl w:val="0"/>
              </w:rPr>
            </w:r>
          </w:p>
        </w:tc>
        <w:tc>
          <w:tcPr>
            <w:shd w:fill="ffffff" w:val="clear"/>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150</w:t>
            </w:r>
            <w:r w:rsidDel="00000000" w:rsidR="00000000" w:rsidRPr="00000000">
              <w:rPr>
                <w:rtl w:val="0"/>
              </w:rPr>
            </w:r>
          </w:p>
        </w:tc>
        <w:tc>
          <w:tcPr>
            <w:shd w:fill="ffffff" w:val="clear"/>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150</w:t>
            </w:r>
            <w:r w:rsidDel="00000000" w:rsidR="00000000" w:rsidRPr="00000000">
              <w:rPr>
                <w:rtl w:val="0"/>
              </w:rPr>
            </w:r>
          </w:p>
        </w:tc>
        <w:tc>
          <w:tcPr>
            <w:shd w:fill="ffffff" w:val="clear"/>
          </w:tcPr>
          <w:p w:rsidR="00000000" w:rsidDel="00000000" w:rsidP="00000000" w:rsidRDefault="00000000" w:rsidRPr="00000000" w14:paraId="00000C54">
            <w:pPr>
              <w:jc w:val="center"/>
              <w:rPr>
                <w:sz w:val="18"/>
                <w:szCs w:val="18"/>
              </w:rPr>
            </w:pPr>
            <w:r w:rsidDel="00000000" w:rsidR="00000000" w:rsidRPr="00000000">
              <w:rPr>
                <w:sz w:val="18"/>
                <w:szCs w:val="18"/>
                <w:rtl w:val="0"/>
              </w:rPr>
              <w:t xml:space="preserve">0</w:t>
            </w:r>
          </w:p>
        </w:tc>
        <w:tc>
          <w:tcPr>
            <w:shd w:fill="ffffff" w:val="clear"/>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w:t>
            </w:r>
            <w:r w:rsidDel="00000000" w:rsidR="00000000" w:rsidRPr="00000000">
              <w:rPr>
                <w:rtl w:val="0"/>
              </w:rPr>
            </w:r>
          </w:p>
        </w:tc>
        <w:tc>
          <w:tcPr>
            <w:shd w:fill="ffffff" w:val="clea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150</w:t>
            </w:r>
            <w:r w:rsidDel="00000000" w:rsidR="00000000" w:rsidRPr="00000000">
              <w:rPr>
                <w:rtl w:val="0"/>
              </w:rPr>
            </w:r>
          </w:p>
        </w:tc>
        <w:tc>
          <w:tcPr>
            <w:shd w:fill="ffffff" w:val="clear"/>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w:t>
            </w:r>
            <w:r w:rsidDel="00000000" w:rsidR="00000000" w:rsidRPr="00000000">
              <w:rPr>
                <w:rtl w:val="0"/>
              </w:rPr>
            </w:r>
          </w:p>
        </w:tc>
      </w:tr>
    </w:tbl>
    <w:p w:rsidR="00000000" w:rsidDel="00000000" w:rsidP="00000000" w:rsidRDefault="00000000" w:rsidRPr="00000000" w14:paraId="00000C58">
      <w:pPr>
        <w:spacing w:after="37" w:before="94" w:lineRule="auto"/>
        <w:ind w:left="2526" w:right="2262" w:firstLine="0"/>
        <w:jc w:val="center"/>
        <w:rPr>
          <w:b w:val="1"/>
          <w:bCs w:val="1"/>
        </w:rPr>
      </w:pPr>
      <w:r w:rsidDel="00000000" w:rsidR="00000000" w:rsidRPr="00000000">
        <w:rPr>
          <w:b w:val="1"/>
          <w:bCs w:val="1"/>
          <w:rtl w:val="0"/>
        </w:rPr>
        <w:t xml:space="preserve">Tabel 2.B.6. Kepuasan Pengguna Lulusan</w:t>
      </w:r>
    </w:p>
    <w:tbl>
      <w:tblPr>
        <w:tblStyle w:val="Table17"/>
        <w:tblW w:w="11805.0" w:type="dxa"/>
        <w:jc w:val="left"/>
        <w:tblInd w:w="25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
        <w:gridCol w:w="4200"/>
        <w:gridCol w:w="1185"/>
        <w:gridCol w:w="855"/>
        <w:gridCol w:w="915"/>
        <w:gridCol w:w="1275"/>
        <w:gridCol w:w="2445"/>
        <w:tblGridChange w:id="0">
          <w:tblGrid>
            <w:gridCol w:w="930"/>
            <w:gridCol w:w="4200"/>
            <w:gridCol w:w="1185"/>
            <w:gridCol w:w="855"/>
            <w:gridCol w:w="915"/>
            <w:gridCol w:w="1275"/>
            <w:gridCol w:w="2445"/>
          </w:tblGrid>
        </w:tblGridChange>
      </w:tblGrid>
      <w:tr>
        <w:trPr>
          <w:cantSplit w:val="0"/>
          <w:trHeight w:val="417" w:hRule="atLeast"/>
          <w:tblHeader w:val="0"/>
        </w:trPr>
        <w:tc>
          <w:tcPr>
            <w:vMerge w:val="restart"/>
            <w:shd w:fill="a6a6a6" w:val="clear"/>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300" w:right="294"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p>
        </w:tc>
        <w:tc>
          <w:tcPr>
            <w:vMerge w:val="restart"/>
            <w:shd w:fill="a6a6a6" w:val="clear"/>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Jenis Kemampuan</w:t>
            </w:r>
          </w:p>
        </w:tc>
        <w:tc>
          <w:tcPr>
            <w:gridSpan w:val="4"/>
            <w:shd w:fill="a6a6a6" w:val="clear"/>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0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Tingkat Kepuasan Pengguna (%)</w:t>
            </w:r>
          </w:p>
        </w:tc>
        <w:tc>
          <w:tcPr>
            <w:vMerge w:val="restart"/>
            <w:shd w:fill="a6a6a6" w:val="clea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360" w:lineRule="auto"/>
              <w:ind w:left="128" w:right="0" w:firstLine="249.00000000000003"/>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Rencana Tindak Lanjut oleh UPPS/PS</w:t>
            </w:r>
          </w:p>
        </w:tc>
      </w:tr>
      <w:tr>
        <w:trPr>
          <w:cantSplit w:val="0"/>
          <w:trHeight w:val="760" w:hRule="atLeast"/>
          <w:tblHeader w:val="0"/>
        </w:trPr>
        <w:tc>
          <w:tcPr>
            <w:vMerge w:val="continue"/>
            <w:shd w:fill="a6a6a6" w:val="clea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189"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Sangat</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96" w:right="189"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Baik</w:t>
            </w:r>
          </w:p>
        </w:tc>
        <w:tc>
          <w:tcPr>
            <w:shd w:fill="a6a6a6" w:val="clea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1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Baik</w:t>
            </w:r>
          </w:p>
        </w:tc>
        <w:tc>
          <w:tcPr>
            <w:shd w:fill="a6a6a6" w:val="clear"/>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9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Cukup</w:t>
            </w:r>
          </w:p>
        </w:tc>
        <w:tc>
          <w:tcPr>
            <w:shd w:fill="a6a6a6" w:val="clear"/>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25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Kurang</w:t>
            </w:r>
          </w:p>
        </w:tc>
        <w:tc>
          <w:tcPr>
            <w:vMerge w:val="continue"/>
            <w:shd w:fill="a6a6a6" w:val="clear"/>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shd w:fill="a6a6a6" w:val="clear"/>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shd w:fill="a6a6a6" w:val="clear"/>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Kerjasama Tim</w:t>
            </w:r>
          </w:p>
        </w:tc>
        <w:tc>
          <w:tcPr>
            <w:shd w:fill="ffff00" w:val="clear"/>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shd w:fill="a6a6a6" w:val="clear"/>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shd w:fill="a6a6a6" w:val="clear"/>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Keahlian di Bidang Prodi</w:t>
            </w:r>
          </w:p>
        </w:tc>
        <w:tc>
          <w:tcPr>
            <w:shd w:fill="ffff00" w:val="clear"/>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9" w:hRule="atLeast"/>
          <w:tblHeader w:val="0"/>
        </w:trPr>
        <w:tc>
          <w:tcPr>
            <w:shd w:fill="a6a6a6" w:val="clear"/>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shd w:fill="a6a6a6" w:val="clear"/>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Kemampuan Berbahasa Asing (Inggris)</w:t>
            </w:r>
          </w:p>
        </w:tc>
        <w:tc>
          <w:tcPr>
            <w:shd w:fill="ffff00" w:val="clear"/>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shd w:fill="a6a6a6" w:val="clear"/>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shd w:fill="a6a6a6" w:val="clear"/>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Kemampuan Berkomunikasi</w:t>
            </w:r>
          </w:p>
        </w:tc>
        <w:tc>
          <w:tcPr>
            <w:shd w:fill="ffff00" w:val="clear"/>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shd w:fill="a6a6a6" w:val="clear"/>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shd w:fill="a6a6a6" w:val="clear"/>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Pengembangan Diri</w:t>
            </w:r>
          </w:p>
        </w:tc>
        <w:tc>
          <w:tcPr>
            <w:shd w:fill="ffff00" w:val="clear"/>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shd w:fill="a6a6a6" w:val="clear"/>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shd w:fill="a6a6a6" w:val="clear"/>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Kepemimpinan</w:t>
            </w:r>
          </w:p>
        </w:tc>
        <w:tc>
          <w:tcPr>
            <w:shd w:fill="ffff00" w:val="clear"/>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shd w:fill="a6a6a6" w:val="clear"/>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shd w:fill="a6a6a6" w:val="clea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Etos Kerja</w:t>
            </w:r>
          </w:p>
        </w:tc>
        <w:tc>
          <w:tcPr>
            <w:shd w:fill="ffff00" w:val="clea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1" w:hRule="atLeast"/>
          <w:tblHeader w:val="0"/>
        </w:trPr>
        <w:tc>
          <w:tcPr>
            <w:gridSpan w:val="2"/>
            <w:shd w:fill="a6a6a6" w:val="clear"/>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2166" w:right="215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w:t>
            </w:r>
          </w:p>
        </w:tc>
        <w:tc>
          <w:tcPr>
            <w:tcBorders>
              <w:bottom w:color="000000" w:space="0" w:sz="8" w:val="single"/>
            </w:tcBorders>
            <w:shd w:fill="ffff00" w:val="clea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7" w:hRule="atLeast"/>
          <w:tblHeader w:val="0"/>
        </w:trPr>
        <w:tc>
          <w:tcPr>
            <w:gridSpan w:val="2"/>
            <w:vMerge w:val="restart"/>
            <w:tcBorders>
              <w:left w:color="000000" w:space="0" w:sz="0" w:val="nil"/>
              <w:bottom w:color="000000" w:space="0" w:sz="0" w:val="nil"/>
            </w:tcBorders>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alumni/lulusan dalam 3 tahun terakhir</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 w:right="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pengguna lulusan sebagai responden Jumlah mahasiswa aktif pada tahun TS</w:t>
            </w:r>
          </w:p>
        </w:tc>
        <w:tc>
          <w:tcPr>
            <w:tcBorders>
              <w:top w:color="000000" w:space="0" w:sz="8" w:val="single"/>
            </w:tcBorders>
            <w:shd w:fill="ffff00" w:val="clear"/>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vMerge w:val="restart"/>
            <w:tcBorders>
              <w:bottom w:color="000000" w:space="0" w:sz="0" w:val="nil"/>
              <w:right w:color="000000" w:space="0" w:sz="0" w:val="nil"/>
            </w:tcBorders>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0" w:hRule="atLeast"/>
          <w:tblHeader w:val="0"/>
        </w:trPr>
        <w:tc>
          <w:tcPr>
            <w:gridSpan w:val="2"/>
            <w:vMerge w:val="continue"/>
            <w:tcBorders>
              <w:left w:color="000000" w:space="0" w:sz="0" w:val="nil"/>
              <w:bottom w:color="000000" w:space="0" w:sz="0" w:val="nil"/>
            </w:tcBorders>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vMerge w:val="continue"/>
            <w:tcBorders>
              <w:bottom w:color="000000" w:space="0" w:sz="0" w:val="nil"/>
              <w:right w:color="000000" w:space="0" w:sz="0" w:val="nil"/>
            </w:tcBorders>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gridSpan w:val="2"/>
            <w:vMerge w:val="continue"/>
            <w:tcBorders>
              <w:left w:color="000000" w:space="0" w:sz="0" w:val="nil"/>
              <w:bottom w:color="000000" w:space="0" w:sz="0" w:val="nil"/>
            </w:tcBorders>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vMerge w:val="continue"/>
            <w:tcBorders>
              <w:bottom w:color="000000" w:space="0" w:sz="0" w:val="nil"/>
              <w:right w:color="000000" w:space="0" w:sz="0" w:val="nil"/>
            </w:tcBorders>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CB8">
      <w:pPr>
        <w:rPr>
          <w:sz w:val="2"/>
          <w:szCs w:val="2"/>
        </w:rPr>
        <w:sectPr>
          <w:type w:val="nextPage"/>
          <w:pgSz w:h="12240" w:w="15840" w:orient="landscape"/>
          <w:pgMar w:bottom="1300" w:top="1060" w:left="20" w:right="0" w:header="0" w:footer="1112"/>
        </w:sectPr>
      </w:pPr>
      <w:r w:rsidDel="00000000" w:rsidR="00000000" w:rsidRPr="00000000">
        <w:rPr>
          <w:rtl w:val="0"/>
        </w:rPr>
      </w:r>
    </w:p>
    <w:p w:rsidR="00000000" w:rsidDel="00000000" w:rsidP="00000000" w:rsidRDefault="00000000" w:rsidRPr="00000000" w14:paraId="00000CB9">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966"/>
        </w:tabs>
        <w:spacing w:after="0" w:before="73" w:line="278.00000000000006" w:lineRule="auto"/>
        <w:ind w:left="1965" w:right="1815" w:hanging="285.9999999999999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Fleksibilitas dalam proses pembelajaran dan pemenuhan beban belajar, misalnya: micro-credential, rekognisi pembelajaran lampau (RPL), atau pembelajaran di luar program studi.</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B">
      <w:pPr>
        <w:spacing w:after="37" w:before="1" w:lineRule="auto"/>
        <w:ind w:left="5604" w:firstLine="0"/>
        <w:rPr>
          <w:b w:val="1"/>
          <w:bCs w:val="1"/>
        </w:rPr>
      </w:pPr>
      <w:hyperlink r:id="rId72">
        <w:r w:rsidDel="00000000" w:rsidR="00000000" w:rsidRPr="00000000">
          <w:rPr>
            <w:b w:val="1"/>
            <w:bCs w:val="1"/>
            <w:color w:val="1155cc"/>
            <w:u w:val="single"/>
            <w:rtl w:val="0"/>
          </w:rPr>
          <w:t xml:space="preserve">Tabel 2.C Fleksibilitas Dalam Proses Pembelajaran</w:t>
        </w:r>
      </w:hyperlink>
      <w:r w:rsidDel="00000000" w:rsidR="00000000" w:rsidRPr="00000000">
        <w:rPr>
          <w:rtl w:val="0"/>
        </w:rPr>
      </w:r>
    </w:p>
    <w:tbl>
      <w:tblPr>
        <w:tblStyle w:val="Table18"/>
        <w:tblW w:w="9925.0" w:type="dxa"/>
        <w:jc w:val="left"/>
        <w:tblInd w:w="29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3"/>
        <w:gridCol w:w="840"/>
        <w:gridCol w:w="792"/>
        <w:gridCol w:w="792"/>
        <w:gridCol w:w="3248"/>
        <w:tblGridChange w:id="0">
          <w:tblGrid>
            <w:gridCol w:w="4253"/>
            <w:gridCol w:w="840"/>
            <w:gridCol w:w="792"/>
            <w:gridCol w:w="792"/>
            <w:gridCol w:w="3248"/>
          </w:tblGrid>
        </w:tblGridChange>
      </w:tblGrid>
      <w:tr>
        <w:trPr>
          <w:cantSplit w:val="0"/>
          <w:trHeight w:val="426" w:hRule="atLeast"/>
          <w:tblHeader w:val="0"/>
        </w:trPr>
        <w:tc>
          <w:tcPr>
            <w:shd w:fill="a6a6a6" w:val="clear"/>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Tahun Akademik</w:t>
            </w:r>
          </w:p>
        </w:tc>
        <w:tc>
          <w:tcPr>
            <w:shd w:fill="a6a6a6" w:val="clear"/>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5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5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shd w:fill="a6a6a6" w:val="clear"/>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78" w:right="1067"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424" w:hRule="atLeast"/>
          <w:tblHeader w:val="0"/>
        </w:trPr>
        <w:tc>
          <w:tcPr>
            <w:shd w:fill="a6a6a6" w:val="clea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Mahasiswa Aktif</w:t>
            </w:r>
          </w:p>
        </w:tc>
        <w:tc>
          <w:tcPr>
            <w:shd w:fill="ffff00" w:val="clear"/>
          </w:tcPr>
          <w:p w:rsidR="00000000" w:rsidDel="00000000" w:rsidP="00000000" w:rsidRDefault="00000000" w:rsidRPr="00000000" w14:paraId="00000C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w:t>
            </w:r>
          </w:p>
        </w:tc>
        <w:tc>
          <w:tcPr>
            <w:shd w:fill="ffff00" w:val="clear"/>
          </w:tcPr>
          <w:p w:rsidR="00000000" w:rsidDel="00000000" w:rsidP="00000000" w:rsidRDefault="00000000" w:rsidRPr="00000000" w14:paraId="00000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shd w:fill="ffff00" w:val="clear"/>
          </w:tcPr>
          <w:p w:rsidR="00000000" w:rsidDel="00000000" w:rsidP="00000000" w:rsidRDefault="00000000" w:rsidRPr="00000000" w14:paraId="00000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w:t>
            </w:r>
          </w:p>
        </w:tc>
        <w:tc>
          <w:tcPr>
            <w:shd w:fill="ffff00" w:val="clear"/>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4" w:hRule="atLeast"/>
          <w:tblHeader w:val="0"/>
        </w:trPr>
        <w:tc>
          <w:tcPr>
            <w:shd w:fill="a6a6a6" w:val="clear"/>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Bentuk Pembelajaran</w:t>
            </w:r>
          </w:p>
        </w:tc>
        <w:tc>
          <w:tcPr>
            <w:gridSpan w:val="4"/>
            <w:shd w:fill="a6a6a6" w:val="clear"/>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mahasiswa untuk setiap bentuk pembelajaran</w:t>
            </w:r>
          </w:p>
        </w:tc>
      </w:tr>
      <w:tr>
        <w:trPr>
          <w:cantSplit w:val="0"/>
          <w:trHeight w:val="425" w:hRule="atLeast"/>
          <w:tblHeader w:val="0"/>
        </w:trPr>
        <w:tc>
          <w:tcPr>
            <w:shd w:fill="a6a6a6" w:val="clear"/>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Micro-credensial </w:t>
            </w:r>
          </w:p>
          <w:p w:rsidR="00000000" w:rsidDel="00000000" w:rsidP="00000000" w:rsidRDefault="00000000" w:rsidRPr="00000000" w14:paraId="00000CC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67" w:line="240" w:lineRule="auto"/>
              <w:ind w:left="720" w:right="0" w:hanging="360"/>
              <w:jc w:val="left"/>
              <w:rPr>
                <w:u w:val="none"/>
              </w:rPr>
            </w:pPr>
            <w:r w:rsidDel="00000000" w:rsidR="00000000" w:rsidRPr="00000000">
              <w:rPr>
                <w:rtl w:val="0"/>
              </w:rPr>
              <w:t xml:space="preserve">Sertifikat Kompetensi LSP BSSN</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720" w:right="0" w:firstLine="0"/>
              <w:jc w:val="left"/>
              <w:rPr/>
            </w:pPr>
            <w:r w:rsidDel="00000000" w:rsidR="00000000" w:rsidRPr="00000000">
              <w:rPr>
                <w:rtl w:val="0"/>
              </w:rPr>
              <w:t xml:space="preserve">Penghargaan Sanapati Cendekia</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720" w:right="0" w:firstLine="0"/>
              <w:jc w:val="left"/>
              <w:rPr/>
            </w:pPr>
            <w:r w:rsidDel="00000000" w:rsidR="00000000" w:rsidRPr="00000000">
              <w:rPr>
                <w:rtl w:val="0"/>
              </w:rPr>
              <w:t xml:space="preserve">Penghargaan Kesamaptaan</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720" w:right="0" w:firstLine="0"/>
              <w:jc w:val="left"/>
              <w:rPr/>
            </w:pPr>
            <w:r w:rsidDel="00000000" w:rsidR="00000000" w:rsidRPr="00000000">
              <w:rPr>
                <w:rtl w:val="0"/>
              </w:rPr>
              <w:t xml:space="preserve">Paroksharta Cendekia</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720" w:right="0" w:firstLine="0"/>
              <w:jc w:val="left"/>
              <w:rPr/>
            </w:pPr>
            <w:commentRangeStart w:id="6"/>
            <w:r w:rsidDel="00000000" w:rsidR="00000000" w:rsidRPr="00000000">
              <w:rPr>
                <w:rtl w:val="0"/>
              </w:rPr>
              <w:t xml:space="preserve">Roebiono Kertopati</w:t>
            </w:r>
            <w:commentRangeEnd w:id="6"/>
            <w:r w:rsidDel="00000000" w:rsidR="00000000" w:rsidRPr="00000000">
              <w:commentReference w:id="6"/>
            </w:r>
            <w:r w:rsidDel="00000000" w:rsidR="00000000" w:rsidRPr="00000000">
              <w:rPr>
                <w:rtl w:val="0"/>
              </w:rPr>
            </w:r>
          </w:p>
        </w:tc>
        <w:tc>
          <w:tcPr>
            <w:shd w:fill="ffff00" w:val="clear"/>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CD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2"/>
                <w:szCs w:val="22"/>
                <w:shd w:fill="auto" w:val="clear"/>
                <w:vertAlign w:val="baseline"/>
              </w:rPr>
            </w:pPr>
            <w:r w:rsidDel="00000000" w:rsidR="00000000" w:rsidRPr="00000000">
              <w:rPr>
                <w:rtl w:val="0"/>
              </w:rPr>
              <w:t xml:space="preserve">Minta ke Infra Digital terkait daftar nama &amp; sertifikat– Bu Ulfa.</w:t>
            </w:r>
          </w:p>
          <w:p w:rsidR="00000000" w:rsidDel="00000000" w:rsidP="00000000" w:rsidRDefault="00000000" w:rsidRPr="00000000" w14:paraId="00000CD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Minta sertifikat ke LSP BSSN terkait daftar nama &amp; sertifikat</w:t>
            </w:r>
          </w:p>
          <w:p w:rsidR="00000000" w:rsidDel="00000000" w:rsidP="00000000" w:rsidRDefault="00000000" w:rsidRPr="00000000" w14:paraId="00000CD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Cek Arsip Jurusan</w:t>
            </w:r>
          </w:p>
          <w:p w:rsidR="00000000" w:rsidDel="00000000" w:rsidP="00000000" w:rsidRDefault="00000000" w:rsidRPr="00000000" w14:paraId="00000CD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Terakhir (Minta ke Mahasiswa)</w:t>
            </w:r>
          </w:p>
          <w:p w:rsidR="00000000" w:rsidDel="00000000" w:rsidP="00000000" w:rsidRDefault="00000000" w:rsidRPr="00000000" w14:paraId="00000CD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73">
              <w:r w:rsidDel="00000000" w:rsidR="00000000" w:rsidRPr="00000000">
                <w:rPr>
                  <w:color w:val="1155cc"/>
                  <w:u w:val="single"/>
                  <w:rtl w:val="0"/>
                </w:rPr>
                <w:t xml:space="preserve">Sertifikat LSP</w:t>
              </w:r>
            </w:hyperlink>
            <w:r w:rsidDel="00000000" w:rsidR="00000000" w:rsidRPr="00000000">
              <w:rPr>
                <w:rtl w:val="0"/>
              </w:rPr>
            </w:r>
          </w:p>
          <w:p w:rsidR="00000000" w:rsidDel="00000000" w:rsidP="00000000" w:rsidRDefault="00000000" w:rsidRPr="00000000" w14:paraId="00000CD9">
            <w:pPr>
              <w:numPr>
                <w:ilvl w:val="0"/>
                <w:numId w:val="17"/>
              </w:numPr>
              <w:spacing w:before="67" w:lineRule="auto"/>
              <w:ind w:left="720" w:hanging="360"/>
            </w:pPr>
            <w:hyperlink r:id="rId74">
              <w:r w:rsidDel="00000000" w:rsidR="00000000" w:rsidRPr="00000000">
                <w:rPr>
                  <w:color w:val="1155cc"/>
                  <w:u w:val="single"/>
                  <w:rtl w:val="0"/>
                </w:rPr>
                <w:t xml:space="preserve">Penghargaan Sanapati Cendekia</w:t>
              </w:r>
            </w:hyperlink>
            <w:r w:rsidDel="00000000" w:rsidR="00000000" w:rsidRPr="00000000">
              <w:rPr>
                <w:rtl w:val="0"/>
              </w:rPr>
            </w:r>
          </w:p>
          <w:p w:rsidR="00000000" w:rsidDel="00000000" w:rsidP="00000000" w:rsidRDefault="00000000" w:rsidRPr="00000000" w14:paraId="00000CDA">
            <w:pPr>
              <w:numPr>
                <w:ilvl w:val="0"/>
                <w:numId w:val="17"/>
              </w:numPr>
              <w:spacing w:before="67" w:lineRule="auto"/>
              <w:ind w:left="720" w:hanging="360"/>
            </w:pPr>
            <w:r w:rsidDel="00000000" w:rsidR="00000000" w:rsidRPr="00000000">
              <w:rPr>
                <w:rtl w:val="0"/>
              </w:rPr>
              <w:t xml:space="preserve">Penghargaan Kesamaptaan</w:t>
            </w:r>
          </w:p>
          <w:p w:rsidR="00000000" w:rsidDel="00000000" w:rsidP="00000000" w:rsidRDefault="00000000" w:rsidRPr="00000000" w14:paraId="00000CDB">
            <w:pPr>
              <w:numPr>
                <w:ilvl w:val="0"/>
                <w:numId w:val="17"/>
              </w:numPr>
              <w:spacing w:before="67" w:lineRule="auto"/>
              <w:ind w:left="720" w:hanging="360"/>
            </w:pPr>
            <w:hyperlink r:id="rId75">
              <w:r w:rsidDel="00000000" w:rsidR="00000000" w:rsidRPr="00000000">
                <w:rPr>
                  <w:color w:val="1155cc"/>
                  <w:u w:val="single"/>
                  <w:rtl w:val="0"/>
                </w:rPr>
                <w:t xml:space="preserve">Penghargaan Paroksharta Cendekia</w:t>
              </w:r>
            </w:hyperlink>
            <w:r w:rsidDel="00000000" w:rsidR="00000000" w:rsidRPr="00000000">
              <w:rPr>
                <w:rtl w:val="0"/>
              </w:rPr>
            </w:r>
          </w:p>
          <w:p w:rsidR="00000000" w:rsidDel="00000000" w:rsidP="00000000" w:rsidRDefault="00000000" w:rsidRPr="00000000" w14:paraId="00000CDC">
            <w:pPr>
              <w:numPr>
                <w:ilvl w:val="0"/>
                <w:numId w:val="17"/>
              </w:numPr>
              <w:spacing w:before="67" w:lineRule="auto"/>
              <w:ind w:left="720" w:hanging="360"/>
            </w:pPr>
            <w:hyperlink r:id="rId76">
              <w:r w:rsidDel="00000000" w:rsidR="00000000" w:rsidRPr="00000000">
                <w:rPr>
                  <w:color w:val="1155cc"/>
                  <w:u w:val="single"/>
                  <w:rtl w:val="0"/>
                </w:rPr>
                <w:t xml:space="preserve">Penghargaan Roebiono Kertopati</w:t>
              </w:r>
            </w:hyperlink>
            <w:r w:rsidDel="00000000" w:rsidR="00000000" w:rsidRPr="00000000">
              <w:rPr>
                <w:rtl w:val="0"/>
              </w:rPr>
            </w:r>
          </w:p>
        </w:tc>
      </w:tr>
      <w:tr>
        <w:trPr>
          <w:cantSplit w:val="0"/>
          <w:trHeight w:val="426" w:hRule="atLeast"/>
          <w:tblHeader w:val="0"/>
        </w:trPr>
        <w:tc>
          <w:tcPr>
            <w:shd w:fill="a6a6a6" w:val="clear"/>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RPL tipe A-2</w:t>
            </w:r>
          </w:p>
        </w:tc>
        <w:tc>
          <w:tcPr>
            <w:shd w:fill="ffff00" w:val="clear"/>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22" w:date="2025-07-09T03:31:10Z">
              <w:r w:rsidDel="00000000" w:rsidR="00000000" w:rsidRPr="00000000">
                <w:rPr>
                  <w:rFonts w:ascii="Times New Roman" w:cs="Times New Roman" w:eastAsia="Times New Roman" w:hAnsi="Times New Roman"/>
                  <w:rtl w:val="0"/>
                  <w:rPrChange w:author="arizal arfah" w:id="23" w:date="2025-07-09T03:31:10Z">
                    <w:rPr>
                      <w:rFonts w:ascii="Arial" w:cs="Arial" w:eastAsia="Arial" w:hAnsi="Arial"/>
                      <w:b w:val="0"/>
                      <w:bCs w:val="0"/>
                      <w:i w:val="0"/>
                      <w:iCs w:val="0"/>
                      <w:smallCaps w:val="0"/>
                      <w:strike w:val="0"/>
                      <w:color w:val="000000"/>
                      <w:sz w:val="22"/>
                      <w:szCs w:val="22"/>
                      <w:u w:val="none"/>
                      <w:shd w:fill="auto" w:val="clear"/>
                      <w:vertAlign w:val="baseline"/>
                    </w:rPr>
                  </w:rPrChange>
                </w:rPr>
                <w:t xml:space="preserve">0</w:t>
              </w:r>
            </w:ins>
            <w:r w:rsidDel="00000000" w:rsidR="00000000" w:rsidRPr="00000000">
              <w:rPr>
                <w:rtl w:val="0"/>
              </w:rPr>
            </w:r>
          </w:p>
        </w:tc>
        <w:tc>
          <w:tcPr>
            <w:shd w:fill="ffff00" w:val="clea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24" w:date="2025-07-09T03:31:12Z">
              <w:r w:rsidDel="00000000" w:rsidR="00000000" w:rsidRPr="00000000">
                <w:rPr>
                  <w:rFonts w:ascii="Times New Roman" w:cs="Times New Roman" w:eastAsia="Times New Roman" w:hAnsi="Times New Roman"/>
                  <w:rtl w:val="0"/>
                  <w:rPrChange w:author="arizal arfah" w:id="25" w:date="2025-07-09T03:31:12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0</w:t>
              </w:r>
            </w:ins>
            <w:r w:rsidDel="00000000" w:rsidR="00000000" w:rsidRPr="00000000">
              <w:rPr>
                <w:rtl w:val="0"/>
              </w:rPr>
            </w:r>
          </w:p>
        </w:tc>
        <w:tc>
          <w:tcPr>
            <w:shd w:fill="ffff00" w:val="clear"/>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26" w:date="2025-07-09T03:31:13Z">
              <w:r w:rsidDel="00000000" w:rsidR="00000000" w:rsidRPr="00000000">
                <w:rPr>
                  <w:rFonts w:ascii="Times New Roman" w:cs="Times New Roman" w:eastAsia="Times New Roman" w:hAnsi="Times New Roman"/>
                  <w:rtl w:val="0"/>
                  <w:rPrChange w:author="arizal arfah" w:id="27" w:date="2025-07-09T03:31:13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0</w:t>
              </w:r>
            </w:ins>
            <w:r w:rsidDel="00000000" w:rsidR="00000000" w:rsidRPr="00000000">
              <w:rPr>
                <w:rtl w:val="0"/>
              </w:rPr>
            </w:r>
          </w:p>
        </w:tc>
        <w:tc>
          <w:tcPr>
            <w:shd w:fill="ffff00" w:val="clear"/>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4" w:hRule="atLeast"/>
          <w:tblHeader w:val="0"/>
        </w:trPr>
        <w:tc>
          <w:tcPr>
            <w:shd w:fill="a6a6a6" w:val="clea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Pembelajaran di PS lain</w:t>
            </w:r>
          </w:p>
        </w:tc>
        <w:tc>
          <w:tcPr>
            <w:shd w:fill="ffff00" w:val="clear"/>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28" w:date="2025-07-09T03:31:04Z">
              <w:r w:rsidDel="00000000" w:rsidR="00000000" w:rsidRPr="00000000">
                <w:rPr>
                  <w:rFonts w:ascii="Times New Roman" w:cs="Times New Roman" w:eastAsia="Times New Roman" w:hAnsi="Times New Roman"/>
                  <w:rtl w:val="0"/>
                  <w:rPrChange w:author="arizal arfah" w:id="29" w:date="2025-07-09T03:31:04Z">
                    <w:rPr>
                      <w:rFonts w:ascii="Arial" w:cs="Arial" w:eastAsia="Arial" w:hAnsi="Arial"/>
                      <w:b w:val="0"/>
                      <w:bCs w:val="0"/>
                      <w:i w:val="0"/>
                      <w:iCs w:val="0"/>
                      <w:smallCaps w:val="0"/>
                      <w:strike w:val="0"/>
                      <w:color w:val="000000"/>
                      <w:sz w:val="22"/>
                      <w:szCs w:val="22"/>
                      <w:u w:val="none"/>
                      <w:shd w:fill="auto" w:val="clear"/>
                      <w:vertAlign w:val="baseline"/>
                    </w:rPr>
                  </w:rPrChange>
                </w:rPr>
                <w:t xml:space="preserve">0</w:t>
              </w:r>
            </w:ins>
            <w:r w:rsidDel="00000000" w:rsidR="00000000" w:rsidRPr="00000000">
              <w:rPr>
                <w:rtl w:val="0"/>
              </w:rPr>
            </w:r>
          </w:p>
        </w:tc>
        <w:tc>
          <w:tcPr>
            <w:shd w:fill="ffff00" w:val="clear"/>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30" w:date="2025-07-09T03:31:06Z">
              <w:r w:rsidDel="00000000" w:rsidR="00000000" w:rsidRPr="00000000">
                <w:rPr>
                  <w:rFonts w:ascii="Times New Roman" w:cs="Times New Roman" w:eastAsia="Times New Roman" w:hAnsi="Times New Roman"/>
                  <w:rtl w:val="0"/>
                  <w:rPrChange w:author="arizal arfah" w:id="31" w:date="2025-07-09T03:31:06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0</w:t>
              </w:r>
            </w:ins>
            <w:r w:rsidDel="00000000" w:rsidR="00000000" w:rsidRPr="00000000">
              <w:rPr>
                <w:rtl w:val="0"/>
              </w:rPr>
            </w:r>
          </w:p>
        </w:tc>
        <w:tc>
          <w:tcPr>
            <w:shd w:fill="ffff00" w:val="clea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32" w:date="2025-07-09T03:31:06Z">
              <w:r w:rsidDel="00000000" w:rsidR="00000000" w:rsidRPr="00000000">
                <w:rPr>
                  <w:rFonts w:ascii="Times New Roman" w:cs="Times New Roman" w:eastAsia="Times New Roman" w:hAnsi="Times New Roman"/>
                  <w:rtl w:val="0"/>
                  <w:rPrChange w:author="arizal arfah" w:id="33" w:date="2025-07-09T03:31:06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0</w:t>
              </w:r>
            </w:ins>
            <w:r w:rsidDel="00000000" w:rsidR="00000000" w:rsidRPr="00000000">
              <w:rPr>
                <w:rtl w:val="0"/>
              </w:rPr>
            </w:r>
          </w:p>
        </w:tc>
        <w:tc>
          <w:tcPr>
            <w:shd w:fill="ffff00" w:val="clear"/>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4" w:hRule="atLeast"/>
          <w:tblHeader w:val="0"/>
        </w:trPr>
        <w:tc>
          <w:tcPr>
            <w:shd w:fill="a6a6a6" w:val="clear"/>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Pembelajaran di PT lain</w:t>
            </w:r>
          </w:p>
        </w:tc>
        <w:tc>
          <w:tcPr>
            <w:shd w:fill="ffff00" w:val="clear"/>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34" w:date="2025-07-09T03:31:18Z">
              <w:r w:rsidDel="00000000" w:rsidR="00000000" w:rsidRPr="00000000">
                <w:rPr>
                  <w:rFonts w:ascii="Times New Roman" w:cs="Times New Roman" w:eastAsia="Times New Roman" w:hAnsi="Times New Roman"/>
                  <w:rtl w:val="0"/>
                  <w:rPrChange w:author="arizal arfah" w:id="35" w:date="2025-07-09T03:31:18Z">
                    <w:rPr>
                      <w:rFonts w:ascii="Arial" w:cs="Arial" w:eastAsia="Arial" w:hAnsi="Arial"/>
                      <w:b w:val="0"/>
                      <w:bCs w:val="0"/>
                      <w:i w:val="0"/>
                      <w:iCs w:val="0"/>
                      <w:smallCaps w:val="0"/>
                      <w:strike w:val="0"/>
                      <w:color w:val="000000"/>
                      <w:sz w:val="22"/>
                      <w:szCs w:val="22"/>
                      <w:u w:val="none"/>
                      <w:shd w:fill="auto" w:val="clear"/>
                      <w:vertAlign w:val="baseline"/>
                    </w:rPr>
                  </w:rPrChange>
                </w:rPr>
                <w:t xml:space="preserve">0</w:t>
              </w:r>
            </w:ins>
            <w:r w:rsidDel="00000000" w:rsidR="00000000" w:rsidRPr="00000000">
              <w:rPr>
                <w:rtl w:val="0"/>
              </w:rPr>
            </w:r>
          </w:p>
        </w:tc>
        <w:tc>
          <w:tcPr>
            <w:shd w:fill="ffff00" w:val="clear"/>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36" w:date="2025-07-09T03:31:19Z">
              <w:r w:rsidDel="00000000" w:rsidR="00000000" w:rsidRPr="00000000">
                <w:rPr>
                  <w:rFonts w:ascii="Times New Roman" w:cs="Times New Roman" w:eastAsia="Times New Roman" w:hAnsi="Times New Roman"/>
                  <w:rtl w:val="0"/>
                  <w:rPrChange w:author="arizal arfah" w:id="37" w:date="2025-07-09T03:31:19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0</w:t>
              </w:r>
            </w:ins>
            <w:r w:rsidDel="00000000" w:rsidR="00000000" w:rsidRPr="00000000">
              <w:rPr>
                <w:rtl w:val="0"/>
              </w:rPr>
            </w:r>
          </w:p>
        </w:tc>
        <w:tc>
          <w:tcPr>
            <w:shd w:fill="ffff00" w:val="clear"/>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38" w:date="2025-07-09T03:31:20Z">
              <w:r w:rsidDel="00000000" w:rsidR="00000000" w:rsidRPr="00000000">
                <w:rPr>
                  <w:rFonts w:ascii="Times New Roman" w:cs="Times New Roman" w:eastAsia="Times New Roman" w:hAnsi="Times New Roman"/>
                  <w:rtl w:val="0"/>
                  <w:rPrChange w:author="arizal arfah" w:id="39" w:date="2025-07-09T03:31:20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0</w:t>
              </w:r>
            </w:ins>
            <w:r w:rsidDel="00000000" w:rsidR="00000000" w:rsidRPr="00000000">
              <w:rPr>
                <w:rtl w:val="0"/>
              </w:rPr>
            </w:r>
          </w:p>
        </w:tc>
        <w:tc>
          <w:tcPr>
            <w:shd w:fill="ffff00" w:val="clear"/>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4" w:hRule="atLeast"/>
          <w:tblHeader w:val="0"/>
        </w:trPr>
        <w:tc>
          <w:tcPr>
            <w:shd w:fill="a6a6a6" w:val="clear"/>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CBL/ PBL</w:t>
            </w:r>
          </w:p>
        </w:tc>
        <w:tc>
          <w:tcPr>
            <w:shd w:fill="ffff00" w:val="clear"/>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192</w:t>
            </w:r>
            <w:r w:rsidDel="00000000" w:rsidR="00000000" w:rsidRPr="00000000">
              <w:rPr>
                <w:rtl w:val="0"/>
              </w:rPr>
            </w:r>
          </w:p>
        </w:tc>
        <w:tc>
          <w:tcPr>
            <w:shd w:fill="ffff00" w:val="clear"/>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200</w:t>
            </w:r>
            <w:r w:rsidDel="00000000" w:rsidR="00000000" w:rsidRPr="00000000">
              <w:rPr>
                <w:rtl w:val="0"/>
              </w:rPr>
            </w:r>
          </w:p>
        </w:tc>
        <w:tc>
          <w:tcPr>
            <w:shd w:fill="ffff00" w:val="clear"/>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198</w:t>
            </w:r>
            <w:r w:rsidDel="00000000" w:rsidR="00000000" w:rsidRPr="00000000">
              <w:rPr>
                <w:rtl w:val="0"/>
              </w:rPr>
            </w:r>
          </w:p>
        </w:tc>
        <w:tc>
          <w:tcPr>
            <w:shd w:fill="ffff00" w:val="clear"/>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https://master.poltekssn.ac.id</w:t>
            </w:r>
            <w:r w:rsidDel="00000000" w:rsidR="00000000" w:rsidRPr="00000000">
              <w:rPr>
                <w:rtl w:val="0"/>
              </w:rPr>
            </w:r>
          </w:p>
        </w:tc>
      </w:tr>
      <w:tr>
        <w:trPr>
          <w:cantSplit w:val="0"/>
          <w:trHeight w:val="426" w:hRule="atLeast"/>
          <w:tblHeader w:val="0"/>
        </w:trPr>
        <w:tc>
          <w:tcPr>
            <w:shd w:fill="a6a6a6" w:val="clear"/>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Pembelajaran di PT luar negeri (Korea Selatan) Perlu aturan penetapan rekognisi–Kepdir/SP</w:t>
            </w:r>
            <w:r w:rsidDel="00000000" w:rsidR="00000000" w:rsidRPr="00000000">
              <w:rPr>
                <w:rtl w:val="0"/>
              </w:rPr>
            </w:r>
          </w:p>
        </w:tc>
        <w:tc>
          <w:tcPr>
            <w:shd w:fill="ffff00" w:val="clea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40" w:date="2025-07-09T03:31:53Z">
              <w:r w:rsidDel="00000000" w:rsidR="00000000" w:rsidRPr="00000000">
                <w:rPr>
                  <w:rFonts w:ascii="Times New Roman" w:cs="Times New Roman" w:eastAsia="Times New Roman" w:hAnsi="Times New Roman"/>
                  <w:rtl w:val="0"/>
                  <w:rPrChange w:author="arizal arfah" w:id="41" w:date="2025-07-09T03:31:53Z">
                    <w:rPr>
                      <w:rFonts w:ascii="Arial" w:cs="Arial" w:eastAsia="Arial" w:hAnsi="Arial"/>
                      <w:b w:val="0"/>
                      <w:bCs w:val="0"/>
                      <w:i w:val="0"/>
                      <w:iCs w:val="0"/>
                      <w:smallCaps w:val="0"/>
                      <w:strike w:val="0"/>
                      <w:color w:val="000000"/>
                      <w:sz w:val="22"/>
                      <w:szCs w:val="22"/>
                      <w:u w:val="none"/>
                      <w:shd w:fill="auto" w:val="clear"/>
                      <w:vertAlign w:val="baseline"/>
                    </w:rPr>
                  </w:rPrChange>
                </w:rPr>
                <w:t xml:space="preserve">0</w:t>
              </w:r>
            </w:ins>
            <w:r w:rsidDel="00000000" w:rsidR="00000000" w:rsidRPr="00000000">
              <w:rPr>
                <w:rtl w:val="0"/>
              </w:rPr>
            </w:r>
          </w:p>
        </w:tc>
        <w:tc>
          <w:tcPr>
            <w:shd w:fill="ffff00" w:val="clear"/>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42" w:date="2025-07-09T03:31:50Z">
              <w:r w:rsidDel="00000000" w:rsidR="00000000" w:rsidRPr="00000000">
                <w:rPr>
                  <w:rFonts w:ascii="Times New Roman" w:cs="Times New Roman" w:eastAsia="Times New Roman" w:hAnsi="Times New Roman"/>
                  <w:rtl w:val="0"/>
                  <w:rPrChange w:author="arizal arfah" w:id="43" w:date="2025-07-09T03:31:50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6</w:t>
              </w:r>
            </w:ins>
            <w:r w:rsidDel="00000000" w:rsidR="00000000" w:rsidRPr="00000000">
              <w:rPr>
                <w:rtl w:val="0"/>
              </w:rPr>
            </w:r>
          </w:p>
        </w:tc>
        <w:tc>
          <w:tcPr>
            <w:shd w:fill="ffff00" w:val="clear"/>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arizal arfah" w:id="44" w:date="2025-07-09T03:31:35Z">
              <w:r w:rsidDel="00000000" w:rsidR="00000000" w:rsidRPr="00000000">
                <w:rPr>
                  <w:rFonts w:ascii="Times New Roman" w:cs="Times New Roman" w:eastAsia="Times New Roman" w:hAnsi="Times New Roman"/>
                  <w:rtl w:val="0"/>
                  <w:rPrChange w:author="arizal arfah" w:id="45" w:date="2025-07-09T03:31:35Z">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rPrChange>
                </w:rPr>
                <w:t xml:space="preserve">2</w:t>
              </w:r>
            </w:ins>
            <w:r w:rsidDel="00000000" w:rsidR="00000000" w:rsidRPr="00000000">
              <w:rPr>
                <w:rtl w:val="0"/>
              </w:rPr>
            </w:r>
          </w:p>
        </w:tc>
        <w:tc>
          <w:tcPr>
            <w:shd w:fill="ffff00" w:val="clear"/>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hyperlink r:id="rId77">
              <w:r w:rsidDel="00000000" w:rsidR="00000000" w:rsidRPr="00000000">
                <w:rPr>
                  <w:color w:val="1155cc"/>
                  <w:u w:val="single"/>
                  <w:rtl w:val="0"/>
                </w:rPr>
                <w:t xml:space="preserve">https://drive.google.com/drive/folders/1loxRGCpKhFA2fEEXI1X_xspgJzUpEbdB?usp=drive_link</w:t>
              </w:r>
            </w:hyperlink>
            <w:r w:rsidDel="00000000" w:rsidR="00000000" w:rsidRPr="00000000">
              <w:rPr>
                <w:rtl w:val="0"/>
              </w:rPr>
              <w:t xml:space="preserve"> </w:t>
            </w:r>
            <w:r w:rsidDel="00000000" w:rsidR="00000000" w:rsidRPr="00000000">
              <w:rPr>
                <w:rtl w:val="0"/>
              </w:rPr>
            </w:r>
          </w:p>
        </w:tc>
      </w:tr>
      <w:tr>
        <w:trPr>
          <w:cantSplit w:val="0"/>
          <w:trHeight w:val="424" w:hRule="atLeast"/>
          <w:tblHeader w:val="0"/>
        </w:trPr>
        <w:tc>
          <w:tcPr>
            <w:shd w:fill="a6a6a6" w:val="clear"/>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w:t>
            </w:r>
          </w:p>
        </w:tc>
        <w:tc>
          <w:tcPr>
            <w:shd w:fill="ffff00" w:val="clear"/>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192</w:t>
            </w:r>
            <w:r w:rsidDel="00000000" w:rsidR="00000000" w:rsidRPr="00000000">
              <w:rPr>
                <w:rtl w:val="0"/>
              </w:rPr>
            </w:r>
          </w:p>
        </w:tc>
        <w:tc>
          <w:tcPr>
            <w:shd w:fill="ffff00" w:val="clea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200</w:t>
            </w:r>
            <w:r w:rsidDel="00000000" w:rsidR="00000000" w:rsidRPr="00000000">
              <w:rPr>
                <w:rtl w:val="0"/>
              </w:rPr>
            </w:r>
          </w:p>
        </w:tc>
        <w:tc>
          <w:tcPr>
            <w:shd w:fill="ffff00" w:val="clear"/>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198</w:t>
            </w:r>
            <w:r w:rsidDel="00000000" w:rsidR="00000000" w:rsidRPr="00000000">
              <w:rPr>
                <w:rtl w:val="0"/>
              </w:rPr>
            </w:r>
          </w:p>
        </w:tc>
        <w:tc>
          <w:tcPr>
            <w:shd w:fill="ffff00" w:val="clear"/>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4" w:hRule="atLeast"/>
          <w:tblHeader w:val="0"/>
        </w:trPr>
        <w:tc>
          <w:tcPr>
            <w:shd w:fill="a6a6a6" w:val="clear"/>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Persentase</w:t>
            </w:r>
          </w:p>
        </w:tc>
        <w:tc>
          <w:tcPr>
            <w:shd w:fill="ffff00" w:val="clear"/>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shd w:fill="ffff00" w:val="clear"/>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shd w:fill="ffff00" w:val="clear"/>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shd w:fill="ffff00" w:val="clear"/>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00">
      <w:pPr>
        <w:rPr>
          <w:rFonts w:ascii="Times New Roman" w:cs="Times New Roman" w:eastAsia="Times New Roman" w:hAnsi="Times New Roman"/>
        </w:rPr>
        <w:sectPr>
          <w:type w:val="nextPage"/>
          <w:pgSz w:h="12240" w:w="15840" w:orient="landscape"/>
          <w:pgMar w:bottom="1300" w:top="1060" w:left="20" w:right="0" w:header="0" w:footer="1112"/>
        </w:sectPr>
      </w:pPr>
      <w:r w:rsidDel="00000000" w:rsidR="00000000" w:rsidRPr="00000000">
        <w:rPr>
          <w:rtl w:val="0"/>
        </w:rPr>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02">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540"/>
        </w:tabs>
        <w:spacing w:after="0" w:before="94" w:line="276" w:lineRule="auto"/>
        <w:ind w:left="1540" w:right="113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Pengakuan (rekognisi) dan apresiasi kompetensi lulusan oleh masyarakat dan dunia usaha, dunia industri dan dunia kerja (DUDIKA), serta sebaran kerja lulusan (lokal, nasional, internasional).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r w:rsidDel="00000000" w:rsidR="00000000" w:rsidRPr="00000000">
        <w:rPr>
          <w:color w:val="ff0000"/>
          <w:rtl w:val="0"/>
        </w:rPr>
        <w:t xml:space="preserve">Data didapatkan dari survey tracer study </w:t>
      </w:r>
      <w:r w:rsidDel="00000000" w:rsidR="00000000" w:rsidRPr="00000000">
        <w:rPr>
          <w:rtl w:val="0"/>
        </w:rPr>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04">
      <w:pPr>
        <w:spacing w:after="40" w:before="1" w:lineRule="auto"/>
        <w:ind w:left="2526" w:right="2543" w:firstLine="0"/>
        <w:jc w:val="center"/>
        <w:rPr>
          <w:b w:val="1"/>
          <w:bCs w:val="1"/>
        </w:rPr>
      </w:pPr>
      <w:hyperlink r:id="rId78">
        <w:r w:rsidDel="00000000" w:rsidR="00000000" w:rsidRPr="00000000">
          <w:rPr>
            <w:b w:val="1"/>
            <w:bCs w:val="1"/>
            <w:color w:val="1155cc"/>
            <w:u w:val="single"/>
            <w:rtl w:val="0"/>
          </w:rPr>
          <w:t xml:space="preserve">Tabel 2.D Rekognisi dan Apresiasi Kompetensi Lulusan</w:t>
        </w:r>
      </w:hyperlink>
      <w:r w:rsidDel="00000000" w:rsidR="00000000" w:rsidRPr="00000000">
        <w:rPr>
          <w:rtl w:val="0"/>
        </w:rPr>
      </w:r>
    </w:p>
    <w:tbl>
      <w:tblPr>
        <w:tblStyle w:val="Table19"/>
        <w:tblW w:w="10625.0" w:type="dxa"/>
        <w:jc w:val="left"/>
        <w:tblInd w:w="25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3403"/>
        <w:gridCol w:w="823"/>
        <w:gridCol w:w="825"/>
        <w:gridCol w:w="760"/>
        <w:gridCol w:w="2409"/>
        <w:tblGridChange w:id="0">
          <w:tblGrid>
            <w:gridCol w:w="2405"/>
            <w:gridCol w:w="3403"/>
            <w:gridCol w:w="823"/>
            <w:gridCol w:w="825"/>
            <w:gridCol w:w="760"/>
            <w:gridCol w:w="2409"/>
          </w:tblGrid>
        </w:tblGridChange>
      </w:tblGrid>
      <w:tr>
        <w:trPr>
          <w:cantSplit w:val="0"/>
          <w:trHeight w:val="385" w:hRule="atLeast"/>
          <w:tblHeader w:val="0"/>
        </w:trPr>
        <w:tc>
          <w:tcPr>
            <w:vMerge w:val="restart"/>
            <w:shd w:fill="adaaaa" w:val="clear"/>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Sumber Rekognisi</w:t>
            </w:r>
          </w:p>
        </w:tc>
        <w:tc>
          <w:tcPr>
            <w:vMerge w:val="restart"/>
            <w:shd w:fill="adaaaa" w:val="clea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76" w:lineRule="auto"/>
              <w:ind w:left="1101" w:right="0" w:hanging="75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Jenis Pengakuan Lulusan (Rekognisi)</w:t>
            </w:r>
          </w:p>
        </w:tc>
        <w:tc>
          <w:tcPr>
            <w:gridSpan w:val="3"/>
            <w:shd w:fill="adaaaa" w:val="clear"/>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32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Tahun Akademik</w:t>
            </w:r>
          </w:p>
        </w:tc>
        <w:tc>
          <w:tcPr>
            <w:vMerge w:val="restart"/>
            <w:shd w:fill="adaaaa" w:val="clear"/>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366" w:hRule="atLeast"/>
          <w:tblHeader w:val="0"/>
        </w:trPr>
        <w:tc>
          <w:tcPr>
            <w:vMerge w:val="continue"/>
            <w:shd w:fill="adaaaa" w:val="clea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daaaa" w:val="clear"/>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daaaa" w:val="clear"/>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7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daaaa" w:val="clear"/>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7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daaaa" w:val="clear"/>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4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vMerge w:val="continue"/>
            <w:shd w:fill="adaaaa" w:val="clea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4" w:hRule="atLeast"/>
          <w:tblHeader w:val="0"/>
        </w:trPr>
        <w:tc>
          <w:tcPr>
            <w:tcBorders>
              <w:bottom w:color="000000" w:space="0" w:sz="6" w:val="single"/>
            </w:tcBorders>
            <w:shd w:fill="a6a6a6" w:val="clear"/>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Masyarakat</w:t>
            </w:r>
          </w:p>
        </w:tc>
        <w:tc>
          <w:tcPr>
            <w:tcBorders>
              <w:bottom w:color="000000" w:space="0" w:sz="6" w:val="single"/>
            </w:tcBorders>
            <w:shd w:fill="ffff00" w:val="clear"/>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Narasumber</w:t>
            </w: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2" w:hRule="atLeast"/>
          <w:tblHeader w:val="0"/>
        </w:trPr>
        <w:tc>
          <w:tcPr>
            <w:tcBorders>
              <w:top w:color="000000" w:space="0" w:sz="6" w:val="single"/>
            </w:tcBorders>
            <w:shd w:fill="a6a6a6" w:val="clear"/>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Dunia Usaha</w:t>
            </w:r>
          </w:p>
        </w:tc>
        <w:tc>
          <w:tcPr>
            <w:tcBorders>
              <w:top w:color="000000" w:space="0" w:sz="6" w:val="single"/>
            </w:tcBorders>
            <w:shd w:fill="ffff00" w:val="clear"/>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Narasumber</w:t>
            </w:r>
            <w:r w:rsidDel="00000000" w:rsidR="00000000" w:rsidRPr="00000000">
              <w:rPr>
                <w:rtl w:val="0"/>
              </w:rPr>
            </w:r>
          </w:p>
        </w:tc>
        <w:tc>
          <w:tcPr>
            <w:tcBorders>
              <w:top w:color="000000" w:space="0" w:sz="6" w:val="single"/>
            </w:tcBorders>
            <w:shd w:fill="ffff00" w:val="clear"/>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shd w:fill="ffff00" w:val="clear"/>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shd w:fill="ffff00" w:val="clear"/>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shd w:fill="ffff00" w:val="clear"/>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4" w:hRule="atLeast"/>
          <w:tblHeader w:val="0"/>
        </w:trPr>
        <w:tc>
          <w:tcPr>
            <w:shd w:fill="a6a6a6" w:val="clear"/>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Dunia Industri</w:t>
            </w:r>
          </w:p>
        </w:tc>
        <w:tc>
          <w:tcPr>
            <w:shd w:fill="ffff00" w:val="clear"/>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Narasumber</w:t>
            </w:r>
            <w:r w:rsidDel="00000000" w:rsidR="00000000" w:rsidRPr="00000000">
              <w:rPr>
                <w:rtl w:val="0"/>
              </w:rPr>
            </w:r>
          </w:p>
        </w:tc>
        <w:tc>
          <w:tcPr>
            <w:shd w:fill="ffff00" w:val="clear"/>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4" w:hRule="atLeast"/>
          <w:tblHeader w:val="0"/>
        </w:trPr>
        <w:tc>
          <w:tcPr>
            <w:shd w:fill="a6a6a6" w:val="clear"/>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Dunia Akademik</w:t>
            </w:r>
            <w:r w:rsidDel="00000000" w:rsidR="00000000" w:rsidRPr="00000000">
              <w:rPr>
                <w:rtl w:val="0"/>
              </w:rPr>
            </w:r>
          </w:p>
        </w:tc>
        <w:tc>
          <w:tcPr>
            <w:shd w:fill="ffff00" w:val="clear"/>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Narasumber</w:t>
            </w:r>
            <w:r w:rsidDel="00000000" w:rsidR="00000000" w:rsidRPr="00000000">
              <w:rPr>
                <w:rtl w:val="0"/>
              </w:rPr>
            </w:r>
          </w:p>
        </w:tc>
        <w:tc>
          <w:tcPr>
            <w:shd w:fill="ffff00" w:val="clear"/>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6" w:hRule="atLeast"/>
          <w:tblHeader w:val="0"/>
        </w:trPr>
        <w:tc>
          <w:tcPr>
            <w:shd w:fill="a6a6a6" w:val="clear"/>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Dunia Ker</w:t>
            </w:r>
            <w:r w:rsidDel="00000000" w:rsidR="00000000" w:rsidRPr="00000000">
              <w:rPr>
                <w:rtl w:val="0"/>
              </w:rPr>
              <w:t xml:space="preserve">ja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ffff00" w:val="clear"/>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Pengakuan Lulusan Oleh Badan Siber dan Sandi Negara sebagai Calon Pegawai Negeri Sipil dengan Golongan III/a sebagai Ahli Keamanan Siber dan Kriptografi</w:t>
            </w:r>
            <w:r w:rsidDel="00000000" w:rsidR="00000000" w:rsidRPr="00000000">
              <w:rPr>
                <w:rtl w:val="0"/>
              </w:rPr>
            </w:r>
          </w:p>
        </w:tc>
        <w:tc>
          <w:tcPr>
            <w:shd w:fill="ffff00" w:val="clear"/>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55</w:t>
            </w:r>
            <w:r w:rsidDel="00000000" w:rsidR="00000000" w:rsidRPr="00000000">
              <w:rPr>
                <w:rtl w:val="0"/>
              </w:rPr>
            </w:r>
          </w:p>
        </w:tc>
        <w:tc>
          <w:tcPr>
            <w:shd w:fill="ffff00" w:val="clear"/>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41</w:t>
            </w:r>
            <w:r w:rsidDel="00000000" w:rsidR="00000000" w:rsidRPr="00000000">
              <w:rPr>
                <w:rtl w:val="0"/>
              </w:rPr>
            </w:r>
          </w:p>
        </w:tc>
        <w:tc>
          <w:tcPr>
            <w:shd w:fill="ffff00" w:val="clear"/>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ffff00" w:val="clear"/>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79">
              <w:r w:rsidDel="00000000" w:rsidR="00000000" w:rsidRPr="00000000">
                <w:rPr>
                  <w:rFonts w:ascii="Times New Roman" w:cs="Times New Roman" w:eastAsia="Times New Roman" w:hAnsi="Times New Roman"/>
                  <w:color w:val="1155cc"/>
                  <w:u w:val="single"/>
                  <w:rtl w:val="0"/>
                </w:rPr>
                <w:t xml:space="preserve">Berita Acara Serah Terima Lulusan dari Dir Poltek ke Sekretaris Utama</w:t>
              </w:r>
            </w:hyperlink>
            <w:r w:rsidDel="00000000" w:rsidR="00000000" w:rsidRPr="00000000">
              <w:rPr>
                <w:rtl w:val="0"/>
              </w:rPr>
            </w:r>
          </w:p>
        </w:tc>
      </w:tr>
      <w:tr>
        <w:trPr>
          <w:cantSplit w:val="0"/>
          <w:trHeight w:val="424" w:hRule="atLeast"/>
          <w:tblHeader w:val="0"/>
        </w:trPr>
        <w:tc>
          <w:tcPr>
            <w:gridSpan w:val="2"/>
            <w:shd w:fill="a6a6a6" w:val="clear"/>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Rekognisi</w:t>
            </w:r>
          </w:p>
        </w:tc>
        <w:tc>
          <w:tcPr>
            <w:shd w:fill="ffff00" w:val="clear"/>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55</w:t>
            </w:r>
            <w:r w:rsidDel="00000000" w:rsidR="00000000" w:rsidRPr="00000000">
              <w:rPr>
                <w:rtl w:val="0"/>
              </w:rPr>
            </w:r>
          </w:p>
        </w:tc>
        <w:tc>
          <w:tcPr>
            <w:shd w:fill="ffff00" w:val="clear"/>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41</w:t>
            </w:r>
            <w:r w:rsidDel="00000000" w:rsidR="00000000" w:rsidRPr="00000000">
              <w:rPr>
                <w:rtl w:val="0"/>
              </w:rPr>
            </w:r>
          </w:p>
        </w:tc>
        <w:tc>
          <w:tcPr>
            <w:shd w:fill="ffff00" w:val="clear"/>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vMerge w:val="restart"/>
            <w:shd w:fill="a6a6a6" w:val="clear"/>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4" w:hRule="atLeast"/>
          <w:tblHeader w:val="0"/>
        </w:trPr>
        <w:tc>
          <w:tcPr>
            <w:gridSpan w:val="2"/>
            <w:shd w:fill="a6a6a6" w:val="clear"/>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Lulusan</w:t>
            </w:r>
          </w:p>
        </w:tc>
        <w:tc>
          <w:tcPr>
            <w:shd w:fill="ffff00" w:val="clear"/>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55</w:t>
            </w:r>
            <w:r w:rsidDel="00000000" w:rsidR="00000000" w:rsidRPr="00000000">
              <w:rPr>
                <w:rtl w:val="0"/>
              </w:rPr>
            </w:r>
          </w:p>
        </w:tc>
        <w:tc>
          <w:tcPr>
            <w:shd w:fill="ffff00" w:val="clea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41</w:t>
            </w:r>
            <w:r w:rsidDel="00000000" w:rsidR="00000000" w:rsidRPr="00000000">
              <w:rPr>
                <w:rtl w:val="0"/>
              </w:rPr>
            </w:r>
          </w:p>
        </w:tc>
        <w:tc>
          <w:tcPr>
            <w:shd w:fill="ffff00" w:val="clear"/>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vMerge w:val="continue"/>
            <w:shd w:fill="a6a6a6" w:val="clear"/>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6" w:hRule="atLeast"/>
          <w:tblHeader w:val="0"/>
        </w:trPr>
        <w:tc>
          <w:tcPr>
            <w:gridSpan w:val="2"/>
            <w:shd w:fill="a6a6a6" w:val="clear"/>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Persentase</w:t>
            </w:r>
          </w:p>
        </w:tc>
        <w:tc>
          <w:tcPr>
            <w:shd w:fill="ffff00" w:val="clear"/>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shd w:fill="ffff00" w:val="clear"/>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shd w:fill="ffff00" w:val="clear"/>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vMerge w:val="continue"/>
            <w:shd w:fill="a6a6a6" w:val="clear"/>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43">
      <w:pPr>
        <w:rPr>
          <w:sz w:val="2"/>
          <w:szCs w:val="2"/>
        </w:rPr>
      </w:pPr>
      <w:r w:rsidDel="00000000" w:rsidR="00000000" w:rsidRPr="00000000">
        <w:rPr>
          <w:rtl w:val="0"/>
        </w:rPr>
      </w:r>
    </w:p>
    <w:p w:rsidR="00000000" w:rsidDel="00000000" w:rsidP="00000000" w:rsidRDefault="00000000" w:rsidRPr="00000000" w14:paraId="00000D44">
      <w:pPr>
        <w:rPr>
          <w:sz w:val="2"/>
          <w:szCs w:val="2"/>
        </w:rPr>
      </w:pPr>
      <w:r w:rsidDel="00000000" w:rsidR="00000000" w:rsidRPr="00000000">
        <w:rPr>
          <w:rtl w:val="0"/>
        </w:rPr>
      </w:r>
    </w:p>
    <w:p w:rsidR="00000000" w:rsidDel="00000000" w:rsidP="00000000" w:rsidRDefault="00000000" w:rsidRPr="00000000" w14:paraId="00000D45">
      <w:pPr>
        <w:rPr>
          <w:sz w:val="2"/>
          <w:szCs w:val="2"/>
        </w:rPr>
        <w:sectPr>
          <w:type w:val="nextPage"/>
          <w:pgSz w:h="12240" w:w="15840" w:orient="landscape"/>
          <w:pgMar w:bottom="1300" w:top="1140" w:left="20" w:right="0" w:header="0" w:footer="1112"/>
        </w:sectPr>
      </w:pPr>
      <w:r w:rsidDel="00000000" w:rsidR="00000000" w:rsidRPr="00000000">
        <w:rPr>
          <w:rtl w:val="0"/>
        </w:rPr>
      </w:r>
    </w:p>
    <w:p w:rsidR="00000000" w:rsidDel="00000000" w:rsidP="00000000" w:rsidRDefault="00000000" w:rsidRPr="00000000" w14:paraId="00000D46">
      <w:pPr>
        <w:pStyle w:val="Heading2"/>
        <w:numPr>
          <w:ilvl w:val="0"/>
          <w:numId w:val="14"/>
        </w:numPr>
        <w:tabs>
          <w:tab w:val="left" w:leader="none" w:pos="1396"/>
        </w:tabs>
        <w:spacing w:before="73" w:lineRule="auto"/>
        <w:ind w:left="1396" w:hanging="284.00000000000006"/>
        <w:jc w:val="left"/>
        <w:rPr/>
      </w:pPr>
      <w:bookmarkStart w:colFirst="0" w:colLast="0" w:name="_hi2iokrwtk24" w:id="4"/>
      <w:bookmarkEnd w:id="4"/>
      <w:r w:rsidDel="00000000" w:rsidR="00000000" w:rsidRPr="00000000">
        <w:rPr>
          <w:rtl w:val="0"/>
        </w:rPr>
        <w:t xml:space="preserve">Relevansi Penelitian</w:t>
      </w:r>
    </w:p>
    <w:p w:rsidR="00000000" w:rsidDel="00000000" w:rsidP="00000000" w:rsidRDefault="00000000" w:rsidRPr="00000000" w14:paraId="00000D4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834"/>
        </w:tabs>
        <w:spacing w:after="0" w:before="40" w:line="240" w:lineRule="auto"/>
        <w:ind w:left="1833" w:right="0" w:hanging="361.9999999999999"/>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Sarana dan prasarana penelitian, pembiayaan penelitian, peta jalan penelitian dan pengembangan DTPR di bidang penelitian.</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9">
      <w:pPr>
        <w:spacing w:after="37" w:before="1" w:lineRule="auto"/>
        <w:ind w:left="2526" w:right="2545" w:firstLine="0"/>
        <w:jc w:val="center"/>
        <w:rPr>
          <w:b w:val="1"/>
          <w:bCs w:val="1"/>
        </w:rPr>
      </w:pPr>
      <w:r w:rsidDel="00000000" w:rsidR="00000000" w:rsidRPr="00000000">
        <w:rPr>
          <w:b w:val="1"/>
          <w:bCs w:val="1"/>
          <w:rtl w:val="0"/>
        </w:rPr>
        <w:t xml:space="preserve">Tabel </w:t>
      </w:r>
      <w:hyperlink r:id="rId80">
        <w:r w:rsidDel="00000000" w:rsidR="00000000" w:rsidRPr="00000000">
          <w:rPr>
            <w:b w:val="1"/>
            <w:bCs w:val="1"/>
            <w:color w:val="1155cc"/>
            <w:u w:val="single"/>
            <w:rtl w:val="0"/>
          </w:rPr>
          <w:t xml:space="preserve">3.A.1 Sarana dan Prasarana Penelitian</w:t>
        </w:r>
      </w:hyperlink>
      <w:r w:rsidDel="00000000" w:rsidR="00000000" w:rsidRPr="00000000">
        <w:rPr>
          <w:rtl w:val="0"/>
        </w:rPr>
      </w:r>
    </w:p>
    <w:tbl>
      <w:tblPr>
        <w:tblStyle w:val="Table20"/>
        <w:tblW w:w="12780.0" w:type="dxa"/>
        <w:jc w:val="left"/>
        <w:tblInd w:w="1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10"/>
        <w:gridCol w:w="855"/>
        <w:gridCol w:w="915"/>
        <w:gridCol w:w="1320"/>
        <w:gridCol w:w="4350"/>
        <w:gridCol w:w="585"/>
        <w:gridCol w:w="2775"/>
        <w:tblGridChange w:id="0">
          <w:tblGrid>
            <w:gridCol w:w="1170"/>
            <w:gridCol w:w="810"/>
            <w:gridCol w:w="855"/>
            <w:gridCol w:w="915"/>
            <w:gridCol w:w="1320"/>
            <w:gridCol w:w="4350"/>
            <w:gridCol w:w="585"/>
            <w:gridCol w:w="2775"/>
          </w:tblGrid>
        </w:tblGridChange>
      </w:tblGrid>
      <w:tr>
        <w:trPr>
          <w:cantSplit w:val="0"/>
          <w:trHeight w:val="1163" w:hRule="atLeast"/>
          <w:tblHeader w:val="0"/>
        </w:trPr>
        <w:tc>
          <w:tcPr>
            <w:shd w:fill="adaaaa" w:val="clear"/>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Nama Prasarana</w:t>
            </w:r>
          </w:p>
        </w:tc>
        <w:tc>
          <w:tcPr>
            <w:shd w:fill="adaaaa" w:val="clear"/>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 w:right="111" w:firstLine="12.7322834645671"/>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Daya Tampung</w:t>
            </w:r>
          </w:p>
        </w:tc>
        <w:tc>
          <w:tcPr>
            <w:shd w:fill="adaaaa" w:val="clear"/>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76" w:lineRule="auto"/>
              <w:ind w:left="0" w:right="4.6062992125982305" w:hanging="15"/>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Luas Ruang (m</w:t>
            </w:r>
            <w:r w:rsidDel="00000000" w:rsidR="00000000" w:rsidRPr="00000000">
              <w:rPr>
                <w:b w:val="1"/>
                <w:bCs w:val="1"/>
                <w:i w:val="0"/>
                <w:iCs w:val="0"/>
                <w:smallCaps w:val="0"/>
                <w:strike w:val="0"/>
                <w:color w:val="000000"/>
                <w:sz w:val="22"/>
                <w:szCs w:val="22"/>
                <w:u w:val="none"/>
                <w:shd w:fill="auto" w:val="clear"/>
                <w:vertAlign w:val="superscript"/>
                <w:rtl w:val="0"/>
              </w:rPr>
              <w:t xml:space="preserve">2</w:t>
            </w:r>
            <w:r w:rsidDel="00000000" w:rsidR="00000000" w:rsidRPr="00000000">
              <w:rPr>
                <w:b w:val="1"/>
                <w:bCs w:val="1"/>
                <w:i w:val="0"/>
                <w:iCs w:val="0"/>
                <w:smallCaps w:val="0"/>
                <w:strike w:val="0"/>
                <w:color w:val="000000"/>
                <w:sz w:val="22"/>
                <w:szCs w:val="22"/>
                <w:u w:val="none"/>
                <w:shd w:fill="auto" w:val="clear"/>
                <w:vertAlign w:val="baseline"/>
                <w:rtl w:val="0"/>
              </w:rPr>
              <w:t xml:space="preserve">)</w:t>
            </w:r>
          </w:p>
        </w:tc>
        <w:tc>
          <w:tcPr>
            <w:shd w:fill="adaaaa" w:val="clear"/>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15.590551181102228"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Milik sendiri (M) /Sewa</w:t>
            </w:r>
            <w:r w:rsidDel="00000000" w:rsidR="00000000" w:rsidRPr="00000000">
              <w:rPr>
                <w:b w:val="1"/>
                <w:bCs w:val="1"/>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(W)</w:t>
            </w:r>
          </w:p>
        </w:tc>
        <w:tc>
          <w:tcPr>
            <w:shd w:fill="adaaaa" w:val="clear"/>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22.32283464566933"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Berlisensi (L)/ </w:t>
            </w:r>
            <w:r w:rsidDel="00000000" w:rsidR="00000000" w:rsidRPr="00000000">
              <w:rPr>
                <w:b w:val="1"/>
                <w:bCs w:val="1"/>
                <w:i w:val="1"/>
                <w:iCs w:val="1"/>
                <w:smallCaps w:val="0"/>
                <w:strike w:val="0"/>
                <w:color w:val="000000"/>
                <w:sz w:val="22"/>
                <w:szCs w:val="22"/>
                <w:u w:val="none"/>
                <w:shd w:fill="auto" w:val="clear"/>
                <w:vertAlign w:val="baseline"/>
                <w:rtl w:val="0"/>
              </w:rPr>
              <w:t xml:space="preserve">Public Domain </w:t>
            </w:r>
            <w:r w:rsidDel="00000000" w:rsidR="00000000" w:rsidRPr="00000000">
              <w:rPr>
                <w:b w:val="1"/>
                <w:bCs w:val="1"/>
                <w:i w:val="0"/>
                <w:iCs w:val="0"/>
                <w:smallCaps w:val="0"/>
                <w:strike w:val="0"/>
                <w:color w:val="000000"/>
                <w:sz w:val="22"/>
                <w:szCs w:val="22"/>
                <w:u w:val="none"/>
                <w:shd w:fill="auto" w:val="clear"/>
                <w:vertAlign w:val="baseline"/>
                <w:rtl w:val="0"/>
              </w:rPr>
              <w:t xml:space="preserve">(P)/Tidak</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22.32283464566933"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Berlisensi (T)</w:t>
            </w:r>
          </w:p>
        </w:tc>
        <w:tc>
          <w:tcPr>
            <w:shd w:fill="adaaaa" w:val="clear"/>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3"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Perangkat</w:t>
            </w:r>
          </w:p>
        </w:tc>
        <w:tc>
          <w:tcPr>
            <w:shd w:fill="ffff00" w:val="clear"/>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 w:right="86.33858267716619"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w:t>
            </w:r>
          </w:p>
        </w:tc>
        <w:tc>
          <w:tcPr>
            <w:shd w:fill="adaaaa" w:val="clear"/>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9" w:right="0" w:firstLine="47.99999999999997"/>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Link Bukti</w:t>
            </w:r>
          </w:p>
        </w:tc>
      </w:tr>
      <w:tr>
        <w:trPr>
          <w:cantSplit w:val="0"/>
          <w:trHeight w:val="340" w:hRule="atLeast"/>
          <w:tblHeader w:val="0"/>
        </w:trPr>
        <w:tc>
          <w:tcPr>
            <w:shd w:fill="ffff00" w:val="clear"/>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62.48031496063021"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Lab Siber (Laser) 1</w:t>
            </w:r>
            <w:r w:rsidDel="00000000" w:rsidR="00000000" w:rsidRPr="00000000">
              <w:rPr>
                <w:rtl w:val="0"/>
              </w:rPr>
            </w:r>
          </w:p>
        </w:tc>
        <w:tc>
          <w:tcPr>
            <w:shd w:fill="ffff00" w:val="clear"/>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shd w:fill="ffff00" w:val="clear"/>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M</w:t>
            </w:r>
            <w:r w:rsidDel="00000000" w:rsidR="00000000" w:rsidRPr="00000000">
              <w:rPr>
                <w:rtl w:val="0"/>
              </w:rPr>
            </w:r>
          </w:p>
        </w:tc>
        <w:tc>
          <w:tcPr>
            <w:shd w:fill="ffff00" w:val="clear"/>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2"/>
                <w:szCs w:val="22"/>
                <w:u w:val="none"/>
                <w:shd w:fill="auto" w:val="clear"/>
                <w:vertAlign w:val="baseline"/>
              </w:rPr>
            </w:pPr>
            <w:r w:rsidDel="00000000" w:rsidR="00000000" w:rsidRPr="00000000">
              <w:rPr>
                <w:rtl w:val="0"/>
              </w:rPr>
              <w:t xml:space="preserve">L</w:t>
            </w:r>
            <w:r w:rsidDel="00000000" w:rsidR="00000000" w:rsidRPr="00000000">
              <w:rPr>
                <w:rtl w:val="0"/>
              </w:rPr>
            </w:r>
          </w:p>
        </w:tc>
        <w:tc>
          <w:tcPr>
            <w:shd w:fill="ffff00" w:val="clear"/>
          </w:tcPr>
          <w:p w:rsidR="00000000" w:rsidDel="00000000" w:rsidP="00000000" w:rsidRDefault="00000000" w:rsidRPr="00000000" w14:paraId="00000D5D">
            <w:pPr>
              <w:rPr/>
            </w:pPr>
            <w:r w:rsidDel="00000000" w:rsidR="00000000" w:rsidRPr="00000000">
              <w:rPr>
                <w:rtl w:val="0"/>
              </w:rPr>
              <w:t xml:space="preserve">Huawei 2288h v5 (1)</w:t>
            </w:r>
          </w:p>
          <w:p w:rsidR="00000000" w:rsidDel="00000000" w:rsidP="00000000" w:rsidRDefault="00000000" w:rsidRPr="00000000" w14:paraId="00000D5E">
            <w:pPr>
              <w:rPr/>
            </w:pPr>
            <w:r w:rsidDel="00000000" w:rsidR="00000000" w:rsidRPr="00000000">
              <w:rPr>
                <w:rtl w:val="0"/>
              </w:rPr>
              <w:t xml:space="preserve">HPE Proliant DL20 gen 10 + key (1)</w:t>
            </w:r>
          </w:p>
          <w:p w:rsidR="00000000" w:rsidDel="00000000" w:rsidP="00000000" w:rsidRDefault="00000000" w:rsidRPr="00000000" w14:paraId="00000D5F">
            <w:pPr>
              <w:rPr/>
            </w:pPr>
            <w:r w:rsidDel="00000000" w:rsidR="00000000" w:rsidRPr="00000000">
              <w:rPr>
                <w:rtl w:val="0"/>
              </w:rPr>
              <w:t xml:space="preserve">Huawei VCN 3010 (1)</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Huawei IdeaHub (1)</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AIO Dell Optiplex 7480 + key mouse (5)</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AIO Dell Optiplex 3280 + key mouse (2)</w:t>
            </w:r>
          </w:p>
          <w:p w:rsidR="00000000" w:rsidDel="00000000" w:rsidP="00000000" w:rsidRDefault="00000000" w:rsidRPr="00000000" w14:paraId="00000D63">
            <w:pPr>
              <w:rPr/>
            </w:pPr>
            <w:r w:rsidDel="00000000" w:rsidR="00000000" w:rsidRPr="00000000">
              <w:rPr>
                <w:rtl w:val="0"/>
              </w:rPr>
              <w:t xml:space="preserve">Asus ROG + LCD 22” + key mouse (3)</w:t>
            </w:r>
          </w:p>
          <w:p w:rsidR="00000000" w:rsidDel="00000000" w:rsidP="00000000" w:rsidRDefault="00000000" w:rsidRPr="00000000" w14:paraId="00000D64">
            <w:pPr>
              <w:rPr/>
            </w:pPr>
            <w:r w:rsidDel="00000000" w:rsidR="00000000" w:rsidRPr="00000000">
              <w:rPr>
                <w:rtl w:val="0"/>
              </w:rPr>
              <w:t xml:space="preserve">Asus T110 + LCD 22” +  key mouse (3)</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 Viewsonic 55 (1)</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 Samsung 22 (1)</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Cisco 2960x (2)</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TP link 16 (1)</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HP (1)</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6B">
            <w:pPr>
              <w:ind w:right="62.48031496063021"/>
              <w:rPr/>
            </w:pPr>
            <w:r w:rsidDel="00000000" w:rsidR="00000000" w:rsidRPr="00000000">
              <w:rPr>
                <w:rtl w:val="0"/>
              </w:rPr>
              <w:t xml:space="preserve">Cybersecurity Online Simulation Platform (COSP)</w:t>
            </w:r>
            <w:r w:rsidDel="00000000" w:rsidR="00000000" w:rsidRPr="00000000">
              <w:rPr>
                <w:rtl w:val="0"/>
              </w:rPr>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60Mbps</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70">
            <w:pPr>
              <w:rPr>
                <w:i w:val="0"/>
                <w:iCs w:val="0"/>
                <w:smallCaps w:val="0"/>
                <w:strike w:val="0"/>
                <w:color w:val="000000"/>
                <w:sz w:val="22"/>
                <w:szCs w:val="22"/>
                <w:u w:val="none"/>
                <w:shd w:fill="auto" w:val="clear"/>
                <w:vertAlign w:val="baseline"/>
              </w:rPr>
            </w:pPr>
            <w:r w:rsidDel="00000000" w:rsidR="00000000" w:rsidRPr="00000000">
              <w:rPr>
                <w:rtl w:val="0"/>
              </w:rPr>
              <w:t xml:space="preserve">(Lab Siber 1)</w:t>
            </w:r>
            <w:r w:rsidDel="00000000" w:rsidR="00000000" w:rsidRPr="00000000">
              <w:rPr>
                <w:rtl w:val="0"/>
              </w:rPr>
            </w:r>
          </w:p>
          <w:p w:rsidR="00000000" w:rsidDel="00000000" w:rsidP="00000000" w:rsidRDefault="00000000" w:rsidRPr="00000000" w14:paraId="00000D71">
            <w:pPr>
              <w:rPr/>
            </w:pPr>
            <w:hyperlink r:id="rId81">
              <w:r w:rsidDel="00000000" w:rsidR="00000000" w:rsidRPr="00000000">
                <w:rPr>
                  <w:color w:val="1155cc"/>
                  <w:u w:val="single"/>
                  <w:rtl w:val="0"/>
                </w:rPr>
                <w:t xml:space="preserve">https://drive.google.com/drive/folders/1ulFCTXo-xY68X1WHqB3EcYzyeqIe-44N?usp=sharing</w:t>
              </w:r>
            </w:hyperlink>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(COSP)</w:t>
            </w:r>
          </w:p>
          <w:p w:rsidR="00000000" w:rsidDel="00000000" w:rsidP="00000000" w:rsidRDefault="00000000" w:rsidRPr="00000000" w14:paraId="00000D74">
            <w:pPr>
              <w:rPr/>
            </w:pPr>
            <w:hyperlink r:id="rId82">
              <w:r w:rsidDel="00000000" w:rsidR="00000000" w:rsidRPr="00000000">
                <w:rPr>
                  <w:color w:val="1155cc"/>
                  <w:u w:val="single"/>
                  <w:rtl w:val="0"/>
                </w:rPr>
                <w:t xml:space="preserve">https://drive.google.com/drive/folders/17XguPulkJRk1e2CwiEPs85WHO80fJXG9?usp=sharing</w:t>
              </w:r>
            </w:hyperlink>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hyperlink r:id="rId83">
              <w:r w:rsidDel="00000000" w:rsidR="00000000" w:rsidRPr="00000000">
                <w:rPr>
                  <w:color w:val="1155cc"/>
                  <w:u w:val="single"/>
                  <w:rtl w:val="0"/>
                </w:rPr>
                <w:t xml:space="preserve">https://sionlap.poltekssn.ac.id/</w:t>
              </w:r>
            </w:hyperlink>
            <w:r w:rsidDel="00000000" w:rsidR="00000000" w:rsidRPr="00000000">
              <w:rPr>
                <w:rtl w:val="0"/>
              </w:rPr>
              <w:t xml:space="preserve"> (manajemen perangkat lab)</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hyperlink r:id="rId84">
              <w:r w:rsidDel="00000000" w:rsidR="00000000" w:rsidRPr="00000000">
                <w:rPr>
                  <w:color w:val="1155cc"/>
                  <w:u w:val="single"/>
                  <w:rtl w:val="0"/>
                </w:rPr>
                <w:t xml:space="preserve">https://jadwallab.poltekssn.ac.id/</w:t>
              </w:r>
            </w:hyperlink>
            <w:r w:rsidDel="00000000" w:rsidR="00000000" w:rsidRPr="00000000">
              <w:rPr>
                <w:rtl w:val="0"/>
              </w:rPr>
              <w:t xml:space="preserve"> (manajemen jadwal lab)</w:t>
            </w:r>
          </w:p>
        </w:tc>
      </w:tr>
      <w:tr>
        <w:trPr>
          <w:cantSplit w:val="0"/>
          <w:trHeight w:val="340" w:hRule="atLeast"/>
          <w:tblHeader w:val="0"/>
        </w:trPr>
        <w:tc>
          <w:tcPr>
            <w:shd w:fill="ffff00" w:val="clear"/>
          </w:tcPr>
          <w:p w:rsidR="00000000" w:rsidDel="00000000" w:rsidP="00000000" w:rsidRDefault="00000000" w:rsidRPr="00000000" w14:paraId="00000D7A">
            <w:pPr>
              <w:ind w:left="141.7322834645671" w:right="62.48031496063021" w:firstLine="0"/>
              <w:rPr/>
            </w:pPr>
            <w:r w:rsidDel="00000000" w:rsidR="00000000" w:rsidRPr="00000000">
              <w:rPr>
                <w:rtl w:val="0"/>
              </w:rPr>
              <w:t xml:space="preserve">a.Lab SOC</w:t>
            </w:r>
          </w:p>
        </w:tc>
        <w:tc>
          <w:tcPr>
            <w:shd w:fill="ffff00" w:val="clear"/>
          </w:tcPr>
          <w:p w:rsidR="00000000" w:rsidDel="00000000" w:rsidP="00000000" w:rsidRDefault="00000000" w:rsidRPr="00000000" w14:paraId="00000D7B">
            <w:pPr>
              <w:jc w:val="center"/>
              <w:rPr/>
            </w:pPr>
            <w:r w:rsidDel="00000000" w:rsidR="00000000" w:rsidRPr="00000000">
              <w:rPr>
                <w:rtl w:val="0"/>
              </w:rPr>
              <w:t xml:space="preserve">10</w:t>
            </w:r>
          </w:p>
        </w:tc>
        <w:tc>
          <w:tcPr>
            <w:shd w:fill="ffff00" w:val="clear"/>
          </w:tcPr>
          <w:p w:rsidR="00000000" w:rsidDel="00000000" w:rsidP="00000000" w:rsidRDefault="00000000" w:rsidRPr="00000000" w14:paraId="00000D7C">
            <w:pPr>
              <w:rPr/>
            </w:pPr>
            <w:r w:rsidDel="00000000" w:rsidR="00000000" w:rsidRPr="00000000">
              <w:rPr>
                <w:rtl w:val="0"/>
              </w:rPr>
            </w:r>
          </w:p>
        </w:tc>
        <w:tc>
          <w:tcPr>
            <w:shd w:fill="ffff00" w:val="clear"/>
          </w:tcPr>
          <w:p w:rsidR="00000000" w:rsidDel="00000000" w:rsidP="00000000" w:rsidRDefault="00000000" w:rsidRPr="00000000" w14:paraId="00000D7D">
            <w:pPr>
              <w:jc w:val="center"/>
              <w:rPr/>
            </w:pPr>
            <w:r w:rsidDel="00000000" w:rsidR="00000000" w:rsidRPr="00000000">
              <w:rPr>
                <w:rtl w:val="0"/>
              </w:rPr>
              <w:t xml:space="preserve">M</w:t>
            </w:r>
          </w:p>
        </w:tc>
        <w:tc>
          <w:tcPr>
            <w:shd w:fill="ffff00" w:val="clear"/>
          </w:tcPr>
          <w:p w:rsidR="00000000" w:rsidDel="00000000" w:rsidP="00000000" w:rsidRDefault="00000000" w:rsidRPr="00000000" w14:paraId="00000D7E">
            <w:pPr>
              <w:jc w:val="center"/>
              <w:rPr/>
            </w:pPr>
            <w:r w:rsidDel="00000000" w:rsidR="00000000" w:rsidRPr="00000000">
              <w:rPr>
                <w:rtl w:val="0"/>
              </w:rPr>
              <w:t xml:space="preserve">L</w:t>
            </w:r>
          </w:p>
        </w:tc>
        <w:tc>
          <w:tcPr>
            <w:shd w:fill="ffff00" w:val="clear"/>
          </w:tcPr>
          <w:p w:rsidR="00000000" w:rsidDel="00000000" w:rsidP="00000000" w:rsidRDefault="00000000" w:rsidRPr="00000000" w14:paraId="00000D7F">
            <w:pPr>
              <w:rPr/>
            </w:pPr>
            <w:r w:rsidDel="00000000" w:rsidR="00000000" w:rsidRPr="00000000">
              <w:rPr>
                <w:rtl w:val="0"/>
              </w:rPr>
              <w:t xml:space="preserve">Wall LCD (4)</w:t>
            </w:r>
          </w:p>
          <w:p w:rsidR="00000000" w:rsidDel="00000000" w:rsidP="00000000" w:rsidRDefault="00000000" w:rsidRPr="00000000" w14:paraId="00000D80">
            <w:pPr>
              <w:rPr/>
            </w:pPr>
            <w:r w:rsidDel="00000000" w:rsidR="00000000" w:rsidRPr="00000000">
              <w:rPr>
                <w:rtl w:val="0"/>
              </w:rPr>
              <w:t xml:space="preserve">HPE Proliant DL350 gen 10 + key (1)</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Internet 60Mbps</w:t>
            </w:r>
          </w:p>
          <w:p w:rsidR="00000000" w:rsidDel="00000000" w:rsidP="00000000" w:rsidRDefault="00000000" w:rsidRPr="00000000" w14:paraId="00000D83">
            <w:pPr>
              <w:rPr/>
            </w:pPr>
            <w:r w:rsidDel="00000000" w:rsidR="00000000" w:rsidRPr="00000000">
              <w:rPr>
                <w:rtl w:val="0"/>
              </w:rPr>
            </w:r>
          </w:p>
        </w:tc>
        <w:tc>
          <w:tcPr>
            <w:shd w:fill="ffff00" w:val="clear"/>
          </w:tcPr>
          <w:p w:rsidR="00000000" w:rsidDel="00000000" w:rsidP="00000000" w:rsidRDefault="00000000" w:rsidRPr="00000000" w14:paraId="00000D84">
            <w:pPr>
              <w:rPr/>
            </w:pPr>
            <w:r w:rsidDel="00000000" w:rsidR="00000000" w:rsidRPr="00000000">
              <w:rPr>
                <w:rtl w:val="0"/>
              </w:rPr>
            </w:r>
          </w:p>
        </w:tc>
        <w:tc>
          <w:tcPr>
            <w:shd w:fill="ffff00" w:val="clear"/>
          </w:tcPr>
          <w:p w:rsidR="00000000" w:rsidDel="00000000" w:rsidP="00000000" w:rsidRDefault="00000000" w:rsidRPr="00000000" w14:paraId="00000D85">
            <w:pPr>
              <w:rPr/>
            </w:pPr>
            <w:r w:rsidDel="00000000" w:rsidR="00000000" w:rsidRPr="00000000">
              <w:rPr>
                <w:rtl w:val="0"/>
              </w:rPr>
              <w:t xml:space="preserve">(Lab SOC)</w:t>
            </w:r>
          </w:p>
          <w:p w:rsidR="00000000" w:rsidDel="00000000" w:rsidP="00000000" w:rsidRDefault="00000000" w:rsidRPr="00000000" w14:paraId="00000D86">
            <w:pPr>
              <w:rPr/>
            </w:pPr>
            <w:hyperlink r:id="rId85">
              <w:r w:rsidDel="00000000" w:rsidR="00000000" w:rsidRPr="00000000">
                <w:rPr>
                  <w:color w:val="1155cc"/>
                  <w:u w:val="single"/>
                  <w:rtl w:val="0"/>
                </w:rPr>
                <w:t xml:space="preserve">https://drive.google.com/drive/folders/1Jut0I0v-OleBE6VBgdyCz3jBY4Va7yQX?usp=drive_link</w:t>
              </w:r>
            </w:hyperlink>
            <w:r w:rsidDel="00000000" w:rsidR="00000000" w:rsidRPr="00000000">
              <w:rPr>
                <w:rtl w:val="0"/>
              </w:rPr>
            </w:r>
          </w:p>
          <w:p w:rsidR="00000000" w:rsidDel="00000000" w:rsidP="00000000" w:rsidRDefault="00000000" w:rsidRPr="00000000" w14:paraId="00000D87">
            <w:pPr>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62.48031496063021"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Lab Siber (Laser) 2</w:t>
            </w:r>
            <w:r w:rsidDel="00000000" w:rsidR="00000000" w:rsidRPr="00000000">
              <w:rPr>
                <w:rtl w:val="0"/>
              </w:rPr>
            </w:r>
          </w:p>
        </w:tc>
        <w:tc>
          <w:tcPr>
            <w:shd w:fill="ffff00" w:val="clear"/>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shd w:fill="ffff00" w:val="clear"/>
          </w:tcPr>
          <w:p w:rsidR="00000000" w:rsidDel="00000000" w:rsidP="00000000" w:rsidRDefault="00000000" w:rsidRPr="00000000" w14:paraId="00000D8A">
            <w:pPr>
              <w:jc w:val="center"/>
              <w:rPr/>
            </w:pPr>
            <w:r w:rsidDel="00000000" w:rsidR="00000000" w:rsidRPr="00000000">
              <w:rPr>
                <w:rtl w:val="0"/>
              </w:rPr>
              <w:t xml:space="preserve">72,8</w:t>
            </w:r>
          </w:p>
        </w:tc>
        <w:tc>
          <w:tcPr>
            <w:shd w:fill="ffff00" w:val="clear"/>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M</w:t>
            </w:r>
            <w:r w:rsidDel="00000000" w:rsidR="00000000" w:rsidRPr="00000000">
              <w:rPr>
                <w:rtl w:val="0"/>
              </w:rPr>
            </w:r>
          </w:p>
        </w:tc>
        <w:tc>
          <w:tcPr>
            <w:shd w:fill="ffff00" w:val="clear"/>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L</w:t>
            </w:r>
            <w:r w:rsidDel="00000000" w:rsidR="00000000" w:rsidRPr="00000000">
              <w:rPr>
                <w:rtl w:val="0"/>
              </w:rPr>
            </w:r>
          </w:p>
        </w:tc>
        <w:tc>
          <w:tcPr>
            <w:shd w:fill="ffff00" w:val="clear"/>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Dell Poweredge 430 (1)</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AIO Dell Optiplex 7460 (20)</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AIO Dell Optiplex 3280 (14)</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 Viewsonic 55 (1)</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Viewsonic LCD Proyektor (1)</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Rak Server 48u (1)</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94">
            <w:pPr>
              <w:ind w:left="0" w:right="62.48031496063021" w:firstLine="0"/>
              <w:rPr/>
            </w:pPr>
            <w:r w:rsidDel="00000000" w:rsidR="00000000" w:rsidRPr="00000000">
              <w:rPr>
                <w:rtl w:val="0"/>
              </w:rPr>
              <w:t xml:space="preserve">Cybersecurity Online Simulation Platform (COSP)</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60Mbps</w:t>
            </w:r>
          </w:p>
        </w:tc>
        <w:tc>
          <w:tcPr>
            <w:shd w:fill="ffff00" w:val="clear"/>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98">
            <w:pPr>
              <w:rPr>
                <w:i w:val="0"/>
                <w:iCs w:val="0"/>
                <w:smallCaps w:val="0"/>
                <w:strike w:val="0"/>
                <w:color w:val="000000"/>
                <w:sz w:val="22"/>
                <w:szCs w:val="22"/>
                <w:u w:val="none"/>
                <w:shd w:fill="auto" w:val="clear"/>
                <w:vertAlign w:val="baseline"/>
              </w:rPr>
            </w:pPr>
            <w:r w:rsidDel="00000000" w:rsidR="00000000" w:rsidRPr="00000000">
              <w:rPr>
                <w:rtl w:val="0"/>
              </w:rPr>
              <w:t xml:space="preserve">(Lab Siber 2)</w:t>
            </w:r>
            <w:r w:rsidDel="00000000" w:rsidR="00000000" w:rsidRPr="00000000">
              <w:rPr>
                <w:rtl w:val="0"/>
              </w:rPr>
            </w:r>
          </w:p>
          <w:p w:rsidR="00000000" w:rsidDel="00000000" w:rsidP="00000000" w:rsidRDefault="00000000" w:rsidRPr="00000000" w14:paraId="00000D99">
            <w:pPr>
              <w:rPr/>
            </w:pPr>
            <w:hyperlink r:id="rId86">
              <w:r w:rsidDel="00000000" w:rsidR="00000000" w:rsidRPr="00000000">
                <w:rPr>
                  <w:color w:val="1155cc"/>
                  <w:u w:val="single"/>
                  <w:rtl w:val="0"/>
                </w:rPr>
                <w:t xml:space="preserve">https://drive.google.com/drive/folders/1eVC2waR_f3Wgu6v0sJyIwnS1E3UWjFhV?usp=sharing</w:t>
              </w:r>
            </w:hyperlink>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hyperlink r:id="rId87">
              <w:r w:rsidDel="00000000" w:rsidR="00000000" w:rsidRPr="00000000">
                <w:rPr>
                  <w:color w:val="1155cc"/>
                  <w:u w:val="single"/>
                  <w:rtl w:val="0"/>
                </w:rPr>
                <w:t xml:space="preserve">https://sionlap.poltekssn.ac.id/</w:t>
              </w:r>
            </w:hyperlink>
            <w:r w:rsidDel="00000000" w:rsidR="00000000" w:rsidRPr="00000000">
              <w:rPr>
                <w:rtl w:val="0"/>
              </w:rPr>
              <w:t xml:space="preserve"> (manajemen perangkat lab)</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hyperlink r:id="rId88">
              <w:r w:rsidDel="00000000" w:rsidR="00000000" w:rsidRPr="00000000">
                <w:rPr>
                  <w:color w:val="1155cc"/>
                  <w:u w:val="single"/>
                  <w:rtl w:val="0"/>
                </w:rPr>
                <w:t xml:space="preserve">https://jadwallab.poltekssn.ac.id/</w:t>
              </w:r>
            </w:hyperlink>
            <w:r w:rsidDel="00000000" w:rsidR="00000000" w:rsidRPr="00000000">
              <w:rPr>
                <w:rtl w:val="0"/>
              </w:rPr>
              <w:t xml:space="preserve"> (manajemen jadwal lab)</w:t>
            </w:r>
          </w:p>
        </w:tc>
      </w:tr>
      <w:tr>
        <w:trPr>
          <w:cantSplit w:val="0"/>
          <w:trHeight w:val="340" w:hRule="atLeast"/>
          <w:tblHeader w:val="0"/>
        </w:trPr>
        <w:tc>
          <w:tcPr>
            <w:shd w:fill="ffff00" w:val="clear"/>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62.48031496063021" w:firstLine="0"/>
              <w:jc w:val="left"/>
              <w:rPr/>
            </w:pPr>
            <w:r w:rsidDel="00000000" w:rsidR="00000000" w:rsidRPr="00000000">
              <w:rPr>
                <w:rtl w:val="0"/>
              </w:rPr>
              <w:t xml:space="preserve">a.Lab Forensic Digital</w:t>
            </w:r>
          </w:p>
        </w:tc>
        <w:tc>
          <w:tcPr>
            <w:shd w:fill="ffff00" w:val="clear"/>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shd w:fill="ffff00" w:val="clear"/>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M</w:t>
            </w:r>
            <w:r w:rsidDel="00000000" w:rsidR="00000000" w:rsidRPr="00000000">
              <w:rPr>
                <w:rtl w:val="0"/>
              </w:rPr>
            </w:r>
          </w:p>
        </w:tc>
        <w:tc>
          <w:tcPr>
            <w:shd w:fill="ffff00" w:val="clear"/>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L</w:t>
            </w:r>
            <w:r w:rsidDel="00000000" w:rsidR="00000000" w:rsidRPr="00000000">
              <w:rPr>
                <w:rtl w:val="0"/>
              </w:rPr>
            </w:r>
          </w:p>
        </w:tc>
        <w:tc>
          <w:tcPr>
            <w:shd w:fill="ffff00" w:val="clear"/>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Cellebrite (2)</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Internet 60Mbps</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(Lab Forensic Digital)</w:t>
            </w:r>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9">
              <w:r w:rsidDel="00000000" w:rsidR="00000000" w:rsidRPr="00000000">
                <w:rPr>
                  <w:color w:val="1155cc"/>
                  <w:u w:val="single"/>
                  <w:rtl w:val="0"/>
                </w:rPr>
                <w:t xml:space="preserve">https://drive.google.com/drive/folders/1Vu8no9ZkRvePLmY1W5tcrCW2t9TtyBoO?usp=drive_link</w:t>
              </w:r>
            </w:hyperlink>
            <w:r w:rsidDel="00000000" w:rsidR="00000000" w:rsidRPr="00000000">
              <w:rPr>
                <w:rtl w:val="0"/>
              </w:rPr>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62.48031496063021" w:firstLine="0"/>
              <w:jc w:val="left"/>
              <w:rPr/>
            </w:pPr>
            <w:r w:rsidDel="00000000" w:rsidR="00000000" w:rsidRPr="00000000">
              <w:rPr>
                <w:rtl w:val="0"/>
              </w:rPr>
              <w:t xml:space="preserve">Lab Smart City</w:t>
            </w:r>
          </w:p>
        </w:tc>
        <w:tc>
          <w:tcPr>
            <w:shd w:fill="ffff00" w:val="clea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M</w:t>
            </w:r>
            <w:r w:rsidDel="00000000" w:rsidR="00000000" w:rsidRPr="00000000">
              <w:rPr>
                <w:rtl w:val="0"/>
              </w:rPr>
            </w:r>
          </w:p>
        </w:tc>
        <w:tc>
          <w:tcPr>
            <w:shd w:fill="ffff00" w:val="clea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L</w:t>
            </w:r>
            <w:r w:rsidDel="00000000" w:rsidR="00000000" w:rsidRPr="00000000">
              <w:rPr>
                <w:rtl w:val="0"/>
              </w:rPr>
            </w:r>
          </w:p>
        </w:tc>
        <w:tc>
          <w:tcPr>
            <w:shd w:fill="ffff00" w:val="clear"/>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Billboard Simulation</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CCTV Simulation</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Industrial Center Simulation</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Center Simulation</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Airport Simulation</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Station Simulation</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Toll Plaza Simulation</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 Treatment Simulation</w:t>
            </w:r>
          </w:p>
        </w:tc>
        <w:tc>
          <w:tcPr>
            <w:shd w:fill="ffff00" w:val="clear"/>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(Lab Smart City)</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0">
              <w:r w:rsidDel="00000000" w:rsidR="00000000" w:rsidRPr="00000000">
                <w:rPr>
                  <w:color w:val="1155cc"/>
                  <w:u w:val="single"/>
                  <w:rtl w:val="0"/>
                </w:rPr>
                <w:t xml:space="preserve">https://drive.google.com/drive/folders/1HMu4D1EEmXkxVlMEyr1hgIx22OtgQh3R?usp=sharing</w:t>
              </w:r>
            </w:hyperlink>
            <w:r w:rsidDel="00000000" w:rsidR="00000000" w:rsidRPr="00000000">
              <w:rPr>
                <w:rtl w:val="0"/>
              </w:rPr>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62.48031496063021" w:firstLine="0"/>
              <w:jc w:val="left"/>
              <w:rPr/>
            </w:pPr>
            <w:r w:rsidDel="00000000" w:rsidR="00000000" w:rsidRPr="00000000">
              <w:rPr>
                <w:rtl w:val="0"/>
              </w:rPr>
              <w:t xml:space="preserve">Lab Data Center</w:t>
            </w:r>
          </w:p>
        </w:tc>
        <w:tc>
          <w:tcPr>
            <w:shd w:fill="ffff00" w:val="clear"/>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shd w:fill="ffff00" w:val="clear"/>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26,04</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M</w:t>
            </w:r>
            <w:r w:rsidDel="00000000" w:rsidR="00000000" w:rsidRPr="00000000">
              <w:rPr>
                <w:rtl w:val="0"/>
              </w:rPr>
            </w:r>
          </w:p>
        </w:tc>
        <w:tc>
          <w:tcPr>
            <w:shd w:fill="ffff00" w:val="clear"/>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T</w:t>
            </w:r>
            <w:r w:rsidDel="00000000" w:rsidR="00000000" w:rsidRPr="00000000">
              <w:rPr>
                <w:rtl w:val="0"/>
              </w:rPr>
            </w:r>
          </w:p>
        </w:tc>
        <w:tc>
          <w:tcPr>
            <w:shd w:fill="ffff00" w:val="clear"/>
          </w:tcPr>
          <w:p w:rsidR="00000000" w:rsidDel="00000000" w:rsidP="00000000" w:rsidRDefault="00000000" w:rsidRPr="00000000" w14:paraId="00000DC2">
            <w:pPr>
              <w:rPr/>
            </w:pPr>
            <w:r w:rsidDel="00000000" w:rsidR="00000000" w:rsidRPr="00000000">
              <w:rPr>
                <w:rtl w:val="0"/>
              </w:rPr>
              <w:t xml:space="preserve">Huawei FireHunter 6000 (1)</w:t>
            </w:r>
          </w:p>
          <w:p w:rsidR="00000000" w:rsidDel="00000000" w:rsidP="00000000" w:rsidRDefault="00000000" w:rsidRPr="00000000" w14:paraId="00000DC3">
            <w:pPr>
              <w:rPr/>
            </w:pPr>
            <w:r w:rsidDel="00000000" w:rsidR="00000000" w:rsidRPr="00000000">
              <w:rPr>
                <w:rtl w:val="0"/>
              </w:rPr>
              <w:t xml:space="preserve">Server Supermicro SC747 4U (7)</w:t>
            </w:r>
          </w:p>
          <w:p w:rsidR="00000000" w:rsidDel="00000000" w:rsidP="00000000" w:rsidRDefault="00000000" w:rsidRPr="00000000" w14:paraId="00000DC4">
            <w:pPr>
              <w:rPr/>
            </w:pPr>
            <w:r w:rsidDel="00000000" w:rsidR="00000000" w:rsidRPr="00000000">
              <w:rPr>
                <w:rtl w:val="0"/>
              </w:rPr>
              <w:t xml:space="preserve">HPE Proliant DL360 Gen 6 (1)</w:t>
            </w:r>
          </w:p>
          <w:p w:rsidR="00000000" w:rsidDel="00000000" w:rsidP="00000000" w:rsidRDefault="00000000" w:rsidRPr="00000000" w14:paraId="00000DC5">
            <w:pPr>
              <w:rPr/>
            </w:pPr>
            <w:r w:rsidDel="00000000" w:rsidR="00000000" w:rsidRPr="00000000">
              <w:rPr>
                <w:rtl w:val="0"/>
              </w:rPr>
              <w:t xml:space="preserve">Server Intel s3430 (1)</w:t>
            </w:r>
          </w:p>
          <w:p w:rsidR="00000000" w:rsidDel="00000000" w:rsidP="00000000" w:rsidRDefault="00000000" w:rsidRPr="00000000" w14:paraId="00000DC6">
            <w:pPr>
              <w:rPr/>
            </w:pPr>
            <w:r w:rsidDel="00000000" w:rsidR="00000000" w:rsidRPr="00000000">
              <w:rPr>
                <w:rtl w:val="0"/>
              </w:rPr>
              <w:t xml:space="preserve">Riverra (4)</w:t>
            </w:r>
          </w:p>
          <w:p w:rsidR="00000000" w:rsidDel="00000000" w:rsidP="00000000" w:rsidRDefault="00000000" w:rsidRPr="00000000" w14:paraId="00000DC7">
            <w:pPr>
              <w:rPr/>
            </w:pPr>
            <w:r w:rsidDel="00000000" w:rsidR="00000000" w:rsidRPr="00000000">
              <w:rPr>
                <w:rtl w:val="0"/>
              </w:rPr>
              <w:t xml:space="preserve">Mikrotik CloudRouter (1)</w:t>
            </w:r>
          </w:p>
          <w:p w:rsidR="00000000" w:rsidDel="00000000" w:rsidP="00000000" w:rsidRDefault="00000000" w:rsidRPr="00000000" w14:paraId="00000DC8">
            <w:pPr>
              <w:rPr/>
            </w:pPr>
            <w:r w:rsidDel="00000000" w:rsidR="00000000" w:rsidRPr="00000000">
              <w:rPr>
                <w:rtl w:val="0"/>
              </w:rPr>
              <w:t xml:space="preserve">Buffalo Storage server (1)</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Internet 60Mbps</w:t>
            </w:r>
          </w:p>
        </w:tc>
        <w:tc>
          <w:tcPr>
            <w:shd w:fill="ffff00" w:val="clear"/>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CC">
            <w:pPr>
              <w:rPr>
                <w:i w:val="0"/>
                <w:iCs w:val="0"/>
                <w:smallCaps w:val="0"/>
                <w:strike w:val="0"/>
                <w:color w:val="000000"/>
                <w:sz w:val="22"/>
                <w:szCs w:val="22"/>
                <w:u w:val="none"/>
                <w:shd w:fill="auto" w:val="clear"/>
                <w:vertAlign w:val="baseline"/>
              </w:rPr>
            </w:pPr>
            <w:r w:rsidDel="00000000" w:rsidR="00000000" w:rsidRPr="00000000">
              <w:rPr>
                <w:rtl w:val="0"/>
              </w:rPr>
              <w:t xml:space="preserve">(Lab Data Center)</w:t>
            </w:r>
            <w:r w:rsidDel="00000000" w:rsidR="00000000" w:rsidRPr="00000000">
              <w:rPr>
                <w:rtl w:val="0"/>
              </w:rPr>
            </w:r>
          </w:p>
          <w:p w:rsidR="00000000" w:rsidDel="00000000" w:rsidP="00000000" w:rsidRDefault="00000000" w:rsidRPr="00000000" w14:paraId="00000DCD">
            <w:pPr>
              <w:rPr/>
            </w:pPr>
            <w:hyperlink r:id="rId91">
              <w:r w:rsidDel="00000000" w:rsidR="00000000" w:rsidRPr="00000000">
                <w:rPr>
                  <w:color w:val="1155cc"/>
                  <w:u w:val="single"/>
                  <w:rtl w:val="0"/>
                </w:rPr>
                <w:t xml:space="preserve">https://drive.google.com/drive/folders/1K9PUaeKuHYMpqbQ56lKkxxQGJ0MpL1vw?usp=sharing</w:t>
              </w:r>
            </w:hyperlink>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hyperlink r:id="rId92">
              <w:r w:rsidDel="00000000" w:rsidR="00000000" w:rsidRPr="00000000">
                <w:rPr>
                  <w:color w:val="1155cc"/>
                  <w:u w:val="single"/>
                  <w:rtl w:val="0"/>
                </w:rPr>
                <w:t xml:space="preserve">https://sionlap.poltekssn.ac.id/</w:t>
              </w:r>
            </w:hyperlink>
            <w:r w:rsidDel="00000000" w:rsidR="00000000" w:rsidRPr="00000000">
              <w:rPr>
                <w:rtl w:val="0"/>
              </w:rPr>
              <w:t xml:space="preserve"> (manajemen perangkat lab)</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hyperlink r:id="rId93">
              <w:r w:rsidDel="00000000" w:rsidR="00000000" w:rsidRPr="00000000">
                <w:rPr>
                  <w:color w:val="1155cc"/>
                  <w:u w:val="single"/>
                  <w:rtl w:val="0"/>
                </w:rPr>
                <w:t xml:space="preserve">https://jadwallab.poltekssn.ac.id/</w:t>
              </w:r>
            </w:hyperlink>
            <w:r w:rsidDel="00000000" w:rsidR="00000000" w:rsidRPr="00000000">
              <w:rPr>
                <w:rtl w:val="0"/>
              </w:rPr>
              <w:t xml:space="preserve"> (manajemen jadwal lab)</w:t>
            </w:r>
          </w:p>
        </w:tc>
      </w:tr>
      <w:tr>
        <w:trPr>
          <w:cantSplit w:val="0"/>
          <w:trHeight w:val="340" w:hRule="atLeast"/>
          <w:tblHeader w:val="0"/>
        </w:trPr>
        <w:tc>
          <w:tcPr>
            <w:shd w:fill="ffff00" w:val="clear"/>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62.48031496063021" w:firstLine="0"/>
              <w:jc w:val="left"/>
              <w:rPr/>
            </w:pPr>
            <w:r w:rsidDel="00000000" w:rsidR="00000000" w:rsidRPr="00000000">
              <w:rPr>
                <w:rtl w:val="0"/>
              </w:rPr>
            </w:r>
          </w:p>
        </w:tc>
        <w:tc>
          <w:tcPr>
            <w:shd w:fill="ffff00" w:val="clear"/>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00" w:val="clear"/>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00" w:val="clear"/>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00" w:val="clear"/>
          </w:tcPr>
          <w:p w:rsidR="00000000" w:rsidDel="00000000" w:rsidP="00000000" w:rsidRDefault="00000000" w:rsidRPr="00000000" w14:paraId="00000DD7">
            <w:pPr>
              <w:rPr/>
            </w:pPr>
            <w:r w:rsidDel="00000000" w:rsidR="00000000" w:rsidRPr="00000000">
              <w:rPr>
                <w:rtl w:val="0"/>
              </w:rPr>
            </w:r>
          </w:p>
        </w:tc>
        <w:tc>
          <w:tcPr>
            <w:shd w:fill="ffff00" w:val="clear"/>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46"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Keterangan:</w:t>
      </w:r>
    </w:p>
    <w:p w:rsidR="00000000" w:rsidDel="00000000" w:rsidP="00000000" w:rsidRDefault="00000000" w:rsidRPr="00000000" w14:paraId="00000DD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54"/>
        </w:tabs>
        <w:spacing w:after="0" w:before="37" w:line="240" w:lineRule="auto"/>
        <w:ind w:left="2553" w:right="0" w:hanging="308.0000000000001"/>
        <w:jc w:val="left"/>
        <w:rPr>
          <w:rFonts w:ascii="Arial" w:cs="Arial" w:eastAsia="Arial" w:hAnsi="Arial"/>
        </w:rPr>
      </w:pPr>
      <w:r w:rsidDel="00000000" w:rsidR="00000000" w:rsidRPr="00000000">
        <w:rPr>
          <w:i w:val="0"/>
          <w:iCs w:val="0"/>
          <w:smallCaps w:val="0"/>
          <w:strike w:val="0"/>
          <w:color w:val="000000"/>
          <w:sz w:val="22"/>
          <w:szCs w:val="22"/>
          <w:u w:val="none"/>
          <w:shd w:fill="auto" w:val="clear"/>
          <w:vertAlign w:val="baseline"/>
          <w:rtl w:val="0"/>
        </w:rPr>
        <w:t xml:space="preserve">Prasarana diisi nama laboratorium</w:t>
      </w:r>
    </w:p>
    <w:p w:rsidR="00000000" w:rsidDel="00000000" w:rsidP="00000000" w:rsidRDefault="00000000" w:rsidRPr="00000000" w14:paraId="00000DD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54"/>
        </w:tabs>
        <w:spacing w:after="0" w:before="40" w:line="240" w:lineRule="auto"/>
        <w:ind w:left="2553" w:right="0" w:hanging="308.0000000000001"/>
        <w:jc w:val="left"/>
        <w:rPr>
          <w:rFonts w:ascii="Arial" w:cs="Arial" w:eastAsia="Arial" w:hAnsi="Arial"/>
        </w:rPr>
      </w:pPr>
      <w:r w:rsidDel="00000000" w:rsidR="00000000" w:rsidRPr="00000000">
        <w:rPr>
          <w:i w:val="0"/>
          <w:iCs w:val="0"/>
          <w:smallCaps w:val="0"/>
          <w:strike w:val="0"/>
          <w:color w:val="000000"/>
          <w:sz w:val="22"/>
          <w:szCs w:val="22"/>
          <w:u w:val="none"/>
          <w:shd w:fill="auto" w:val="clear"/>
          <w:vertAlign w:val="baseline"/>
          <w:rtl w:val="0"/>
        </w:rPr>
        <w:t xml:space="preserve">Perangkat yang dimiliki diisi perangkat keras, perangkat lunak, </w:t>
      </w:r>
      <w:r w:rsidDel="00000000" w:rsidR="00000000" w:rsidRPr="00000000">
        <w:rPr>
          <w:i w:val="1"/>
          <w:iCs w:val="1"/>
          <w:smallCaps w:val="0"/>
          <w:strike w:val="0"/>
          <w:color w:val="000000"/>
          <w:sz w:val="22"/>
          <w:szCs w:val="22"/>
          <w:u w:val="none"/>
          <w:shd w:fill="auto" w:val="clear"/>
          <w:vertAlign w:val="baseline"/>
          <w:rtl w:val="0"/>
        </w:rPr>
        <w:t xml:space="preserve">bandwidth</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1"/>
          <w:iCs w:val="1"/>
          <w:smallCaps w:val="0"/>
          <w:strike w:val="0"/>
          <w:color w:val="000000"/>
          <w:sz w:val="22"/>
          <w:szCs w:val="22"/>
          <w:u w:val="none"/>
          <w:shd w:fill="auto" w:val="clear"/>
          <w:vertAlign w:val="baseline"/>
          <w:rtl w:val="0"/>
        </w:rPr>
        <w:t xml:space="preserve">device, tool </w:t>
      </w:r>
      <w:r w:rsidDel="00000000" w:rsidR="00000000" w:rsidRPr="00000000">
        <w:rPr>
          <w:i w:val="0"/>
          <w:iCs w:val="0"/>
          <w:smallCaps w:val="0"/>
          <w:strike w:val="0"/>
          <w:color w:val="000000"/>
          <w:sz w:val="22"/>
          <w:szCs w:val="22"/>
          <w:u w:val="none"/>
          <w:shd w:fill="auto" w:val="clear"/>
          <w:vertAlign w:val="baseline"/>
          <w:rtl w:val="0"/>
        </w:rPr>
        <w:t xml:space="preserve">dan lain-lain.</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DE">
      <w:pPr>
        <w:spacing w:after="38" w:lineRule="auto"/>
        <w:ind w:left="2525" w:right="2546" w:firstLine="0"/>
        <w:jc w:val="center"/>
        <w:rPr>
          <w:b w:val="1"/>
          <w:bCs w:val="1"/>
        </w:rPr>
      </w:pPr>
      <w:r w:rsidDel="00000000" w:rsidR="00000000" w:rsidRPr="00000000">
        <w:rPr>
          <w:b w:val="1"/>
          <w:bCs w:val="1"/>
          <w:rtl w:val="0"/>
        </w:rPr>
        <w:t xml:space="preserve">Tabel 3.A.2 Penelitian DTPR, Hibah dan Pembiayaan Penelitian</w:t>
      </w:r>
    </w:p>
    <w:tbl>
      <w:tblPr>
        <w:tblStyle w:val="Table21"/>
        <w:tblW w:w="13350.0" w:type="dxa"/>
        <w:jc w:val="left"/>
        <w:tblInd w:w="1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185"/>
        <w:gridCol w:w="3030"/>
        <w:gridCol w:w="1110"/>
        <w:gridCol w:w="1530"/>
        <w:gridCol w:w="1140"/>
        <w:gridCol w:w="1065"/>
        <w:gridCol w:w="570"/>
        <w:gridCol w:w="540"/>
        <w:gridCol w:w="450"/>
        <w:gridCol w:w="2220"/>
        <w:tblGridChange w:id="0">
          <w:tblGrid>
            <w:gridCol w:w="510"/>
            <w:gridCol w:w="1185"/>
            <w:gridCol w:w="3030"/>
            <w:gridCol w:w="1110"/>
            <w:gridCol w:w="1530"/>
            <w:gridCol w:w="1140"/>
            <w:gridCol w:w="1065"/>
            <w:gridCol w:w="570"/>
            <w:gridCol w:w="540"/>
            <w:gridCol w:w="450"/>
            <w:gridCol w:w="2220"/>
          </w:tblGrid>
        </w:tblGridChange>
      </w:tblGrid>
      <w:tr>
        <w:trPr>
          <w:cantSplit w:val="0"/>
          <w:trHeight w:val="335" w:hRule="atLeast"/>
          <w:tblHeader w:val="0"/>
        </w:trPr>
        <w:tc>
          <w:tcPr>
            <w:gridSpan w:val="2"/>
            <w:shd w:fill="adaaaa" w:val="clear"/>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43"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Roadmap</w:t>
            </w:r>
          </w:p>
        </w:tc>
        <w:tc>
          <w:tcPr>
            <w:gridSpan w:val="9"/>
            <w:shd w:fill="ffff00" w:val="clear"/>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6"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Tuliskan link ke dokumen roadmap penelitian</w:t>
            </w:r>
          </w:p>
        </w:tc>
      </w:tr>
      <w:tr>
        <w:trPr>
          <w:cantSplit w:val="0"/>
          <w:trHeight w:val="302" w:hRule="atLeast"/>
          <w:tblHeader w:val="0"/>
        </w:trPr>
        <w:tc>
          <w:tcPr>
            <w:vMerge w:val="restart"/>
            <w:shd w:fill="adaaaa" w:val="clear"/>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34"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No</w:t>
            </w:r>
          </w:p>
        </w:tc>
        <w:tc>
          <w:tcPr>
            <w:vMerge w:val="restart"/>
            <w:shd w:fill="adaaaa" w:val="clear"/>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8.00000000000006" w:lineRule="auto"/>
              <w:ind w:left="268"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Nama DTPR</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89"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(Ketua)</w:t>
            </w:r>
          </w:p>
        </w:tc>
        <w:tc>
          <w:tcPr>
            <w:vMerge w:val="restart"/>
            <w:shd w:fill="adaaaa" w:val="clear"/>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1" w:right="0" w:firstLine="225"/>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Judul Penelitian</w:t>
            </w:r>
          </w:p>
        </w:tc>
        <w:tc>
          <w:tcPr>
            <w:vMerge w:val="restart"/>
            <w:shd w:fill="adaaaa" w:val="clear"/>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162"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J</w:t>
            </w:r>
            <w:r w:rsidDel="00000000" w:rsidR="00000000" w:rsidRPr="00000000">
              <w:rPr>
                <w:b w:val="1"/>
                <w:bCs w:val="1"/>
                <w:i w:val="0"/>
                <w:iCs w:val="0"/>
                <w:smallCaps w:val="0"/>
                <w:strike w:val="0"/>
                <w:color w:val="000000"/>
                <w:sz w:val="22"/>
                <w:szCs w:val="22"/>
                <w:u w:val="none"/>
                <w:shd w:fill="auto" w:val="clear"/>
                <w:vertAlign w:val="baseline"/>
                <w:rtl w:val="0"/>
              </w:rPr>
              <w:t xml:space="preserve">umlah Mahasiswa</w:t>
            </w:r>
            <w:r w:rsidDel="00000000" w:rsidR="00000000" w:rsidRPr="00000000">
              <w:rPr>
                <w:b w:val="1"/>
                <w:bCs w:val="1"/>
                <w:i w:val="0"/>
                <w:iCs w:val="0"/>
                <w:smallCaps w:val="0"/>
                <w:strike w:val="0"/>
                <w:color w:val="000000"/>
                <w:sz w:val="22"/>
                <w:szCs w:val="22"/>
                <w:u w:val="none"/>
                <w:shd w:fill="auto" w:val="clear"/>
                <w:vertAlign w:val="baseline"/>
                <w:rtl w:val="0"/>
              </w:rPr>
              <w:t xml:space="preserve"> yang</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337" w:right="336"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Terlibat</w:t>
            </w:r>
          </w:p>
        </w:tc>
        <w:tc>
          <w:tcPr>
            <w:vMerge w:val="restart"/>
            <w:shd w:fill="adaaaa" w:val="clear"/>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hanging="105"/>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Jenis Hibah Penelitian</w:t>
            </w:r>
          </w:p>
        </w:tc>
        <w:tc>
          <w:tcPr>
            <w:shd w:fill="adaaaa" w:val="clear"/>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32" w:right="119"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Sumber</w:t>
            </w:r>
          </w:p>
        </w:tc>
        <w:tc>
          <w:tcPr>
            <w:vMerge w:val="restart"/>
            <w:shd w:fill="adaaaa" w:val="clear"/>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1" w:right="120" w:firstLine="30.999999999999996"/>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Durasi (tahun)</w:t>
            </w:r>
          </w:p>
        </w:tc>
        <w:tc>
          <w:tcPr>
            <w:gridSpan w:val="4"/>
            <w:shd w:fill="adaaaa" w:val="clear"/>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41.7322834645671"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Pendanaan (Rp juta)</w:t>
            </w:r>
          </w:p>
        </w:tc>
      </w:tr>
      <w:tr>
        <w:trPr>
          <w:cantSplit w:val="0"/>
          <w:trHeight w:val="851" w:hRule="atLeast"/>
          <w:tblHeader w:val="0"/>
        </w:trPr>
        <w:tc>
          <w:tcPr>
            <w:vMerge w:val="continue"/>
            <w:shd w:fill="adaaaa" w:val="clear"/>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daaaa" w:val="clear"/>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daaaa" w:val="clear"/>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daaaa" w:val="clear"/>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daaaa" w:val="clear"/>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daaaa" w:val="clear"/>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119"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L/N/I</w:t>
            </w:r>
          </w:p>
        </w:tc>
        <w:tc>
          <w:tcPr>
            <w:vMerge w:val="continue"/>
            <w:shd w:fill="adaaaa" w:val="clear"/>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daaaa" w:val="clea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TS-2</w:t>
            </w:r>
          </w:p>
        </w:tc>
        <w:tc>
          <w:tcPr>
            <w:shd w:fill="adaaaa" w:val="clear"/>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TS-1</w:t>
            </w:r>
          </w:p>
        </w:tc>
        <w:tc>
          <w:tcPr>
            <w:shd w:fill="adaaaa" w:val="clear"/>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 w:right="33.070866141731585" w:hanging="367"/>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TS</w:t>
            </w:r>
          </w:p>
        </w:tc>
        <w:tc>
          <w:tcPr>
            <w:shd w:fill="adaaaa" w:val="clear"/>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Link Bukti</w:t>
            </w:r>
          </w:p>
        </w:tc>
      </w:tr>
      <w:tr>
        <w:trPr>
          <w:cantSplit w:val="0"/>
          <w:trHeight w:val="290" w:hRule="atLeast"/>
          <w:tblHeader w:val="0"/>
        </w:trPr>
        <w:tc>
          <w:tcPr>
            <w:shd w:fill="ffff00" w:val="clea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p>
        </w:tc>
        <w:tc>
          <w:tcPr>
            <w:shd w:fill="ffff00" w:val="clear"/>
          </w:tcPr>
          <w:p w:rsidR="00000000" w:rsidDel="00000000" w:rsidP="00000000" w:rsidRDefault="00000000" w:rsidRPr="00000000" w14:paraId="00000E0C">
            <w:pPr>
              <w:rPr>
                <w:b w:val="1"/>
                <w:bCs w:val="1"/>
                <w:sz w:val="20"/>
                <w:szCs w:val="20"/>
              </w:rPr>
            </w:pPr>
            <w:r w:rsidDel="00000000" w:rsidR="00000000" w:rsidRPr="00000000">
              <w:rPr>
                <w:b w:val="1"/>
                <w:bCs w:val="1"/>
                <w:sz w:val="20"/>
                <w:szCs w:val="20"/>
                <w:rtl w:val="0"/>
              </w:rPr>
              <w:t xml:space="preserve">Amiruddin</w:t>
            </w:r>
            <w:r w:rsidDel="00000000" w:rsidR="00000000" w:rsidRPr="00000000">
              <w:rPr>
                <w:rtl w:val="0"/>
              </w:rPr>
            </w:r>
          </w:p>
        </w:tc>
        <w:tc>
          <w:tcPr>
            <w:shd w:fill="ffff00" w:val="clear"/>
          </w:tcPr>
          <w:p w:rsidR="00000000" w:rsidDel="00000000" w:rsidP="00000000" w:rsidRDefault="00000000" w:rsidRPr="00000000" w14:paraId="00000E0D">
            <w:pPr>
              <w:rPr>
                <w:sz w:val="20"/>
                <w:szCs w:val="20"/>
              </w:rPr>
            </w:pPr>
            <w:r w:rsidDel="00000000" w:rsidR="00000000" w:rsidRPr="00000000">
              <w:rPr>
                <w:sz w:val="20"/>
                <w:szCs w:val="20"/>
                <w:rtl w:val="0"/>
              </w:rPr>
              <w:t xml:space="preserve">Cyber threat modeling for cross border payment</w:t>
            </w:r>
          </w:p>
        </w:tc>
        <w:tc>
          <w:tcPr>
            <w:shd w:fill="ffff00" w:val="clear"/>
          </w:tcPr>
          <w:p w:rsidR="00000000" w:rsidDel="00000000" w:rsidP="00000000" w:rsidRDefault="00000000" w:rsidRPr="00000000" w14:paraId="00000E0E">
            <w:pPr>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E0F">
            <w:pPr>
              <w:jc w:val="center"/>
              <w:rPr>
                <w:sz w:val="20"/>
                <w:szCs w:val="20"/>
              </w:rPr>
            </w:pPr>
            <w:r w:rsidDel="00000000" w:rsidR="00000000" w:rsidRPr="00000000">
              <w:rPr>
                <w:sz w:val="20"/>
                <w:szCs w:val="20"/>
                <w:rtl w:val="0"/>
              </w:rPr>
              <w:t xml:space="preserve">RGBI</w:t>
            </w:r>
          </w:p>
        </w:tc>
        <w:tc>
          <w:tcPr>
            <w:shd w:fill="ffff00" w:val="clear"/>
          </w:tcPr>
          <w:p w:rsidR="00000000" w:rsidDel="00000000" w:rsidP="00000000" w:rsidRDefault="00000000" w:rsidRPr="00000000" w14:paraId="00000E10">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0E11">
            <w:pPr>
              <w:jc w:val="center"/>
              <w:rPr>
                <w:sz w:val="20"/>
                <w:szCs w:val="20"/>
              </w:rPr>
            </w:pPr>
            <w:r w:rsidDel="00000000" w:rsidR="00000000" w:rsidRPr="00000000">
              <w:rPr>
                <w:sz w:val="20"/>
                <w:szCs w:val="20"/>
                <w:rtl w:val="0"/>
              </w:rPr>
              <w:t xml:space="preserve">3</w:t>
            </w:r>
          </w:p>
        </w:tc>
        <w:tc>
          <w:tcPr>
            <w:shd w:fill="ffff00" w:val="clear"/>
          </w:tcPr>
          <w:p w:rsidR="00000000" w:rsidDel="00000000" w:rsidP="00000000" w:rsidRDefault="00000000" w:rsidRPr="00000000" w14:paraId="00000E12">
            <w:pPr>
              <w:jc w:val="center"/>
              <w:rPr>
                <w:sz w:val="20"/>
                <w:szCs w:val="20"/>
              </w:rPr>
            </w:pPr>
            <w:r w:rsidDel="00000000" w:rsidR="00000000" w:rsidRPr="00000000">
              <w:rPr>
                <w:sz w:val="20"/>
                <w:szCs w:val="20"/>
                <w:rtl w:val="0"/>
              </w:rPr>
              <w:t xml:space="preserve">60</w:t>
            </w:r>
          </w:p>
        </w:tc>
        <w:tc>
          <w:tcPr>
            <w:shd w:fill="ffff00" w:val="clear"/>
          </w:tcPr>
          <w:p w:rsidR="00000000" w:rsidDel="00000000" w:rsidP="00000000" w:rsidRDefault="00000000" w:rsidRPr="00000000" w14:paraId="00000E13">
            <w:pPr>
              <w:jc w:val="center"/>
              <w:rPr>
                <w:sz w:val="20"/>
                <w:szCs w:val="20"/>
              </w:rPr>
            </w:pPr>
            <w:r w:rsidDel="00000000" w:rsidR="00000000" w:rsidRPr="00000000">
              <w:rPr>
                <w:sz w:val="20"/>
                <w:szCs w:val="20"/>
                <w:rtl w:val="0"/>
              </w:rPr>
              <w:t xml:space="preserve">80</w:t>
            </w:r>
          </w:p>
        </w:tc>
        <w:tc>
          <w:tcPr>
            <w:shd w:fill="ffff00" w:val="clear"/>
          </w:tcPr>
          <w:p w:rsidR="00000000" w:rsidDel="00000000" w:rsidP="00000000" w:rsidRDefault="00000000" w:rsidRPr="00000000" w14:paraId="00000E14">
            <w:pPr>
              <w:jc w:val="center"/>
              <w:rPr>
                <w:sz w:val="20"/>
                <w:szCs w:val="20"/>
              </w:rPr>
            </w:pPr>
            <w:r w:rsidDel="00000000" w:rsidR="00000000" w:rsidRPr="00000000">
              <w:rPr>
                <w:sz w:val="20"/>
                <w:szCs w:val="20"/>
                <w:rtl w:val="0"/>
              </w:rPr>
              <w:t xml:space="preserve">60</w:t>
            </w:r>
          </w:p>
          <w:p w:rsidR="00000000" w:rsidDel="00000000" w:rsidP="00000000" w:rsidRDefault="00000000" w:rsidRPr="00000000" w14:paraId="00000E15">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16">
            <w:pPr>
              <w:rPr>
                <w:sz w:val="20"/>
                <w:szCs w:val="20"/>
              </w:rPr>
            </w:pPr>
            <w:hyperlink r:id="rId94">
              <w:r w:rsidDel="00000000" w:rsidR="00000000" w:rsidRPr="00000000">
                <w:rPr>
                  <w:color w:val="1155cc"/>
                  <w:sz w:val="20"/>
                  <w:szCs w:val="20"/>
                  <w:u w:val="single"/>
                  <w:rtl w:val="0"/>
                </w:rPr>
                <w:t xml:space="preserve">https://drive.google.com/drive/folders/1D2b2lBTLxXgLV9z2Jg-TZ6KeXTAIhkai?usp=sharing</w:t>
              </w:r>
            </w:hyperlink>
            <w:r w:rsidDel="00000000" w:rsidR="00000000" w:rsidRPr="00000000">
              <w:rPr>
                <w:rtl w:val="0"/>
              </w:rPr>
            </w:r>
          </w:p>
          <w:p w:rsidR="00000000" w:rsidDel="00000000" w:rsidP="00000000" w:rsidRDefault="00000000" w:rsidRPr="00000000" w14:paraId="00000E17">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19">
            <w:pPr>
              <w:rPr>
                <w:b w:val="1"/>
                <w:bCs w:val="1"/>
                <w:sz w:val="20"/>
                <w:szCs w:val="20"/>
              </w:rPr>
            </w:pPr>
            <w:r w:rsidDel="00000000" w:rsidR="00000000" w:rsidRPr="00000000">
              <w:rPr>
                <w:b w:val="1"/>
                <w:bCs w:val="1"/>
                <w:sz w:val="20"/>
                <w:szCs w:val="20"/>
                <w:rtl w:val="0"/>
              </w:rPr>
              <w:t xml:space="preserve">Amiruddin</w:t>
            </w:r>
          </w:p>
        </w:tc>
        <w:tc>
          <w:tcPr>
            <w:shd w:fill="ffff00" w:val="clear"/>
          </w:tcPr>
          <w:p w:rsidR="00000000" w:rsidDel="00000000" w:rsidP="00000000" w:rsidRDefault="00000000" w:rsidRPr="00000000" w14:paraId="00000E1A">
            <w:pPr>
              <w:rPr>
                <w:sz w:val="20"/>
                <w:szCs w:val="20"/>
              </w:rPr>
            </w:pPr>
            <w:r w:rsidDel="00000000" w:rsidR="00000000" w:rsidRPr="00000000">
              <w:rPr>
                <w:sz w:val="20"/>
                <w:szCs w:val="20"/>
                <w:rtl w:val="0"/>
              </w:rPr>
              <w:t xml:space="preserve">Comparative Analysis of Usability, Performance, and Security of Open-Source, Windows-Based Password Manager Applications Based on ISO/IEC 25010</w:t>
            </w:r>
          </w:p>
        </w:tc>
        <w:tc>
          <w:tcPr>
            <w:shd w:fill="ffff00" w:val="clear"/>
          </w:tcPr>
          <w:p w:rsidR="00000000" w:rsidDel="00000000" w:rsidP="00000000" w:rsidRDefault="00000000" w:rsidRPr="00000000" w14:paraId="00000E1B">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1C">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1D">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1E">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1F">
            <w:pPr>
              <w:jc w:val="center"/>
              <w:rPr>
                <w:sz w:val="20"/>
                <w:szCs w:val="20"/>
              </w:rPr>
            </w:pPr>
            <w:r w:rsidDel="00000000" w:rsidR="00000000" w:rsidRPr="00000000">
              <w:rPr>
                <w:sz w:val="20"/>
                <w:szCs w:val="20"/>
                <w:rtl w:val="0"/>
              </w:rPr>
              <w:t xml:space="preserve">2,75</w:t>
            </w:r>
          </w:p>
        </w:tc>
        <w:tc>
          <w:tcPr>
            <w:shd w:fill="ffff00" w:val="clear"/>
          </w:tcPr>
          <w:p w:rsidR="00000000" w:rsidDel="00000000" w:rsidP="00000000" w:rsidRDefault="00000000" w:rsidRPr="00000000" w14:paraId="00000E20">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21">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22">
            <w:pPr>
              <w:rPr>
                <w:sz w:val="20"/>
                <w:szCs w:val="20"/>
              </w:rPr>
            </w:pPr>
            <w:hyperlink r:id="rId95">
              <w:r w:rsidDel="00000000" w:rsidR="00000000" w:rsidRPr="00000000">
                <w:rPr>
                  <w:color w:val="1155cc"/>
                  <w:sz w:val="20"/>
                  <w:szCs w:val="20"/>
                  <w:u w:val="single"/>
                  <w:rtl w:val="0"/>
                </w:rPr>
                <w:t xml:space="preserve">https://drive.google.com/drive/folders/1w_x0GmTPv8FZ34pUjaTddUj6SvItrt05?usp=sharing</w:t>
              </w:r>
            </w:hyperlink>
            <w:r w:rsidDel="00000000" w:rsidR="00000000" w:rsidRPr="00000000">
              <w:rPr>
                <w:rtl w:val="0"/>
              </w:rPr>
            </w:r>
          </w:p>
          <w:p w:rsidR="00000000" w:rsidDel="00000000" w:rsidP="00000000" w:rsidRDefault="00000000" w:rsidRPr="00000000" w14:paraId="00000E23">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25">
            <w:pPr>
              <w:rPr>
                <w:b w:val="1"/>
                <w:bCs w:val="1"/>
                <w:sz w:val="20"/>
                <w:szCs w:val="20"/>
              </w:rPr>
            </w:pPr>
            <w:r w:rsidDel="00000000" w:rsidR="00000000" w:rsidRPr="00000000">
              <w:rPr>
                <w:b w:val="1"/>
                <w:bCs w:val="1"/>
                <w:sz w:val="20"/>
                <w:szCs w:val="20"/>
                <w:rtl w:val="0"/>
              </w:rPr>
              <w:t xml:space="preserve">Amiruddin</w:t>
            </w:r>
          </w:p>
        </w:tc>
        <w:tc>
          <w:tcPr>
            <w:shd w:fill="ffff00" w:val="clear"/>
          </w:tcPr>
          <w:p w:rsidR="00000000" w:rsidDel="00000000" w:rsidP="00000000" w:rsidRDefault="00000000" w:rsidRPr="00000000" w14:paraId="00000E26">
            <w:pPr>
              <w:rPr>
                <w:sz w:val="20"/>
                <w:szCs w:val="20"/>
              </w:rPr>
            </w:pPr>
            <w:r w:rsidDel="00000000" w:rsidR="00000000" w:rsidRPr="00000000">
              <w:rPr>
                <w:sz w:val="20"/>
                <w:szCs w:val="20"/>
                <w:rtl w:val="0"/>
              </w:rPr>
              <w:t xml:space="preserve">A Case Study of Digital Forensic Readiness Level Measurement Using DiFRI Model</w:t>
            </w:r>
          </w:p>
        </w:tc>
        <w:tc>
          <w:tcPr>
            <w:shd w:fill="ffff00" w:val="clear"/>
          </w:tcPr>
          <w:p w:rsidR="00000000" w:rsidDel="00000000" w:rsidP="00000000" w:rsidRDefault="00000000" w:rsidRPr="00000000" w14:paraId="00000E27">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28">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29">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2A">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2B">
            <w:pPr>
              <w:jc w:val="center"/>
              <w:rPr>
                <w:sz w:val="20"/>
                <w:szCs w:val="20"/>
              </w:rPr>
            </w:pPr>
            <w:r w:rsidDel="00000000" w:rsidR="00000000" w:rsidRPr="00000000">
              <w:rPr>
                <w:sz w:val="20"/>
                <w:szCs w:val="20"/>
                <w:rtl w:val="0"/>
              </w:rPr>
              <w:t xml:space="preserve">2,75</w:t>
            </w:r>
          </w:p>
        </w:tc>
        <w:tc>
          <w:tcPr>
            <w:shd w:fill="ffff00" w:val="clear"/>
          </w:tcPr>
          <w:p w:rsidR="00000000" w:rsidDel="00000000" w:rsidP="00000000" w:rsidRDefault="00000000" w:rsidRPr="00000000" w14:paraId="00000E2C">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2D">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2E">
            <w:pPr>
              <w:rPr>
                <w:sz w:val="20"/>
                <w:szCs w:val="20"/>
              </w:rPr>
            </w:pPr>
            <w:hyperlink r:id="rId96">
              <w:r w:rsidDel="00000000" w:rsidR="00000000" w:rsidRPr="00000000">
                <w:rPr>
                  <w:color w:val="1155cc"/>
                  <w:sz w:val="20"/>
                  <w:szCs w:val="20"/>
                  <w:u w:val="single"/>
                  <w:rtl w:val="0"/>
                </w:rPr>
                <w:t xml:space="preserve">https://drive.google.com/drive/folders/1HC1CvEvXqhVksFx78dXyFEI3vdMcFJ4E?usp=sharing</w:t>
              </w:r>
            </w:hyperlink>
            <w:r w:rsidDel="00000000" w:rsidR="00000000" w:rsidRPr="00000000">
              <w:rPr>
                <w:rtl w:val="0"/>
              </w:rPr>
            </w:r>
          </w:p>
          <w:p w:rsidR="00000000" w:rsidDel="00000000" w:rsidP="00000000" w:rsidRDefault="00000000" w:rsidRPr="00000000" w14:paraId="00000E2F">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31">
            <w:pPr>
              <w:rPr>
                <w:b w:val="1"/>
                <w:bCs w:val="1"/>
                <w:sz w:val="20"/>
                <w:szCs w:val="20"/>
              </w:rPr>
            </w:pPr>
            <w:r w:rsidDel="00000000" w:rsidR="00000000" w:rsidRPr="00000000">
              <w:rPr>
                <w:b w:val="1"/>
                <w:bCs w:val="1"/>
                <w:sz w:val="20"/>
                <w:szCs w:val="20"/>
                <w:rtl w:val="0"/>
              </w:rPr>
              <w:t xml:space="preserve">Amiruddin</w:t>
            </w:r>
          </w:p>
        </w:tc>
        <w:tc>
          <w:tcPr>
            <w:shd w:fill="ffff00" w:val="clear"/>
          </w:tcPr>
          <w:p w:rsidR="00000000" w:rsidDel="00000000" w:rsidP="00000000" w:rsidRDefault="00000000" w:rsidRPr="00000000" w14:paraId="00000E32">
            <w:pPr>
              <w:rPr>
                <w:sz w:val="20"/>
                <w:szCs w:val="20"/>
              </w:rPr>
            </w:pPr>
            <w:r w:rsidDel="00000000" w:rsidR="00000000" w:rsidRPr="00000000">
              <w:rPr>
                <w:sz w:val="20"/>
                <w:szCs w:val="20"/>
                <w:rtl w:val="0"/>
              </w:rPr>
              <w:t xml:space="preserve">Tinjauan Strategis Keamanan Siber Indonesia-Teknologi Cloud dan Tata Kelola Data</w:t>
            </w:r>
          </w:p>
        </w:tc>
        <w:tc>
          <w:tcPr>
            <w:shd w:fill="ffff00" w:val="clear"/>
          </w:tcPr>
          <w:p w:rsidR="00000000" w:rsidDel="00000000" w:rsidP="00000000" w:rsidRDefault="00000000" w:rsidRPr="00000000" w14:paraId="00000E33">
            <w:pPr>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E34">
            <w:pPr>
              <w:jc w:val="center"/>
              <w:rPr>
                <w:sz w:val="20"/>
                <w:szCs w:val="20"/>
              </w:rPr>
            </w:pPr>
            <w:r w:rsidDel="00000000" w:rsidR="00000000" w:rsidRPr="00000000">
              <w:rPr>
                <w:sz w:val="20"/>
                <w:szCs w:val="20"/>
                <w:rtl w:val="0"/>
              </w:rPr>
              <w:t xml:space="preserve">UI-PSSN-Huawei</w:t>
            </w:r>
          </w:p>
        </w:tc>
        <w:tc>
          <w:tcPr>
            <w:shd w:fill="ffff00" w:val="clear"/>
          </w:tcPr>
          <w:p w:rsidR="00000000" w:rsidDel="00000000" w:rsidP="00000000" w:rsidRDefault="00000000" w:rsidRPr="00000000" w14:paraId="00000E35">
            <w:pPr>
              <w:jc w:val="center"/>
              <w:rPr>
                <w:sz w:val="20"/>
                <w:szCs w:val="20"/>
              </w:rPr>
            </w:pPr>
            <w:r w:rsidDel="00000000" w:rsidR="00000000" w:rsidRPr="00000000">
              <w:rPr>
                <w:sz w:val="20"/>
                <w:szCs w:val="20"/>
                <w:rtl w:val="0"/>
              </w:rPr>
              <w:t xml:space="preserve">I</w:t>
            </w:r>
          </w:p>
        </w:tc>
        <w:tc>
          <w:tcPr>
            <w:shd w:fill="ffff00" w:val="clear"/>
          </w:tcPr>
          <w:p w:rsidR="00000000" w:rsidDel="00000000" w:rsidP="00000000" w:rsidRDefault="00000000" w:rsidRPr="00000000" w14:paraId="00000E36">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37">
            <w:pPr>
              <w:jc w:val="center"/>
              <w:rPr>
                <w:sz w:val="20"/>
                <w:szCs w:val="20"/>
              </w:rPr>
            </w:pPr>
            <w:r w:rsidDel="00000000" w:rsidR="00000000" w:rsidRPr="00000000">
              <w:rPr>
                <w:sz w:val="20"/>
                <w:szCs w:val="20"/>
                <w:rtl w:val="0"/>
              </w:rPr>
              <w:t xml:space="preserve">147</w:t>
            </w:r>
          </w:p>
        </w:tc>
        <w:tc>
          <w:tcPr>
            <w:shd w:fill="ffff00" w:val="clear"/>
          </w:tcPr>
          <w:p w:rsidR="00000000" w:rsidDel="00000000" w:rsidP="00000000" w:rsidRDefault="00000000" w:rsidRPr="00000000" w14:paraId="00000E38">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39">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3A">
            <w:pPr>
              <w:rPr>
                <w:sz w:val="20"/>
                <w:szCs w:val="20"/>
              </w:rPr>
            </w:pPr>
            <w:hyperlink r:id="rId97">
              <w:r w:rsidDel="00000000" w:rsidR="00000000" w:rsidRPr="00000000">
                <w:rPr>
                  <w:color w:val="1155cc"/>
                  <w:sz w:val="20"/>
                  <w:szCs w:val="20"/>
                  <w:u w:val="single"/>
                  <w:rtl w:val="0"/>
                </w:rPr>
                <w:t xml:space="preserve">https://drive.google.com/drive/folders/1B5okV3SkrrY-WPpQG3vRRLktT2PLe6N2?usp=sharing</w:t>
              </w:r>
            </w:hyperlink>
            <w:r w:rsidDel="00000000" w:rsidR="00000000" w:rsidRPr="00000000">
              <w:rPr>
                <w:rtl w:val="0"/>
              </w:rPr>
            </w:r>
          </w:p>
          <w:p w:rsidR="00000000" w:rsidDel="00000000" w:rsidP="00000000" w:rsidRDefault="00000000" w:rsidRPr="00000000" w14:paraId="00000E3B">
            <w:pPr>
              <w:rPr>
                <w:sz w:val="20"/>
                <w:szCs w:val="20"/>
              </w:rPr>
            </w:pPr>
            <w:r w:rsidDel="00000000" w:rsidR="00000000" w:rsidRPr="00000000">
              <w:rPr>
                <w:rtl w:val="0"/>
              </w:rPr>
            </w:r>
          </w:p>
          <w:p w:rsidR="00000000" w:rsidDel="00000000" w:rsidP="00000000" w:rsidRDefault="00000000" w:rsidRPr="00000000" w14:paraId="00000E3C">
            <w:pPr>
              <w:rPr>
                <w:sz w:val="20"/>
                <w:szCs w:val="20"/>
              </w:rPr>
            </w:pPr>
            <w:hyperlink r:id="rId98">
              <w:r w:rsidDel="00000000" w:rsidR="00000000" w:rsidRPr="00000000">
                <w:rPr>
                  <w:color w:val="1155cc"/>
                  <w:sz w:val="20"/>
                  <w:szCs w:val="20"/>
                  <w:u w:val="single"/>
                  <w:rtl w:val="0"/>
                </w:rPr>
                <w:t xml:space="preserve">https://library.poltekssn.ac.id/?books=tinjauan-strategis-keamanan-siber-indonesia-teknologi-cloud-dan-tata-kelola-data&amp;utm_source=chatgpt.com</w:t>
              </w:r>
            </w:hyperlink>
            <w:r w:rsidDel="00000000" w:rsidR="00000000" w:rsidRPr="00000000">
              <w:rPr>
                <w:rtl w:val="0"/>
              </w:rPr>
            </w:r>
          </w:p>
          <w:p w:rsidR="00000000" w:rsidDel="00000000" w:rsidP="00000000" w:rsidRDefault="00000000" w:rsidRPr="00000000" w14:paraId="00000E3D">
            <w:pPr>
              <w:rPr>
                <w:sz w:val="20"/>
                <w:szCs w:val="20"/>
              </w:rPr>
            </w:pPr>
            <w:r w:rsidDel="00000000" w:rsidR="00000000" w:rsidRPr="00000000">
              <w:rPr>
                <w:rtl w:val="0"/>
              </w:rPr>
            </w:r>
          </w:p>
          <w:p w:rsidR="00000000" w:rsidDel="00000000" w:rsidP="00000000" w:rsidRDefault="00000000" w:rsidRPr="00000000" w14:paraId="00000E3E">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40">
            <w:pPr>
              <w:rPr>
                <w:b w:val="1"/>
                <w:bCs w:val="1"/>
                <w:sz w:val="20"/>
                <w:szCs w:val="20"/>
              </w:rPr>
            </w:pPr>
            <w:r w:rsidDel="00000000" w:rsidR="00000000" w:rsidRPr="00000000">
              <w:rPr>
                <w:b w:val="1"/>
                <w:bCs w:val="1"/>
                <w:sz w:val="20"/>
                <w:szCs w:val="20"/>
                <w:rtl w:val="0"/>
              </w:rPr>
              <w:t xml:space="preserve">Amiruddin</w:t>
            </w:r>
          </w:p>
        </w:tc>
        <w:tc>
          <w:tcPr>
            <w:shd w:fill="ffff00" w:val="clear"/>
          </w:tcPr>
          <w:p w:rsidR="00000000" w:rsidDel="00000000" w:rsidP="00000000" w:rsidRDefault="00000000" w:rsidRPr="00000000" w14:paraId="00000E41">
            <w:pPr>
              <w:rPr>
                <w:sz w:val="20"/>
                <w:szCs w:val="20"/>
              </w:rPr>
            </w:pPr>
            <w:commentRangeStart w:id="7"/>
            <w:r w:rsidDel="00000000" w:rsidR="00000000" w:rsidRPr="00000000">
              <w:rPr>
                <w:sz w:val="20"/>
                <w:szCs w:val="20"/>
                <w:rtl w:val="0"/>
              </w:rPr>
              <w:t xml:space="preserve">A Low-Cost Disk Imaging</w:t>
            </w:r>
          </w:p>
          <w:p w:rsidR="00000000" w:rsidDel="00000000" w:rsidP="00000000" w:rsidRDefault="00000000" w:rsidRPr="00000000" w14:paraId="00000E42">
            <w:pPr>
              <w:rPr>
                <w:sz w:val="20"/>
                <w:szCs w:val="20"/>
              </w:rPr>
            </w:pPr>
            <w:r w:rsidDel="00000000" w:rsidR="00000000" w:rsidRPr="00000000">
              <w:rPr>
                <w:sz w:val="20"/>
                <w:szCs w:val="20"/>
                <w:rtl w:val="0"/>
              </w:rPr>
              <w:t xml:space="preserve">Device Using Raspberry Pi 4</w:t>
            </w:r>
          </w:p>
          <w:p w:rsidR="00000000" w:rsidDel="00000000" w:rsidP="00000000" w:rsidRDefault="00000000" w:rsidRPr="00000000" w14:paraId="00000E43">
            <w:pPr>
              <w:rPr>
                <w:sz w:val="20"/>
                <w:szCs w:val="20"/>
              </w:rPr>
            </w:pPr>
            <w:r w:rsidDel="00000000" w:rsidR="00000000" w:rsidRPr="00000000">
              <w:rPr>
                <w:sz w:val="20"/>
                <w:szCs w:val="20"/>
                <w:rtl w:val="0"/>
              </w:rPr>
              <w:t xml:space="preserve">for Digital Forensics</w:t>
            </w:r>
            <w:commentRangeEnd w:id="7"/>
            <w:r w:rsidDel="00000000" w:rsidR="00000000" w:rsidRPr="00000000">
              <w:commentReference w:id="7"/>
            </w:r>
            <w:r w:rsidDel="00000000" w:rsidR="00000000" w:rsidRPr="00000000">
              <w:rPr>
                <w:rtl w:val="0"/>
              </w:rPr>
            </w:r>
          </w:p>
        </w:tc>
        <w:tc>
          <w:tcPr>
            <w:shd w:fill="ffff00" w:val="clear"/>
          </w:tcPr>
          <w:p w:rsidR="00000000" w:rsidDel="00000000" w:rsidP="00000000" w:rsidRDefault="00000000" w:rsidRPr="00000000" w14:paraId="00000E44">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45">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46">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47">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48">
            <w:pPr>
              <w:jc w:val="center"/>
              <w:rPr>
                <w:sz w:val="20"/>
                <w:szCs w:val="20"/>
              </w:rPr>
            </w:pPr>
            <w:r w:rsidDel="00000000" w:rsidR="00000000" w:rsidRPr="00000000">
              <w:rPr>
                <w:sz w:val="20"/>
                <w:szCs w:val="20"/>
                <w:rtl w:val="0"/>
              </w:rPr>
              <w:t xml:space="preserve">4</w:t>
            </w:r>
          </w:p>
        </w:tc>
        <w:tc>
          <w:tcPr>
            <w:shd w:fill="ffff00" w:val="clear"/>
          </w:tcPr>
          <w:p w:rsidR="00000000" w:rsidDel="00000000" w:rsidP="00000000" w:rsidRDefault="00000000" w:rsidRPr="00000000" w14:paraId="00000E49">
            <w:pPr>
              <w:rPr>
                <w:sz w:val="20"/>
                <w:szCs w:val="20"/>
              </w:rPr>
            </w:pPr>
            <w:r w:rsidDel="00000000" w:rsidR="00000000" w:rsidRPr="00000000">
              <w:rPr>
                <w:rtl w:val="0"/>
              </w:rPr>
            </w:r>
          </w:p>
        </w:tc>
        <w:tc>
          <w:tcPr>
            <w:shd w:fill="ffff00" w:val="clear"/>
          </w:tcPr>
          <w:p w:rsidR="00000000" w:rsidDel="00000000" w:rsidP="00000000" w:rsidRDefault="00000000" w:rsidRPr="00000000" w14:paraId="00000E4A">
            <w:pPr>
              <w:rPr>
                <w:sz w:val="20"/>
                <w:szCs w:val="20"/>
              </w:rPr>
            </w:pPr>
            <w:r w:rsidDel="00000000" w:rsidR="00000000" w:rsidRPr="00000000">
              <w:rPr>
                <w:rtl w:val="0"/>
              </w:rPr>
            </w:r>
          </w:p>
        </w:tc>
        <w:tc>
          <w:tcPr>
            <w:shd w:fill="ffff00" w:val="clear"/>
          </w:tcPr>
          <w:p w:rsidR="00000000" w:rsidDel="00000000" w:rsidP="00000000" w:rsidRDefault="00000000" w:rsidRPr="00000000" w14:paraId="00000E4B">
            <w:pPr>
              <w:rPr>
                <w:sz w:val="20"/>
                <w:szCs w:val="20"/>
              </w:rPr>
            </w:pPr>
            <w:hyperlink r:id="rId99">
              <w:r w:rsidDel="00000000" w:rsidR="00000000" w:rsidRPr="00000000">
                <w:rPr>
                  <w:color w:val="1155cc"/>
                  <w:sz w:val="20"/>
                  <w:szCs w:val="20"/>
                  <w:u w:val="single"/>
                  <w:rtl w:val="0"/>
                </w:rPr>
                <w:t xml:space="preserve">https://drive.google.com/drive/folders/1rvZi4y0qunwTShyjFwnWAZ9VCGjbSNpO?usp=sharing</w:t>
              </w:r>
            </w:hyperlink>
            <w:r w:rsidDel="00000000" w:rsidR="00000000" w:rsidRPr="00000000">
              <w:rPr>
                <w:rtl w:val="0"/>
              </w:rPr>
            </w:r>
          </w:p>
          <w:p w:rsidR="00000000" w:rsidDel="00000000" w:rsidP="00000000" w:rsidRDefault="00000000" w:rsidRPr="00000000" w14:paraId="00000E4C">
            <w:pPr>
              <w:rPr>
                <w:sz w:val="20"/>
                <w:szCs w:val="20"/>
              </w:rPr>
            </w:pPr>
            <w:r w:rsidDel="00000000" w:rsidR="00000000" w:rsidRPr="00000000">
              <w:rPr>
                <w:rtl w:val="0"/>
              </w:rPr>
            </w:r>
          </w:p>
          <w:p w:rsidR="00000000" w:rsidDel="00000000" w:rsidP="00000000" w:rsidRDefault="00000000" w:rsidRPr="00000000" w14:paraId="00000E4D">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4F">
            <w:pPr>
              <w:rPr>
                <w:b w:val="1"/>
                <w:bCs w:val="1"/>
                <w:sz w:val="20"/>
                <w:szCs w:val="20"/>
              </w:rPr>
            </w:pPr>
            <w:r w:rsidDel="00000000" w:rsidR="00000000" w:rsidRPr="00000000">
              <w:rPr>
                <w:b w:val="1"/>
                <w:bCs w:val="1"/>
                <w:sz w:val="20"/>
                <w:szCs w:val="20"/>
                <w:rtl w:val="0"/>
              </w:rPr>
              <w:t xml:space="preserve">Amiruddin</w:t>
            </w:r>
          </w:p>
        </w:tc>
        <w:tc>
          <w:tcPr>
            <w:shd w:fill="ffff00" w:val="clear"/>
          </w:tcPr>
          <w:p w:rsidR="00000000" w:rsidDel="00000000" w:rsidP="00000000" w:rsidRDefault="00000000" w:rsidRPr="00000000" w14:paraId="00000E50">
            <w:pPr>
              <w:rPr>
                <w:sz w:val="20"/>
                <w:szCs w:val="20"/>
              </w:rPr>
            </w:pPr>
            <w:r w:rsidDel="00000000" w:rsidR="00000000" w:rsidRPr="00000000">
              <w:rPr>
                <w:sz w:val="20"/>
                <w:szCs w:val="20"/>
                <w:rtl w:val="0"/>
              </w:rPr>
              <w:t xml:space="preserve">A Proposed Architecture for</w:t>
            </w:r>
          </w:p>
          <w:p w:rsidR="00000000" w:rsidDel="00000000" w:rsidP="00000000" w:rsidRDefault="00000000" w:rsidRPr="00000000" w14:paraId="00000E51">
            <w:pPr>
              <w:rPr>
                <w:sz w:val="20"/>
                <w:szCs w:val="20"/>
              </w:rPr>
            </w:pPr>
            <w:commentRangeStart w:id="8"/>
            <w:r w:rsidDel="00000000" w:rsidR="00000000" w:rsidRPr="00000000">
              <w:rPr>
                <w:sz w:val="20"/>
                <w:szCs w:val="20"/>
                <w:rtl w:val="0"/>
              </w:rPr>
              <w:t xml:space="preserve">The IDNat-Blockchain</w:t>
            </w:r>
            <w:commentRangeEnd w:id="8"/>
            <w:r w:rsidDel="00000000" w:rsidR="00000000" w:rsidRPr="00000000">
              <w:commentReference w:id="8"/>
            </w:r>
            <w:r w:rsidDel="00000000" w:rsidR="00000000" w:rsidRPr="00000000">
              <w:rPr>
                <w:rtl w:val="0"/>
              </w:rPr>
            </w:r>
          </w:p>
        </w:tc>
        <w:tc>
          <w:tcPr>
            <w:shd w:fill="ffff00" w:val="clear"/>
          </w:tcPr>
          <w:p w:rsidR="00000000" w:rsidDel="00000000" w:rsidP="00000000" w:rsidRDefault="00000000" w:rsidRPr="00000000" w14:paraId="00000E52">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53">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54">
            <w:pPr>
              <w:jc w:val="center"/>
              <w:rPr>
                <w:sz w:val="20"/>
                <w:szCs w:val="20"/>
              </w:rPr>
            </w:pPr>
            <w:r w:rsidDel="00000000" w:rsidR="00000000" w:rsidRPr="00000000">
              <w:rPr>
                <w:sz w:val="20"/>
                <w:szCs w:val="20"/>
                <w:rtl w:val="0"/>
              </w:rPr>
              <w:t xml:space="preserve"> L</w:t>
            </w:r>
          </w:p>
        </w:tc>
        <w:tc>
          <w:tcPr>
            <w:shd w:fill="ffff00" w:val="clear"/>
          </w:tcPr>
          <w:p w:rsidR="00000000" w:rsidDel="00000000" w:rsidP="00000000" w:rsidRDefault="00000000" w:rsidRPr="00000000" w14:paraId="00000E55">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56">
            <w:pPr>
              <w:jc w:val="center"/>
              <w:rPr>
                <w:sz w:val="20"/>
                <w:szCs w:val="20"/>
              </w:rPr>
            </w:pPr>
            <w:r w:rsidDel="00000000" w:rsidR="00000000" w:rsidRPr="00000000">
              <w:rPr>
                <w:sz w:val="20"/>
                <w:szCs w:val="20"/>
                <w:rtl w:val="0"/>
              </w:rPr>
              <w:t xml:space="preserve">4</w:t>
            </w:r>
          </w:p>
        </w:tc>
        <w:tc>
          <w:tcPr>
            <w:shd w:fill="ffff00" w:val="clear"/>
          </w:tcPr>
          <w:p w:rsidR="00000000" w:rsidDel="00000000" w:rsidP="00000000" w:rsidRDefault="00000000" w:rsidRPr="00000000" w14:paraId="00000E57">
            <w:pPr>
              <w:rPr>
                <w:sz w:val="20"/>
                <w:szCs w:val="20"/>
              </w:rPr>
            </w:pPr>
            <w:r w:rsidDel="00000000" w:rsidR="00000000" w:rsidRPr="00000000">
              <w:rPr>
                <w:rtl w:val="0"/>
              </w:rPr>
            </w:r>
          </w:p>
        </w:tc>
        <w:tc>
          <w:tcPr>
            <w:shd w:fill="ffff00" w:val="clear"/>
          </w:tcPr>
          <w:p w:rsidR="00000000" w:rsidDel="00000000" w:rsidP="00000000" w:rsidRDefault="00000000" w:rsidRPr="00000000" w14:paraId="00000E58">
            <w:pPr>
              <w:rPr>
                <w:sz w:val="20"/>
                <w:szCs w:val="20"/>
              </w:rPr>
            </w:pPr>
            <w:r w:rsidDel="00000000" w:rsidR="00000000" w:rsidRPr="00000000">
              <w:rPr>
                <w:rtl w:val="0"/>
              </w:rPr>
            </w:r>
          </w:p>
        </w:tc>
        <w:tc>
          <w:tcPr>
            <w:shd w:fill="ffff00" w:val="clear"/>
          </w:tcPr>
          <w:p w:rsidR="00000000" w:rsidDel="00000000" w:rsidP="00000000" w:rsidRDefault="00000000" w:rsidRPr="00000000" w14:paraId="00000E59">
            <w:pPr>
              <w:rPr>
                <w:sz w:val="20"/>
                <w:szCs w:val="20"/>
              </w:rPr>
            </w:pPr>
            <w:hyperlink r:id="rId100">
              <w:r w:rsidDel="00000000" w:rsidR="00000000" w:rsidRPr="00000000">
                <w:rPr>
                  <w:color w:val="1155cc"/>
                  <w:sz w:val="20"/>
                  <w:szCs w:val="20"/>
                  <w:u w:val="single"/>
                  <w:rtl w:val="0"/>
                </w:rPr>
                <w:t xml:space="preserve">https://drive.google.com/drive/folders/1Sg3oc_moNZVCTk1EL3945IOnk5wpTXiT?usp=sharing</w:t>
              </w:r>
            </w:hyperlink>
            <w:r w:rsidDel="00000000" w:rsidR="00000000" w:rsidRPr="00000000">
              <w:rPr>
                <w:rtl w:val="0"/>
              </w:rPr>
            </w:r>
          </w:p>
          <w:p w:rsidR="00000000" w:rsidDel="00000000" w:rsidP="00000000" w:rsidRDefault="00000000" w:rsidRPr="00000000" w14:paraId="00000E5A">
            <w:pPr>
              <w:rPr>
                <w:sz w:val="20"/>
                <w:szCs w:val="20"/>
              </w:rPr>
            </w:pPr>
            <w:r w:rsidDel="00000000" w:rsidR="00000000" w:rsidRPr="00000000">
              <w:rPr>
                <w:rtl w:val="0"/>
              </w:rPr>
            </w:r>
          </w:p>
          <w:p w:rsidR="00000000" w:rsidDel="00000000" w:rsidP="00000000" w:rsidRDefault="00000000" w:rsidRPr="00000000" w14:paraId="00000E5B">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5D">
            <w:pPr>
              <w:rPr>
                <w:b w:val="1"/>
                <w:bCs w:val="1"/>
                <w:sz w:val="20"/>
                <w:szCs w:val="20"/>
              </w:rPr>
            </w:pPr>
            <w:r w:rsidDel="00000000" w:rsidR="00000000" w:rsidRPr="00000000">
              <w:rPr>
                <w:b w:val="1"/>
                <w:bCs w:val="1"/>
                <w:sz w:val="20"/>
                <w:szCs w:val="20"/>
                <w:rtl w:val="0"/>
              </w:rPr>
              <w:t xml:space="preserve">Amiruddin</w:t>
            </w:r>
          </w:p>
        </w:tc>
        <w:tc>
          <w:tcPr>
            <w:shd w:fill="ffff00" w:val="clear"/>
          </w:tcPr>
          <w:p w:rsidR="00000000" w:rsidDel="00000000" w:rsidP="00000000" w:rsidRDefault="00000000" w:rsidRPr="00000000" w14:paraId="00000E5E">
            <w:pPr>
              <w:rPr>
                <w:sz w:val="20"/>
                <w:szCs w:val="20"/>
              </w:rPr>
            </w:pPr>
            <w:commentRangeStart w:id="9"/>
            <w:r w:rsidDel="00000000" w:rsidR="00000000" w:rsidRPr="00000000">
              <w:rPr>
                <w:sz w:val="20"/>
                <w:szCs w:val="20"/>
                <w:rtl w:val="0"/>
              </w:rPr>
              <w:t xml:space="preserve">Comparative Analysis of Machine Learning Models for Data Traffic Anomaly Detection Systems in Intrusion Detection Systems</w:t>
            </w:r>
          </w:p>
        </w:tc>
        <w:tc>
          <w:tcPr>
            <w:shd w:fill="ffff00" w:val="clear"/>
          </w:tcPr>
          <w:p w:rsidR="00000000" w:rsidDel="00000000" w:rsidP="00000000" w:rsidRDefault="00000000" w:rsidRPr="00000000" w14:paraId="00000E5F">
            <w:pPr>
              <w:jc w:val="center"/>
              <w:rPr>
                <w:sz w:val="20"/>
                <w:szCs w:val="20"/>
              </w:rPr>
            </w:pPr>
            <w:commentRangeEnd w:id="9"/>
            <w:r w:rsidDel="00000000" w:rsidR="00000000" w:rsidRPr="00000000">
              <w:commentReference w:id="9"/>
            </w:r>
            <w:r w:rsidDel="00000000" w:rsidR="00000000" w:rsidRPr="00000000">
              <w:rPr>
                <w:sz w:val="20"/>
                <w:szCs w:val="20"/>
                <w:rtl w:val="0"/>
              </w:rPr>
              <w:t xml:space="preserve">3</w:t>
            </w:r>
          </w:p>
        </w:tc>
        <w:tc>
          <w:tcPr>
            <w:shd w:fill="ffff00" w:val="clear"/>
          </w:tcPr>
          <w:p w:rsidR="00000000" w:rsidDel="00000000" w:rsidP="00000000" w:rsidRDefault="00000000" w:rsidRPr="00000000" w14:paraId="00000E60">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61">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62">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63">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64">
            <w:pPr>
              <w:jc w:val="center"/>
              <w:rPr>
                <w:sz w:val="20"/>
                <w:szCs w:val="20"/>
              </w:rPr>
            </w:pPr>
            <w:r w:rsidDel="00000000" w:rsidR="00000000" w:rsidRPr="00000000">
              <w:rPr>
                <w:sz w:val="20"/>
                <w:szCs w:val="20"/>
                <w:rtl w:val="0"/>
              </w:rPr>
              <w:t xml:space="preserve">3,5</w:t>
            </w:r>
          </w:p>
        </w:tc>
        <w:tc>
          <w:tcPr>
            <w:shd w:fill="ffff00" w:val="clear"/>
          </w:tcPr>
          <w:p w:rsidR="00000000" w:rsidDel="00000000" w:rsidP="00000000" w:rsidRDefault="00000000" w:rsidRPr="00000000" w14:paraId="00000E65">
            <w:pPr>
              <w:rPr>
                <w:sz w:val="20"/>
                <w:szCs w:val="20"/>
              </w:rPr>
            </w:pPr>
            <w:r w:rsidDel="00000000" w:rsidR="00000000" w:rsidRPr="00000000">
              <w:rPr>
                <w:rtl w:val="0"/>
              </w:rPr>
            </w:r>
          </w:p>
        </w:tc>
        <w:tc>
          <w:tcPr>
            <w:shd w:fill="ffff00" w:val="clear"/>
          </w:tcPr>
          <w:p w:rsidR="00000000" w:rsidDel="00000000" w:rsidP="00000000" w:rsidRDefault="00000000" w:rsidRPr="00000000" w14:paraId="00000E66">
            <w:pPr>
              <w:rPr>
                <w:sz w:val="20"/>
                <w:szCs w:val="20"/>
              </w:rPr>
            </w:pPr>
            <w:hyperlink r:id="rId101">
              <w:r w:rsidDel="00000000" w:rsidR="00000000" w:rsidRPr="00000000">
                <w:rPr>
                  <w:color w:val="1155cc"/>
                  <w:sz w:val="20"/>
                  <w:szCs w:val="20"/>
                  <w:u w:val="single"/>
                  <w:rtl w:val="0"/>
                </w:rPr>
                <w:t xml:space="preserve">https://drive.google.com/drive/folders/1zqMw92154HnRM8pc8Ii6fhJ6qtLu_c2r?usp=sharing</w:t>
              </w:r>
            </w:hyperlink>
            <w:r w:rsidDel="00000000" w:rsidR="00000000" w:rsidRPr="00000000">
              <w:rPr>
                <w:rtl w:val="0"/>
              </w:rPr>
            </w:r>
          </w:p>
          <w:p w:rsidR="00000000" w:rsidDel="00000000" w:rsidP="00000000" w:rsidRDefault="00000000" w:rsidRPr="00000000" w14:paraId="00000E67">
            <w:pPr>
              <w:rPr>
                <w:sz w:val="20"/>
                <w:szCs w:val="20"/>
              </w:rPr>
            </w:pPr>
            <w:r w:rsidDel="00000000" w:rsidR="00000000" w:rsidRPr="00000000">
              <w:rPr>
                <w:rtl w:val="0"/>
              </w:rPr>
            </w:r>
          </w:p>
        </w:tc>
      </w:tr>
      <w:tr>
        <w:trPr>
          <w:cantSplit w:val="0"/>
          <w:trHeight w:val="1364.8828125" w:hRule="atLeast"/>
          <w:tblHeader w:val="0"/>
        </w:trPr>
        <w:tc>
          <w:tcPr>
            <w:shd w:fill="ffff00" w:val="clear"/>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69">
            <w:pPr>
              <w:rPr>
                <w:b w:val="1"/>
                <w:bCs w:val="1"/>
                <w:sz w:val="20"/>
                <w:szCs w:val="20"/>
              </w:rPr>
            </w:pPr>
            <w:r w:rsidDel="00000000" w:rsidR="00000000" w:rsidRPr="00000000">
              <w:rPr>
                <w:b w:val="1"/>
                <w:bCs w:val="1"/>
                <w:sz w:val="20"/>
                <w:szCs w:val="20"/>
                <w:rtl w:val="0"/>
              </w:rPr>
              <w:t xml:space="preserve">Amiruddin</w:t>
            </w:r>
          </w:p>
        </w:tc>
        <w:tc>
          <w:tcPr>
            <w:shd w:fill="ffff00" w:val="clear"/>
          </w:tcPr>
          <w:p w:rsidR="00000000" w:rsidDel="00000000" w:rsidP="00000000" w:rsidRDefault="00000000" w:rsidRPr="00000000" w14:paraId="00000E6A">
            <w:pPr>
              <w:rPr>
                <w:sz w:val="20"/>
                <w:szCs w:val="20"/>
              </w:rPr>
            </w:pPr>
            <w:r w:rsidDel="00000000" w:rsidR="00000000" w:rsidRPr="00000000">
              <w:rPr>
                <w:sz w:val="20"/>
                <w:szCs w:val="20"/>
                <w:rtl w:val="0"/>
              </w:rPr>
              <w:t xml:space="preserve">Perancangan Rencana</w:t>
            </w:r>
          </w:p>
          <w:p w:rsidR="00000000" w:rsidDel="00000000" w:rsidP="00000000" w:rsidRDefault="00000000" w:rsidRPr="00000000" w14:paraId="00000E6B">
            <w:pPr>
              <w:rPr>
                <w:sz w:val="20"/>
                <w:szCs w:val="20"/>
              </w:rPr>
            </w:pPr>
            <w:r w:rsidDel="00000000" w:rsidR="00000000" w:rsidRPr="00000000">
              <w:rPr>
                <w:sz w:val="20"/>
                <w:szCs w:val="20"/>
                <w:rtl w:val="0"/>
              </w:rPr>
              <w:t xml:space="preserve">Pemulihan Bencana</w:t>
            </w:r>
          </w:p>
          <w:p w:rsidR="00000000" w:rsidDel="00000000" w:rsidP="00000000" w:rsidRDefault="00000000" w:rsidRPr="00000000" w14:paraId="00000E6C">
            <w:pPr>
              <w:rPr>
                <w:sz w:val="20"/>
                <w:szCs w:val="20"/>
              </w:rPr>
            </w:pPr>
            <w:r w:rsidDel="00000000" w:rsidR="00000000" w:rsidRPr="00000000">
              <w:rPr>
                <w:sz w:val="20"/>
                <w:szCs w:val="20"/>
                <w:rtl w:val="0"/>
              </w:rPr>
              <w:t xml:space="preserve">Menggunakan NIST SP 800-</w:t>
            </w:r>
          </w:p>
          <w:p w:rsidR="00000000" w:rsidDel="00000000" w:rsidP="00000000" w:rsidRDefault="00000000" w:rsidRPr="00000000" w14:paraId="00000E6D">
            <w:pPr>
              <w:rPr>
                <w:sz w:val="20"/>
                <w:szCs w:val="20"/>
              </w:rPr>
            </w:pPr>
            <w:r w:rsidDel="00000000" w:rsidR="00000000" w:rsidRPr="00000000">
              <w:rPr>
                <w:sz w:val="20"/>
                <w:szCs w:val="20"/>
                <w:rtl w:val="0"/>
              </w:rPr>
              <w:t xml:space="preserve">34 REV 1, NIST SP 800-53</w:t>
            </w:r>
          </w:p>
          <w:p w:rsidR="00000000" w:rsidDel="00000000" w:rsidP="00000000" w:rsidRDefault="00000000" w:rsidRPr="00000000" w14:paraId="00000E6E">
            <w:pPr>
              <w:rPr>
                <w:sz w:val="20"/>
                <w:szCs w:val="20"/>
              </w:rPr>
            </w:pPr>
            <w:r w:rsidDel="00000000" w:rsidR="00000000" w:rsidRPr="00000000">
              <w:rPr>
                <w:sz w:val="20"/>
                <w:szCs w:val="20"/>
                <w:rtl w:val="0"/>
              </w:rPr>
              <w:t xml:space="preserve">REV 5 DAN SNI 8799 (Studi</w:t>
            </w:r>
          </w:p>
          <w:p w:rsidR="00000000" w:rsidDel="00000000" w:rsidP="00000000" w:rsidRDefault="00000000" w:rsidRPr="00000000" w14:paraId="00000E6F">
            <w:pPr>
              <w:rPr>
                <w:sz w:val="20"/>
                <w:szCs w:val="20"/>
              </w:rPr>
            </w:pPr>
            <w:r w:rsidDel="00000000" w:rsidR="00000000" w:rsidRPr="00000000">
              <w:rPr>
                <w:sz w:val="20"/>
                <w:szCs w:val="20"/>
                <w:rtl w:val="0"/>
              </w:rPr>
              <w:t xml:space="preserve">Kasus : Unit TI XYZ)</w:t>
            </w:r>
          </w:p>
        </w:tc>
        <w:tc>
          <w:tcPr>
            <w:shd w:fill="ffff00" w:val="clear"/>
          </w:tcPr>
          <w:p w:rsidR="00000000" w:rsidDel="00000000" w:rsidP="00000000" w:rsidRDefault="00000000" w:rsidRPr="00000000" w14:paraId="00000E70">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71">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72">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73">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74">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75">
            <w:pPr>
              <w:jc w:val="center"/>
              <w:rPr>
                <w:sz w:val="20"/>
                <w:szCs w:val="20"/>
              </w:rPr>
            </w:pPr>
            <w:r w:rsidDel="00000000" w:rsidR="00000000" w:rsidRPr="00000000">
              <w:rPr>
                <w:sz w:val="20"/>
                <w:szCs w:val="20"/>
                <w:rtl w:val="0"/>
              </w:rPr>
              <w:t xml:space="preserve">0,5</w:t>
            </w:r>
          </w:p>
        </w:tc>
        <w:tc>
          <w:tcPr>
            <w:shd w:fill="ffff00" w:val="clear"/>
          </w:tcPr>
          <w:p w:rsidR="00000000" w:rsidDel="00000000" w:rsidP="00000000" w:rsidRDefault="00000000" w:rsidRPr="00000000" w14:paraId="00000E76">
            <w:pPr>
              <w:rPr>
                <w:sz w:val="20"/>
                <w:szCs w:val="20"/>
              </w:rPr>
            </w:pPr>
            <w:r w:rsidDel="00000000" w:rsidR="00000000" w:rsidRPr="00000000">
              <w:rPr>
                <w:rtl w:val="0"/>
              </w:rPr>
            </w:r>
          </w:p>
        </w:tc>
        <w:tc>
          <w:tcPr>
            <w:shd w:fill="ffff00" w:val="clear"/>
          </w:tcPr>
          <w:p w:rsidR="00000000" w:rsidDel="00000000" w:rsidP="00000000" w:rsidRDefault="00000000" w:rsidRPr="00000000" w14:paraId="00000E77">
            <w:pPr>
              <w:rPr>
                <w:sz w:val="20"/>
                <w:szCs w:val="20"/>
              </w:rPr>
            </w:pPr>
            <w:hyperlink r:id="rId102">
              <w:r w:rsidDel="00000000" w:rsidR="00000000" w:rsidRPr="00000000">
                <w:rPr>
                  <w:color w:val="1155cc"/>
                  <w:sz w:val="20"/>
                  <w:szCs w:val="20"/>
                  <w:u w:val="single"/>
                  <w:rtl w:val="0"/>
                </w:rPr>
                <w:t xml:space="preserve">https://drive.google.com/drive/folders/1YPkKXHZr4TgfIPEodZ-AJZzjhlWYXyL6?usp=sharing</w:t>
              </w:r>
            </w:hyperlink>
            <w:r w:rsidDel="00000000" w:rsidR="00000000" w:rsidRPr="00000000">
              <w:rPr>
                <w:rtl w:val="0"/>
              </w:rPr>
            </w:r>
          </w:p>
          <w:p w:rsidR="00000000" w:rsidDel="00000000" w:rsidP="00000000" w:rsidRDefault="00000000" w:rsidRPr="00000000" w14:paraId="00000E78">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7A">
            <w:pPr>
              <w:rPr>
                <w:b w:val="1"/>
                <w:bCs w:val="1"/>
                <w:sz w:val="20"/>
                <w:szCs w:val="20"/>
              </w:rPr>
            </w:pPr>
            <w:r w:rsidDel="00000000" w:rsidR="00000000" w:rsidRPr="00000000">
              <w:rPr>
                <w:b w:val="1"/>
                <w:bCs w:val="1"/>
                <w:sz w:val="20"/>
                <w:szCs w:val="20"/>
                <w:rtl w:val="0"/>
              </w:rPr>
              <w:t xml:space="preserve">Amiruddin</w:t>
            </w:r>
          </w:p>
        </w:tc>
        <w:tc>
          <w:tcPr>
            <w:shd w:fill="ffff00" w:val="clear"/>
          </w:tcPr>
          <w:p w:rsidR="00000000" w:rsidDel="00000000" w:rsidP="00000000" w:rsidRDefault="00000000" w:rsidRPr="00000000" w14:paraId="00000E7B">
            <w:pPr>
              <w:rPr>
                <w:sz w:val="20"/>
                <w:szCs w:val="20"/>
              </w:rPr>
            </w:pPr>
            <w:commentRangeStart w:id="10"/>
            <w:r w:rsidDel="00000000" w:rsidR="00000000" w:rsidRPr="00000000">
              <w:rPr>
                <w:sz w:val="20"/>
                <w:szCs w:val="20"/>
                <w:rtl w:val="0"/>
              </w:rPr>
              <w:t xml:space="preserve">A Digital Evidence Analysis of the Twinme Application on Android Based on INTERPOL Guidelines for Digital Forensics Laboratories</w:t>
            </w:r>
          </w:p>
        </w:tc>
        <w:tc>
          <w:tcPr>
            <w:shd w:fill="ffff00" w:val="clear"/>
          </w:tcPr>
          <w:p w:rsidR="00000000" w:rsidDel="00000000" w:rsidP="00000000" w:rsidRDefault="00000000" w:rsidRPr="00000000" w14:paraId="00000E7C">
            <w:pPr>
              <w:jc w:val="center"/>
              <w:rPr>
                <w:sz w:val="20"/>
                <w:szCs w:val="20"/>
              </w:rPr>
            </w:pPr>
            <w:commentRangeEnd w:id="10"/>
            <w:r w:rsidDel="00000000" w:rsidR="00000000" w:rsidRPr="00000000">
              <w:commentReference w:id="10"/>
            </w:r>
            <w:r w:rsidDel="00000000" w:rsidR="00000000" w:rsidRPr="00000000">
              <w:rPr>
                <w:sz w:val="20"/>
                <w:szCs w:val="20"/>
                <w:rtl w:val="0"/>
              </w:rPr>
              <w:t xml:space="preserve">2</w:t>
            </w:r>
          </w:p>
        </w:tc>
        <w:tc>
          <w:tcPr>
            <w:shd w:fill="ffff00" w:val="clear"/>
          </w:tcPr>
          <w:p w:rsidR="00000000" w:rsidDel="00000000" w:rsidP="00000000" w:rsidRDefault="00000000" w:rsidRPr="00000000" w14:paraId="00000E7D">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7E">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7F">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80">
            <w:pPr>
              <w:rPr>
                <w:sz w:val="20"/>
                <w:szCs w:val="20"/>
              </w:rPr>
            </w:pPr>
            <w:r w:rsidDel="00000000" w:rsidR="00000000" w:rsidRPr="00000000">
              <w:rPr>
                <w:rtl w:val="0"/>
              </w:rPr>
            </w:r>
          </w:p>
        </w:tc>
        <w:tc>
          <w:tcPr>
            <w:shd w:fill="ffff00" w:val="clear"/>
          </w:tcPr>
          <w:p w:rsidR="00000000" w:rsidDel="00000000" w:rsidP="00000000" w:rsidRDefault="00000000" w:rsidRPr="00000000" w14:paraId="00000E81">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82">
            <w:pPr>
              <w:jc w:val="center"/>
              <w:rPr>
                <w:sz w:val="20"/>
                <w:szCs w:val="20"/>
              </w:rPr>
            </w:pPr>
            <w:r w:rsidDel="00000000" w:rsidR="00000000" w:rsidRPr="00000000">
              <w:rPr>
                <w:sz w:val="20"/>
                <w:szCs w:val="20"/>
                <w:rtl w:val="0"/>
              </w:rPr>
              <w:t xml:space="preserve">16,7</w:t>
            </w:r>
          </w:p>
        </w:tc>
        <w:tc>
          <w:tcPr>
            <w:shd w:fill="ffff00" w:val="clear"/>
          </w:tcPr>
          <w:p w:rsidR="00000000" w:rsidDel="00000000" w:rsidP="00000000" w:rsidRDefault="00000000" w:rsidRPr="00000000" w14:paraId="00000E83">
            <w:pPr>
              <w:rPr>
                <w:sz w:val="20"/>
                <w:szCs w:val="20"/>
              </w:rPr>
            </w:pPr>
            <w:hyperlink r:id="rId103">
              <w:r w:rsidDel="00000000" w:rsidR="00000000" w:rsidRPr="00000000">
                <w:rPr>
                  <w:color w:val="1155cc"/>
                  <w:sz w:val="20"/>
                  <w:szCs w:val="20"/>
                  <w:u w:val="single"/>
                  <w:rtl w:val="0"/>
                </w:rPr>
                <w:t xml:space="preserve">https://drive.google.com/drive/folders/16XrthJ7L3zLo7pG4Yehz6-23Objv3rew?usp=sharing</w:t>
              </w:r>
            </w:hyperlink>
            <w:r w:rsidDel="00000000" w:rsidR="00000000" w:rsidRPr="00000000">
              <w:rPr>
                <w:rtl w:val="0"/>
              </w:rPr>
            </w:r>
          </w:p>
          <w:p w:rsidR="00000000" w:rsidDel="00000000" w:rsidP="00000000" w:rsidRDefault="00000000" w:rsidRPr="00000000" w14:paraId="00000E84">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86">
            <w:pPr>
              <w:rPr>
                <w:b w:val="1"/>
                <w:bCs w:val="1"/>
                <w:sz w:val="20"/>
                <w:szCs w:val="20"/>
              </w:rPr>
            </w:pPr>
            <w:r w:rsidDel="00000000" w:rsidR="00000000" w:rsidRPr="00000000">
              <w:rPr>
                <w:b w:val="1"/>
                <w:bCs w:val="1"/>
                <w:sz w:val="20"/>
                <w:szCs w:val="20"/>
                <w:rtl w:val="0"/>
              </w:rPr>
              <w:t xml:space="preserve">Arizal</w:t>
            </w:r>
          </w:p>
        </w:tc>
        <w:tc>
          <w:tcPr>
            <w:shd w:fill="ffff00" w:val="clear"/>
          </w:tcPr>
          <w:p w:rsidR="00000000" w:rsidDel="00000000" w:rsidP="00000000" w:rsidRDefault="00000000" w:rsidRPr="00000000" w14:paraId="00000E87">
            <w:pPr>
              <w:rPr>
                <w:b w:val="1"/>
                <w:bCs w:val="1"/>
                <w:sz w:val="20"/>
                <w:szCs w:val="20"/>
              </w:rPr>
            </w:pPr>
            <w:r w:rsidDel="00000000" w:rsidR="00000000" w:rsidRPr="00000000">
              <w:rPr>
                <w:sz w:val="20"/>
                <w:szCs w:val="20"/>
                <w:rtl w:val="0"/>
              </w:rPr>
              <w:t xml:space="preserve">I</w:t>
            </w:r>
            <w:r w:rsidDel="00000000" w:rsidR="00000000" w:rsidRPr="00000000">
              <w:rPr>
                <w:b w:val="1"/>
                <w:bCs w:val="1"/>
                <w:sz w:val="20"/>
                <w:szCs w:val="20"/>
                <w:rtl w:val="0"/>
              </w:rPr>
              <w:t xml:space="preserve">mpact Analysis of Crypto Miner Malware Attacks Using Android Debug Bridge (ADB) Vulnerabilities via TCP/IP on Android-Based Raspberry Pi 4 IoT Device</w:t>
            </w:r>
          </w:p>
        </w:tc>
        <w:tc>
          <w:tcPr>
            <w:shd w:fill="ffff00" w:val="clear"/>
          </w:tcPr>
          <w:p w:rsidR="00000000" w:rsidDel="00000000" w:rsidP="00000000" w:rsidRDefault="00000000" w:rsidRPr="00000000" w14:paraId="00000E88">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89">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8A">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8B">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8C">
            <w:pPr>
              <w:jc w:val="center"/>
              <w:rPr>
                <w:sz w:val="20"/>
                <w:szCs w:val="20"/>
              </w:rPr>
            </w:pPr>
            <w:r w:rsidDel="00000000" w:rsidR="00000000" w:rsidRPr="00000000">
              <w:rPr>
                <w:sz w:val="20"/>
                <w:szCs w:val="20"/>
                <w:rtl w:val="0"/>
              </w:rPr>
              <w:t xml:space="preserve">2,8</w:t>
            </w:r>
          </w:p>
        </w:tc>
        <w:tc>
          <w:tcPr>
            <w:shd w:fill="ffff00" w:val="clear"/>
          </w:tcPr>
          <w:p w:rsidR="00000000" w:rsidDel="00000000" w:rsidP="00000000" w:rsidRDefault="00000000" w:rsidRPr="00000000" w14:paraId="00000E8D">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8E">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8F">
            <w:pPr>
              <w:rPr>
                <w:sz w:val="20"/>
                <w:szCs w:val="20"/>
              </w:rPr>
            </w:pPr>
            <w:hyperlink r:id="rId104">
              <w:r w:rsidDel="00000000" w:rsidR="00000000" w:rsidRPr="00000000">
                <w:rPr>
                  <w:color w:val="1155cc"/>
                  <w:sz w:val="20"/>
                  <w:szCs w:val="20"/>
                  <w:u w:val="single"/>
                  <w:rtl w:val="0"/>
                </w:rPr>
                <w:t xml:space="preserve">https://drive.google.com/drive/folders/1s2Gm4T9m9kkG8QIguQyh3jdpMSziKFIt?usp=sharing</w:t>
              </w:r>
            </w:hyperlink>
            <w:r w:rsidDel="00000000" w:rsidR="00000000" w:rsidRPr="00000000">
              <w:rPr>
                <w:rtl w:val="0"/>
              </w:rPr>
            </w:r>
          </w:p>
          <w:p w:rsidR="00000000" w:rsidDel="00000000" w:rsidP="00000000" w:rsidRDefault="00000000" w:rsidRPr="00000000" w14:paraId="00000E90">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92">
            <w:pPr>
              <w:rPr>
                <w:b w:val="1"/>
                <w:bCs w:val="1"/>
                <w:sz w:val="20"/>
                <w:szCs w:val="20"/>
              </w:rPr>
            </w:pPr>
            <w:r w:rsidDel="00000000" w:rsidR="00000000" w:rsidRPr="00000000">
              <w:rPr>
                <w:b w:val="1"/>
                <w:bCs w:val="1"/>
                <w:sz w:val="20"/>
                <w:szCs w:val="20"/>
                <w:rtl w:val="0"/>
              </w:rPr>
              <w:t xml:space="preserve">Arizal</w:t>
            </w:r>
          </w:p>
        </w:tc>
        <w:tc>
          <w:tcPr>
            <w:shd w:fill="ffff00" w:val="clear"/>
          </w:tcPr>
          <w:p w:rsidR="00000000" w:rsidDel="00000000" w:rsidP="00000000" w:rsidRDefault="00000000" w:rsidRPr="00000000" w14:paraId="00000E93">
            <w:pPr>
              <w:rPr>
                <w:b w:val="1"/>
                <w:bCs w:val="1"/>
                <w:sz w:val="20"/>
                <w:szCs w:val="20"/>
              </w:rPr>
            </w:pPr>
            <w:r w:rsidDel="00000000" w:rsidR="00000000" w:rsidRPr="00000000">
              <w:rPr>
                <w:b w:val="1"/>
                <w:bCs w:val="1"/>
                <w:sz w:val="20"/>
                <w:szCs w:val="20"/>
                <w:rtl w:val="0"/>
              </w:rPr>
              <w:t xml:space="preserve">Implementation Cryptography</w:t>
            </w:r>
          </w:p>
          <w:p w:rsidR="00000000" w:rsidDel="00000000" w:rsidP="00000000" w:rsidRDefault="00000000" w:rsidRPr="00000000" w14:paraId="00000E94">
            <w:pPr>
              <w:rPr>
                <w:b w:val="1"/>
                <w:bCs w:val="1"/>
                <w:sz w:val="20"/>
                <w:szCs w:val="20"/>
              </w:rPr>
            </w:pPr>
            <w:r w:rsidDel="00000000" w:rsidR="00000000" w:rsidRPr="00000000">
              <w:rPr>
                <w:b w:val="1"/>
                <w:bCs w:val="1"/>
                <w:sz w:val="20"/>
                <w:szCs w:val="20"/>
                <w:rtl w:val="0"/>
              </w:rPr>
              <w:t xml:space="preserve">and Access Control on IoT-Based Warehouse Inventory Management System</w:t>
            </w:r>
          </w:p>
        </w:tc>
        <w:tc>
          <w:tcPr>
            <w:shd w:fill="ffff00" w:val="clear"/>
          </w:tcPr>
          <w:p w:rsidR="00000000" w:rsidDel="00000000" w:rsidP="00000000" w:rsidRDefault="00000000" w:rsidRPr="00000000" w14:paraId="00000E95">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96">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97">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98">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99">
            <w:pPr>
              <w:jc w:val="center"/>
              <w:rPr>
                <w:sz w:val="20"/>
                <w:szCs w:val="20"/>
              </w:rPr>
            </w:pPr>
            <w:r w:rsidDel="00000000" w:rsidR="00000000" w:rsidRPr="00000000">
              <w:rPr>
                <w:sz w:val="20"/>
                <w:szCs w:val="20"/>
                <w:rtl w:val="0"/>
              </w:rPr>
              <w:t xml:space="preserve">1,5</w:t>
            </w:r>
          </w:p>
        </w:tc>
        <w:tc>
          <w:tcPr>
            <w:shd w:fill="ffff00" w:val="clear"/>
          </w:tcPr>
          <w:p w:rsidR="00000000" w:rsidDel="00000000" w:rsidP="00000000" w:rsidRDefault="00000000" w:rsidRPr="00000000" w14:paraId="00000E9A">
            <w:pPr>
              <w:rPr>
                <w:sz w:val="20"/>
                <w:szCs w:val="20"/>
              </w:rPr>
            </w:pPr>
            <w:r w:rsidDel="00000000" w:rsidR="00000000" w:rsidRPr="00000000">
              <w:rPr>
                <w:rtl w:val="0"/>
              </w:rPr>
            </w:r>
          </w:p>
        </w:tc>
        <w:tc>
          <w:tcPr>
            <w:shd w:fill="ffff00" w:val="clear"/>
          </w:tcPr>
          <w:p w:rsidR="00000000" w:rsidDel="00000000" w:rsidP="00000000" w:rsidRDefault="00000000" w:rsidRPr="00000000" w14:paraId="00000E9B">
            <w:pPr>
              <w:rPr>
                <w:sz w:val="20"/>
                <w:szCs w:val="20"/>
              </w:rPr>
            </w:pPr>
            <w:r w:rsidDel="00000000" w:rsidR="00000000" w:rsidRPr="00000000">
              <w:rPr>
                <w:rtl w:val="0"/>
              </w:rPr>
            </w:r>
          </w:p>
        </w:tc>
        <w:tc>
          <w:tcPr>
            <w:shd w:fill="ffff00" w:val="clear"/>
          </w:tcPr>
          <w:p w:rsidR="00000000" w:rsidDel="00000000" w:rsidP="00000000" w:rsidRDefault="00000000" w:rsidRPr="00000000" w14:paraId="00000E9C">
            <w:pPr>
              <w:rPr>
                <w:sz w:val="20"/>
                <w:szCs w:val="20"/>
              </w:rPr>
            </w:pPr>
            <w:hyperlink r:id="rId105">
              <w:r w:rsidDel="00000000" w:rsidR="00000000" w:rsidRPr="00000000">
                <w:rPr>
                  <w:color w:val="1155cc"/>
                  <w:sz w:val="20"/>
                  <w:szCs w:val="20"/>
                  <w:u w:val="single"/>
                  <w:rtl w:val="0"/>
                </w:rPr>
                <w:t xml:space="preserve">https://drive.google.com/drive/folders/1uTsc_ZpSb_rkXxTkziV2btuXDdbdG7dE?usp=sharing</w:t>
              </w:r>
            </w:hyperlink>
            <w:r w:rsidDel="00000000" w:rsidR="00000000" w:rsidRPr="00000000">
              <w:rPr>
                <w:rtl w:val="0"/>
              </w:rPr>
            </w:r>
          </w:p>
          <w:p w:rsidR="00000000" w:rsidDel="00000000" w:rsidP="00000000" w:rsidRDefault="00000000" w:rsidRPr="00000000" w14:paraId="00000E9D">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b w:val="1"/>
                <w:bCs w:val="1"/>
                <w:i w:val="0"/>
                <w:iCs w:val="0"/>
                <w:smallCaps w:val="0"/>
                <w:strike w:val="0"/>
                <w:color w:val="000000"/>
                <w:sz w:val="22"/>
                <w:szCs w:val="22"/>
                <w:u w:val="none"/>
                <w:shd w:fill="auto" w:val="clear"/>
                <w:vertAlign w:val="baseline"/>
              </w:rPr>
            </w:pPr>
            <w:commentRangeStart w:id="11"/>
            <w:r w:rsidDel="00000000" w:rsidR="00000000" w:rsidRPr="00000000">
              <w:rPr>
                <w:rtl w:val="0"/>
              </w:rPr>
            </w:r>
          </w:p>
        </w:tc>
        <w:tc>
          <w:tcPr>
            <w:shd w:fill="ffff00" w:val="clear"/>
          </w:tcPr>
          <w:p w:rsidR="00000000" w:rsidDel="00000000" w:rsidP="00000000" w:rsidRDefault="00000000" w:rsidRPr="00000000" w14:paraId="00000E9F">
            <w:pPr>
              <w:rPr>
                <w:b w:val="1"/>
                <w:bCs w:val="1"/>
                <w:sz w:val="20"/>
                <w:szCs w:val="20"/>
              </w:rPr>
            </w:pPr>
            <w:r w:rsidDel="00000000" w:rsidR="00000000" w:rsidRPr="00000000">
              <w:rPr>
                <w:b w:val="1"/>
                <w:bCs w:val="1"/>
                <w:sz w:val="20"/>
                <w:szCs w:val="20"/>
                <w:rtl w:val="0"/>
              </w:rPr>
              <w:t xml:space="preserve">Arizal</w:t>
            </w:r>
          </w:p>
        </w:tc>
        <w:tc>
          <w:tcPr>
            <w:shd w:fill="ffff00" w:val="clear"/>
          </w:tcPr>
          <w:p w:rsidR="00000000" w:rsidDel="00000000" w:rsidP="00000000" w:rsidRDefault="00000000" w:rsidRPr="00000000" w14:paraId="00000EA0">
            <w:pPr>
              <w:rPr>
                <w:b w:val="1"/>
                <w:bCs w:val="1"/>
                <w:sz w:val="20"/>
                <w:szCs w:val="20"/>
              </w:rPr>
            </w:pPr>
            <w:r w:rsidDel="00000000" w:rsidR="00000000" w:rsidRPr="00000000">
              <w:rPr>
                <w:b w:val="1"/>
                <w:bCs w:val="1"/>
                <w:sz w:val="20"/>
                <w:szCs w:val="20"/>
                <w:rtl w:val="0"/>
              </w:rPr>
              <w:t xml:space="preserve">Zoea Crab Larva Counter</w:t>
            </w:r>
          </w:p>
          <w:p w:rsidR="00000000" w:rsidDel="00000000" w:rsidP="00000000" w:rsidRDefault="00000000" w:rsidRPr="00000000" w14:paraId="00000EA1">
            <w:pPr>
              <w:rPr>
                <w:b w:val="1"/>
                <w:bCs w:val="1"/>
                <w:sz w:val="20"/>
                <w:szCs w:val="20"/>
              </w:rPr>
            </w:pPr>
            <w:r w:rsidDel="00000000" w:rsidR="00000000" w:rsidRPr="00000000">
              <w:rPr>
                <w:b w:val="1"/>
                <w:bCs w:val="1"/>
                <w:sz w:val="20"/>
                <w:szCs w:val="20"/>
                <w:rtl w:val="0"/>
              </w:rPr>
              <w:t xml:space="preserve">(CLARCO) Based On Image</w:t>
            </w:r>
          </w:p>
          <w:p w:rsidR="00000000" w:rsidDel="00000000" w:rsidP="00000000" w:rsidRDefault="00000000" w:rsidRPr="00000000" w14:paraId="00000EA2">
            <w:pPr>
              <w:rPr>
                <w:b w:val="1"/>
                <w:bCs w:val="1"/>
                <w:sz w:val="20"/>
                <w:szCs w:val="20"/>
              </w:rPr>
            </w:pPr>
            <w:r w:rsidDel="00000000" w:rsidR="00000000" w:rsidRPr="00000000">
              <w:rPr>
                <w:b w:val="1"/>
                <w:bCs w:val="1"/>
                <w:sz w:val="20"/>
                <w:szCs w:val="20"/>
                <w:rtl w:val="0"/>
              </w:rPr>
              <w:t xml:space="preserve">Processing With Adaptive</w:t>
            </w:r>
          </w:p>
          <w:p w:rsidR="00000000" w:rsidDel="00000000" w:rsidP="00000000" w:rsidRDefault="00000000" w:rsidRPr="00000000" w14:paraId="00000EA3">
            <w:pPr>
              <w:rPr>
                <w:b w:val="1"/>
                <w:bCs w:val="1"/>
                <w:sz w:val="20"/>
                <w:szCs w:val="20"/>
              </w:rPr>
            </w:pPr>
            <w:r w:rsidDel="00000000" w:rsidR="00000000" w:rsidRPr="00000000">
              <w:rPr>
                <w:b w:val="1"/>
                <w:bCs w:val="1"/>
                <w:sz w:val="20"/>
                <w:szCs w:val="20"/>
                <w:rtl w:val="0"/>
              </w:rPr>
              <w:t xml:space="preserve">Gaussian Filter Algorithm</w:t>
            </w:r>
          </w:p>
          <w:p w:rsidR="00000000" w:rsidDel="00000000" w:rsidP="00000000" w:rsidRDefault="00000000" w:rsidRPr="00000000" w14:paraId="00000EA4">
            <w:pPr>
              <w:rPr>
                <w:b w:val="1"/>
                <w:bCs w:val="1"/>
                <w:sz w:val="20"/>
                <w:szCs w:val="20"/>
              </w:rPr>
            </w:pPr>
            <w:r w:rsidDel="00000000" w:rsidR="00000000" w:rsidRPr="00000000">
              <w:rPr>
                <w:b w:val="1"/>
                <w:bCs w:val="1"/>
                <w:sz w:val="20"/>
                <w:szCs w:val="20"/>
                <w:rtl w:val="0"/>
              </w:rPr>
              <w:t xml:space="preserve">And Blob Detection</w:t>
            </w:r>
          </w:p>
          <w:p w:rsidR="00000000" w:rsidDel="00000000" w:rsidP="00000000" w:rsidRDefault="00000000" w:rsidRPr="00000000" w14:paraId="00000EA5">
            <w:pPr>
              <w:rPr>
                <w:b w:val="1"/>
                <w:bCs w:val="1"/>
                <w:sz w:val="20"/>
                <w:szCs w:val="20"/>
              </w:rPr>
            </w:pPr>
            <w:r w:rsidDel="00000000" w:rsidR="00000000" w:rsidRPr="00000000">
              <w:rPr>
                <w:b w:val="1"/>
                <w:bCs w:val="1"/>
                <w:sz w:val="20"/>
                <w:szCs w:val="20"/>
                <w:rtl w:val="0"/>
              </w:rPr>
              <w:t xml:space="preserve">Technique</w:t>
            </w:r>
          </w:p>
        </w:tc>
        <w:tc>
          <w:tcPr>
            <w:shd w:fill="ffff00" w:val="clear"/>
          </w:tcPr>
          <w:p w:rsidR="00000000" w:rsidDel="00000000" w:rsidP="00000000" w:rsidRDefault="00000000" w:rsidRPr="00000000" w14:paraId="00000EA6">
            <w:pPr>
              <w:rPr>
                <w:sz w:val="20"/>
                <w:szCs w:val="20"/>
              </w:rPr>
            </w:pPr>
            <w:commentRangeEnd w:id="11"/>
            <w:r w:rsidDel="00000000" w:rsidR="00000000" w:rsidRPr="00000000">
              <w:commentReference w:id="11"/>
            </w:r>
            <w:r w:rsidDel="00000000" w:rsidR="00000000" w:rsidRPr="00000000">
              <w:rPr>
                <w:sz w:val="20"/>
                <w:szCs w:val="20"/>
                <w:rtl w:val="0"/>
              </w:rPr>
              <w:t xml:space="preserve">1</w:t>
            </w:r>
          </w:p>
        </w:tc>
        <w:tc>
          <w:tcPr>
            <w:shd w:fill="ffff00" w:val="clear"/>
          </w:tcPr>
          <w:p w:rsidR="00000000" w:rsidDel="00000000" w:rsidP="00000000" w:rsidRDefault="00000000" w:rsidRPr="00000000" w14:paraId="00000EA7">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A8">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A9">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AA">
            <w:pPr>
              <w:jc w:val="center"/>
              <w:rPr>
                <w:sz w:val="20"/>
                <w:szCs w:val="20"/>
              </w:rPr>
            </w:pPr>
            <w:r w:rsidDel="00000000" w:rsidR="00000000" w:rsidRPr="00000000">
              <w:rPr>
                <w:sz w:val="20"/>
                <w:szCs w:val="20"/>
                <w:rtl w:val="0"/>
              </w:rPr>
              <w:t xml:space="preserve">1,5</w:t>
            </w:r>
          </w:p>
        </w:tc>
        <w:tc>
          <w:tcPr>
            <w:shd w:fill="ffff00" w:val="clear"/>
          </w:tcPr>
          <w:p w:rsidR="00000000" w:rsidDel="00000000" w:rsidP="00000000" w:rsidRDefault="00000000" w:rsidRPr="00000000" w14:paraId="00000EAB">
            <w:pPr>
              <w:rPr>
                <w:sz w:val="20"/>
                <w:szCs w:val="20"/>
              </w:rPr>
            </w:pPr>
            <w:r w:rsidDel="00000000" w:rsidR="00000000" w:rsidRPr="00000000">
              <w:rPr>
                <w:rtl w:val="0"/>
              </w:rPr>
            </w:r>
          </w:p>
        </w:tc>
        <w:tc>
          <w:tcPr>
            <w:shd w:fill="ffff00" w:val="clear"/>
          </w:tcPr>
          <w:p w:rsidR="00000000" w:rsidDel="00000000" w:rsidP="00000000" w:rsidRDefault="00000000" w:rsidRPr="00000000" w14:paraId="00000EAC">
            <w:pPr>
              <w:rPr>
                <w:sz w:val="20"/>
                <w:szCs w:val="20"/>
              </w:rPr>
            </w:pPr>
            <w:r w:rsidDel="00000000" w:rsidR="00000000" w:rsidRPr="00000000">
              <w:rPr>
                <w:rtl w:val="0"/>
              </w:rPr>
            </w:r>
          </w:p>
        </w:tc>
        <w:tc>
          <w:tcPr>
            <w:shd w:fill="ffff00" w:val="clear"/>
          </w:tcPr>
          <w:p w:rsidR="00000000" w:rsidDel="00000000" w:rsidP="00000000" w:rsidRDefault="00000000" w:rsidRPr="00000000" w14:paraId="00000EAD">
            <w:pPr>
              <w:rPr>
                <w:sz w:val="20"/>
                <w:szCs w:val="20"/>
              </w:rPr>
            </w:pPr>
            <w:hyperlink r:id="rId106">
              <w:r w:rsidDel="00000000" w:rsidR="00000000" w:rsidRPr="00000000">
                <w:rPr>
                  <w:color w:val="1155cc"/>
                  <w:sz w:val="20"/>
                  <w:szCs w:val="20"/>
                  <w:u w:val="single"/>
                  <w:rtl w:val="0"/>
                </w:rPr>
                <w:t xml:space="preserve">https://drive.google.com/drive/folders/1sZZrDpj3oQGhQhzLA7cuYYrupD2OSaaj?usp=sharing</w:t>
              </w:r>
            </w:hyperlink>
            <w:r w:rsidDel="00000000" w:rsidR="00000000" w:rsidRPr="00000000">
              <w:rPr>
                <w:rtl w:val="0"/>
              </w:rPr>
            </w:r>
          </w:p>
          <w:p w:rsidR="00000000" w:rsidDel="00000000" w:rsidP="00000000" w:rsidRDefault="00000000" w:rsidRPr="00000000" w14:paraId="00000EAE">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B0">
            <w:pPr>
              <w:rPr>
                <w:b w:val="1"/>
                <w:bCs w:val="1"/>
                <w:sz w:val="20"/>
                <w:szCs w:val="20"/>
              </w:rPr>
            </w:pPr>
            <w:r w:rsidDel="00000000" w:rsidR="00000000" w:rsidRPr="00000000">
              <w:rPr>
                <w:b w:val="1"/>
                <w:bCs w:val="1"/>
                <w:sz w:val="20"/>
                <w:szCs w:val="20"/>
                <w:rtl w:val="0"/>
              </w:rPr>
              <w:t xml:space="preserve">Arizal</w:t>
            </w:r>
          </w:p>
        </w:tc>
        <w:tc>
          <w:tcPr>
            <w:shd w:fill="ffff00" w:val="clear"/>
          </w:tcPr>
          <w:p w:rsidR="00000000" w:rsidDel="00000000" w:rsidP="00000000" w:rsidRDefault="00000000" w:rsidRPr="00000000" w14:paraId="00000EB1">
            <w:pPr>
              <w:rPr>
                <w:b w:val="1"/>
                <w:bCs w:val="1"/>
                <w:sz w:val="20"/>
                <w:szCs w:val="20"/>
              </w:rPr>
            </w:pPr>
            <w:r w:rsidDel="00000000" w:rsidR="00000000" w:rsidRPr="00000000">
              <w:rPr>
                <w:b w:val="1"/>
                <w:bCs w:val="1"/>
                <w:sz w:val="20"/>
                <w:szCs w:val="20"/>
                <w:rtl w:val="0"/>
              </w:rPr>
              <w:t xml:space="preserve">SIGNIN: The Digital Signature and File Verification Management Application Using Secure Rapid Application Development Approach</w:t>
            </w:r>
          </w:p>
        </w:tc>
        <w:tc>
          <w:tcPr>
            <w:shd w:fill="ffff00" w:val="clear"/>
          </w:tcPr>
          <w:p w:rsidR="00000000" w:rsidDel="00000000" w:rsidP="00000000" w:rsidRDefault="00000000" w:rsidRPr="00000000" w14:paraId="00000EB2">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B3">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B4">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B5">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B6">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B7">
            <w:pPr>
              <w:jc w:val="center"/>
              <w:rPr>
                <w:sz w:val="20"/>
                <w:szCs w:val="20"/>
              </w:rPr>
            </w:pPr>
            <w:r w:rsidDel="00000000" w:rsidR="00000000" w:rsidRPr="00000000">
              <w:rPr>
                <w:sz w:val="20"/>
                <w:szCs w:val="20"/>
                <w:rtl w:val="0"/>
              </w:rPr>
              <w:t xml:space="preserve">6,6</w:t>
            </w:r>
          </w:p>
        </w:tc>
        <w:tc>
          <w:tcPr>
            <w:shd w:fill="ffff00" w:val="clear"/>
          </w:tcPr>
          <w:p w:rsidR="00000000" w:rsidDel="00000000" w:rsidP="00000000" w:rsidRDefault="00000000" w:rsidRPr="00000000" w14:paraId="00000EB8">
            <w:pPr>
              <w:rPr>
                <w:sz w:val="20"/>
                <w:szCs w:val="20"/>
              </w:rPr>
            </w:pPr>
            <w:r w:rsidDel="00000000" w:rsidR="00000000" w:rsidRPr="00000000">
              <w:rPr>
                <w:rtl w:val="0"/>
              </w:rPr>
            </w:r>
          </w:p>
        </w:tc>
        <w:tc>
          <w:tcPr>
            <w:shd w:fill="ffff00" w:val="clear"/>
          </w:tcPr>
          <w:p w:rsidR="00000000" w:rsidDel="00000000" w:rsidP="00000000" w:rsidRDefault="00000000" w:rsidRPr="00000000" w14:paraId="00000EB9">
            <w:pPr>
              <w:rPr>
                <w:sz w:val="20"/>
                <w:szCs w:val="20"/>
              </w:rPr>
            </w:pPr>
            <w:hyperlink r:id="rId107">
              <w:r w:rsidDel="00000000" w:rsidR="00000000" w:rsidRPr="00000000">
                <w:rPr>
                  <w:color w:val="1155cc"/>
                  <w:sz w:val="20"/>
                  <w:szCs w:val="20"/>
                  <w:u w:val="single"/>
                  <w:rtl w:val="0"/>
                </w:rPr>
                <w:t xml:space="preserve">https://drive.google.com/drive/folders/1yTDT6q4E7iUfGAcwctHgRwx64bohSk-Y?usp=sharing</w:t>
              </w:r>
            </w:hyperlink>
            <w:r w:rsidDel="00000000" w:rsidR="00000000" w:rsidRPr="00000000">
              <w:rPr>
                <w:rtl w:val="0"/>
              </w:rPr>
            </w:r>
          </w:p>
          <w:p w:rsidR="00000000" w:rsidDel="00000000" w:rsidP="00000000" w:rsidRDefault="00000000" w:rsidRPr="00000000" w14:paraId="00000EBA">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BC">
            <w:pPr>
              <w:rPr>
                <w:b w:val="1"/>
                <w:bCs w:val="1"/>
                <w:sz w:val="20"/>
                <w:szCs w:val="20"/>
              </w:rPr>
            </w:pPr>
            <w:r w:rsidDel="00000000" w:rsidR="00000000" w:rsidRPr="00000000">
              <w:rPr>
                <w:b w:val="1"/>
                <w:bCs w:val="1"/>
                <w:sz w:val="20"/>
                <w:szCs w:val="20"/>
                <w:rtl w:val="0"/>
              </w:rPr>
              <w:t xml:space="preserve">Arizal</w:t>
            </w:r>
          </w:p>
        </w:tc>
        <w:tc>
          <w:tcPr>
            <w:shd w:fill="ffff00" w:val="clear"/>
          </w:tcPr>
          <w:p w:rsidR="00000000" w:rsidDel="00000000" w:rsidP="00000000" w:rsidRDefault="00000000" w:rsidRPr="00000000" w14:paraId="00000EBD">
            <w:pPr>
              <w:rPr>
                <w:b w:val="1"/>
                <w:bCs w:val="1"/>
                <w:sz w:val="20"/>
                <w:szCs w:val="20"/>
              </w:rPr>
            </w:pPr>
            <w:r w:rsidDel="00000000" w:rsidR="00000000" w:rsidRPr="00000000">
              <w:rPr>
                <w:b w:val="1"/>
                <w:bCs w:val="1"/>
                <w:sz w:val="20"/>
                <w:szCs w:val="20"/>
                <w:rtl w:val="0"/>
              </w:rPr>
              <w:t xml:space="preserve">Comparative Analysis of Forensic Results of File Deletion Tools on Windows</w:t>
            </w:r>
          </w:p>
        </w:tc>
        <w:tc>
          <w:tcPr>
            <w:shd w:fill="ffff00" w:val="clear"/>
          </w:tcPr>
          <w:p w:rsidR="00000000" w:rsidDel="00000000" w:rsidP="00000000" w:rsidRDefault="00000000" w:rsidRPr="00000000" w14:paraId="00000EBE">
            <w:pPr>
              <w:rPr>
                <w:sz w:val="20"/>
                <w:szCs w:val="20"/>
              </w:rPr>
            </w:pPr>
            <w:r w:rsidDel="00000000" w:rsidR="00000000" w:rsidRPr="00000000">
              <w:rPr>
                <w:sz w:val="20"/>
                <w:szCs w:val="20"/>
                <w:rtl w:val="0"/>
              </w:rPr>
              <w:t xml:space="preserve">3</w:t>
            </w:r>
          </w:p>
        </w:tc>
        <w:tc>
          <w:tcPr>
            <w:shd w:fill="ffff00" w:val="clear"/>
          </w:tcPr>
          <w:p w:rsidR="00000000" w:rsidDel="00000000" w:rsidP="00000000" w:rsidRDefault="00000000" w:rsidRPr="00000000" w14:paraId="00000EBF">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C0">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C1">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C2">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C3">
            <w:pPr>
              <w:jc w:val="center"/>
              <w:rPr>
                <w:sz w:val="20"/>
                <w:szCs w:val="20"/>
              </w:rPr>
            </w:pPr>
            <w:r w:rsidDel="00000000" w:rsidR="00000000" w:rsidRPr="00000000">
              <w:rPr>
                <w:sz w:val="20"/>
                <w:szCs w:val="20"/>
                <w:rtl w:val="0"/>
              </w:rPr>
              <w:t xml:space="preserve">15</w:t>
            </w:r>
          </w:p>
        </w:tc>
        <w:tc>
          <w:tcPr>
            <w:shd w:fill="ffff00" w:val="clear"/>
          </w:tcPr>
          <w:p w:rsidR="00000000" w:rsidDel="00000000" w:rsidP="00000000" w:rsidRDefault="00000000" w:rsidRPr="00000000" w14:paraId="00000EC4">
            <w:pPr>
              <w:rPr>
                <w:sz w:val="20"/>
                <w:szCs w:val="20"/>
              </w:rPr>
            </w:pPr>
            <w:r w:rsidDel="00000000" w:rsidR="00000000" w:rsidRPr="00000000">
              <w:rPr>
                <w:rtl w:val="0"/>
              </w:rPr>
            </w:r>
          </w:p>
        </w:tc>
        <w:tc>
          <w:tcPr>
            <w:shd w:fill="ffff00" w:val="clear"/>
          </w:tcPr>
          <w:p w:rsidR="00000000" w:rsidDel="00000000" w:rsidP="00000000" w:rsidRDefault="00000000" w:rsidRPr="00000000" w14:paraId="00000EC5">
            <w:pPr>
              <w:rPr>
                <w:sz w:val="20"/>
                <w:szCs w:val="20"/>
              </w:rPr>
            </w:pPr>
            <w:hyperlink r:id="rId108">
              <w:r w:rsidDel="00000000" w:rsidR="00000000" w:rsidRPr="00000000">
                <w:rPr>
                  <w:color w:val="1155cc"/>
                  <w:sz w:val="20"/>
                  <w:szCs w:val="20"/>
                  <w:u w:val="single"/>
                  <w:rtl w:val="0"/>
                </w:rPr>
                <w:t xml:space="preserve">https://drive.google.com/drive/folders/1Cxd7wDNhLlCURxyy7D34P5Hoqo5EbHTs?usp=sharing</w:t>
              </w:r>
            </w:hyperlink>
            <w:r w:rsidDel="00000000" w:rsidR="00000000" w:rsidRPr="00000000">
              <w:rPr>
                <w:rtl w:val="0"/>
              </w:rPr>
            </w:r>
          </w:p>
          <w:p w:rsidR="00000000" w:rsidDel="00000000" w:rsidP="00000000" w:rsidRDefault="00000000" w:rsidRPr="00000000" w14:paraId="00000EC6">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C8">
            <w:pPr>
              <w:rPr>
                <w:sz w:val="20"/>
                <w:szCs w:val="20"/>
              </w:rPr>
            </w:pPr>
            <w:r w:rsidDel="00000000" w:rsidR="00000000" w:rsidRPr="00000000">
              <w:rPr>
                <w:sz w:val="20"/>
                <w:szCs w:val="20"/>
                <w:rtl w:val="0"/>
              </w:rPr>
              <w:t xml:space="preserve">Arizal</w:t>
            </w:r>
          </w:p>
        </w:tc>
        <w:tc>
          <w:tcPr>
            <w:shd w:fill="ffff00" w:val="clear"/>
          </w:tcPr>
          <w:p w:rsidR="00000000" w:rsidDel="00000000" w:rsidP="00000000" w:rsidRDefault="00000000" w:rsidRPr="00000000" w14:paraId="00000EC9">
            <w:pPr>
              <w:rPr>
                <w:sz w:val="20"/>
                <w:szCs w:val="20"/>
              </w:rPr>
            </w:pPr>
            <w:r w:rsidDel="00000000" w:rsidR="00000000" w:rsidRPr="00000000">
              <w:rPr>
                <w:sz w:val="20"/>
                <w:szCs w:val="20"/>
                <w:rtl w:val="0"/>
              </w:rPr>
              <w:t xml:space="preserve">Sistem Informasi E-katalog Terintegrasi QRCode Berbasis Website untuk Pemasaran Produk Furniture</w:t>
            </w:r>
          </w:p>
        </w:tc>
        <w:tc>
          <w:tcPr>
            <w:shd w:fill="ffff00" w:val="clear"/>
          </w:tcPr>
          <w:p w:rsidR="00000000" w:rsidDel="00000000" w:rsidP="00000000" w:rsidRDefault="00000000" w:rsidRPr="00000000" w14:paraId="00000ECA">
            <w:pPr>
              <w:rPr>
                <w:sz w:val="20"/>
                <w:szCs w:val="20"/>
              </w:rPr>
            </w:pPr>
            <w:r w:rsidDel="00000000" w:rsidR="00000000" w:rsidRPr="00000000">
              <w:rPr>
                <w:sz w:val="20"/>
                <w:szCs w:val="20"/>
                <w:rtl w:val="0"/>
              </w:rPr>
              <w:t xml:space="preserve">6</w:t>
            </w:r>
          </w:p>
        </w:tc>
        <w:tc>
          <w:tcPr>
            <w:shd w:fill="ffff00" w:val="clear"/>
          </w:tcPr>
          <w:p w:rsidR="00000000" w:rsidDel="00000000" w:rsidP="00000000" w:rsidRDefault="00000000" w:rsidRPr="00000000" w14:paraId="00000ECB">
            <w:pPr>
              <w:jc w:val="center"/>
              <w:rPr>
                <w:sz w:val="20"/>
                <w:szCs w:val="20"/>
              </w:rPr>
            </w:pPr>
            <w:r w:rsidDel="00000000" w:rsidR="00000000" w:rsidRPr="00000000">
              <w:rPr>
                <w:sz w:val="20"/>
                <w:szCs w:val="20"/>
                <w:rtl w:val="0"/>
              </w:rPr>
              <w:t xml:space="preserve">UNHAS - PSSN</w:t>
            </w:r>
          </w:p>
        </w:tc>
        <w:tc>
          <w:tcPr>
            <w:shd w:fill="ffff00" w:val="clear"/>
          </w:tcPr>
          <w:p w:rsidR="00000000" w:rsidDel="00000000" w:rsidP="00000000" w:rsidRDefault="00000000" w:rsidRPr="00000000" w14:paraId="00000ECC">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0ECD">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CE">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CF">
            <w:pPr>
              <w:jc w:val="center"/>
              <w:rPr>
                <w:sz w:val="20"/>
                <w:szCs w:val="20"/>
              </w:rPr>
            </w:pPr>
            <w:r w:rsidDel="00000000" w:rsidR="00000000" w:rsidRPr="00000000">
              <w:rPr>
                <w:sz w:val="20"/>
                <w:szCs w:val="20"/>
                <w:rtl w:val="0"/>
              </w:rPr>
              <w:t xml:space="preserve">0,5</w:t>
            </w:r>
          </w:p>
        </w:tc>
        <w:tc>
          <w:tcPr>
            <w:shd w:fill="ffff00" w:val="clear"/>
          </w:tcPr>
          <w:p w:rsidR="00000000" w:rsidDel="00000000" w:rsidP="00000000" w:rsidRDefault="00000000" w:rsidRPr="00000000" w14:paraId="00000ED0">
            <w:pPr>
              <w:rPr>
                <w:sz w:val="20"/>
                <w:szCs w:val="20"/>
              </w:rPr>
            </w:pPr>
            <w:r w:rsidDel="00000000" w:rsidR="00000000" w:rsidRPr="00000000">
              <w:rPr>
                <w:rtl w:val="0"/>
              </w:rPr>
            </w:r>
          </w:p>
        </w:tc>
        <w:tc>
          <w:tcPr>
            <w:shd w:fill="ffff00" w:val="clear"/>
          </w:tcPr>
          <w:p w:rsidR="00000000" w:rsidDel="00000000" w:rsidP="00000000" w:rsidRDefault="00000000" w:rsidRPr="00000000" w14:paraId="00000ED1">
            <w:pPr>
              <w:rPr>
                <w:sz w:val="20"/>
                <w:szCs w:val="20"/>
              </w:rPr>
            </w:pPr>
            <w:hyperlink r:id="rId109">
              <w:r w:rsidDel="00000000" w:rsidR="00000000" w:rsidRPr="00000000">
                <w:rPr>
                  <w:color w:val="1155cc"/>
                  <w:sz w:val="20"/>
                  <w:szCs w:val="20"/>
                  <w:u w:val="single"/>
                  <w:rtl w:val="0"/>
                </w:rPr>
                <w:t xml:space="preserve">https://drive.google.com/drive/folders/1tZUIfFh7I7BpFL-w4aTp-Glay6XYopsP?usp=sharing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D2">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D3">
            <w:pPr>
              <w:rPr>
                <w:sz w:val="20"/>
                <w:szCs w:val="20"/>
              </w:rPr>
            </w:pPr>
            <w:r w:rsidDel="00000000" w:rsidR="00000000" w:rsidRPr="00000000">
              <w:rPr>
                <w:sz w:val="20"/>
                <w:szCs w:val="20"/>
                <w:rtl w:val="0"/>
              </w:rPr>
              <w:t xml:space="preserve">Arizal</w:t>
            </w:r>
          </w:p>
        </w:tc>
        <w:tc>
          <w:tcPr>
            <w:shd w:fill="ffff00" w:val="clear"/>
          </w:tcPr>
          <w:p w:rsidR="00000000" w:rsidDel="00000000" w:rsidP="00000000" w:rsidRDefault="00000000" w:rsidRPr="00000000" w14:paraId="00000ED4">
            <w:pPr>
              <w:rPr>
                <w:sz w:val="20"/>
                <w:szCs w:val="20"/>
              </w:rPr>
            </w:pPr>
            <w:r w:rsidDel="00000000" w:rsidR="00000000" w:rsidRPr="00000000">
              <w:rPr>
                <w:sz w:val="20"/>
                <w:szCs w:val="20"/>
                <w:rtl w:val="0"/>
              </w:rPr>
              <w:t xml:space="preserve">Irigasi Pintar (Smart</w:t>
            </w:r>
          </w:p>
          <w:p w:rsidR="00000000" w:rsidDel="00000000" w:rsidP="00000000" w:rsidRDefault="00000000" w:rsidRPr="00000000" w14:paraId="00000ED5">
            <w:pPr>
              <w:rPr>
                <w:sz w:val="20"/>
                <w:szCs w:val="20"/>
              </w:rPr>
            </w:pPr>
            <w:r w:rsidDel="00000000" w:rsidR="00000000" w:rsidRPr="00000000">
              <w:rPr>
                <w:sz w:val="20"/>
                <w:szCs w:val="20"/>
                <w:rtl w:val="0"/>
              </w:rPr>
              <w:t xml:space="preserve">Irrigation) Kota Solok</w:t>
            </w:r>
          </w:p>
        </w:tc>
        <w:tc>
          <w:tcPr>
            <w:shd w:fill="ffff00" w:val="clear"/>
          </w:tcPr>
          <w:p w:rsidR="00000000" w:rsidDel="00000000" w:rsidP="00000000" w:rsidRDefault="00000000" w:rsidRPr="00000000" w14:paraId="00000ED6">
            <w:pP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ED7">
            <w:pPr>
              <w:rPr>
                <w:sz w:val="20"/>
                <w:szCs w:val="20"/>
              </w:rPr>
            </w:pPr>
            <w:r w:rsidDel="00000000" w:rsidR="00000000" w:rsidRPr="00000000">
              <w:rPr>
                <w:rtl w:val="0"/>
              </w:rPr>
            </w:r>
          </w:p>
        </w:tc>
        <w:tc>
          <w:tcPr>
            <w:shd w:fill="ffff00" w:val="clear"/>
          </w:tcPr>
          <w:p w:rsidR="00000000" w:rsidDel="00000000" w:rsidP="00000000" w:rsidRDefault="00000000" w:rsidRPr="00000000" w14:paraId="00000ED8">
            <w:pPr>
              <w:rPr>
                <w:sz w:val="20"/>
                <w:szCs w:val="20"/>
              </w:rPr>
            </w:pPr>
            <w:r w:rsidDel="00000000" w:rsidR="00000000" w:rsidRPr="00000000">
              <w:rPr>
                <w:rtl w:val="0"/>
              </w:rPr>
            </w:r>
          </w:p>
        </w:tc>
        <w:tc>
          <w:tcPr>
            <w:shd w:fill="ffff00" w:val="clear"/>
          </w:tcPr>
          <w:p w:rsidR="00000000" w:rsidDel="00000000" w:rsidP="00000000" w:rsidRDefault="00000000" w:rsidRPr="00000000" w14:paraId="00000ED9">
            <w:pPr>
              <w:rPr>
                <w:sz w:val="20"/>
                <w:szCs w:val="20"/>
              </w:rPr>
            </w:pPr>
            <w:r w:rsidDel="00000000" w:rsidR="00000000" w:rsidRPr="00000000">
              <w:rPr>
                <w:rtl w:val="0"/>
              </w:rPr>
            </w:r>
          </w:p>
        </w:tc>
        <w:tc>
          <w:tcPr>
            <w:shd w:fill="ffff00" w:val="clear"/>
          </w:tcPr>
          <w:p w:rsidR="00000000" w:rsidDel="00000000" w:rsidP="00000000" w:rsidRDefault="00000000" w:rsidRPr="00000000" w14:paraId="00000EDA">
            <w:pPr>
              <w:rPr>
                <w:sz w:val="20"/>
                <w:szCs w:val="20"/>
              </w:rPr>
            </w:pPr>
            <w:r w:rsidDel="00000000" w:rsidR="00000000" w:rsidRPr="00000000">
              <w:rPr>
                <w:rtl w:val="0"/>
              </w:rPr>
            </w:r>
          </w:p>
        </w:tc>
        <w:tc>
          <w:tcPr>
            <w:shd w:fill="ffff00" w:val="clear"/>
          </w:tcPr>
          <w:p w:rsidR="00000000" w:rsidDel="00000000" w:rsidP="00000000" w:rsidRDefault="00000000" w:rsidRPr="00000000" w14:paraId="00000EDB">
            <w:pPr>
              <w:rPr>
                <w:sz w:val="20"/>
                <w:szCs w:val="20"/>
              </w:rPr>
            </w:pPr>
            <w:r w:rsidDel="00000000" w:rsidR="00000000" w:rsidRPr="00000000">
              <w:rPr>
                <w:rtl w:val="0"/>
              </w:rPr>
            </w:r>
          </w:p>
        </w:tc>
        <w:tc>
          <w:tcPr>
            <w:shd w:fill="ffff00" w:val="clear"/>
          </w:tcPr>
          <w:p w:rsidR="00000000" w:rsidDel="00000000" w:rsidP="00000000" w:rsidRDefault="00000000" w:rsidRPr="00000000" w14:paraId="00000EDC">
            <w:pPr>
              <w:rPr>
                <w:sz w:val="20"/>
                <w:szCs w:val="20"/>
              </w:rPr>
            </w:pPr>
            <w:r w:rsidDel="00000000" w:rsidR="00000000" w:rsidRPr="00000000">
              <w:rPr>
                <w:rtl w:val="0"/>
              </w:rPr>
            </w:r>
          </w:p>
        </w:tc>
        <w:tc>
          <w:tcPr>
            <w:shd w:fill="ffff00" w:val="clear"/>
          </w:tcPr>
          <w:p w:rsidR="00000000" w:rsidDel="00000000" w:rsidP="00000000" w:rsidRDefault="00000000" w:rsidRPr="00000000" w14:paraId="00000EDD">
            <w:pPr>
              <w:rPr>
                <w:sz w:val="20"/>
                <w:szCs w:val="20"/>
              </w:rPr>
            </w:pPr>
            <w:r w:rsidDel="00000000" w:rsidR="00000000" w:rsidRPr="00000000">
              <w:rPr>
                <w:sz w:val="20"/>
                <w:szCs w:val="20"/>
                <w:rtl w:val="0"/>
              </w:rPr>
              <w:t xml:space="preserve">2024</w:t>
            </w:r>
          </w:p>
        </w:tc>
      </w:tr>
      <w:tr>
        <w:trPr>
          <w:cantSplit w:val="0"/>
          <w:trHeight w:val="290" w:hRule="atLeast"/>
          <w:tblHeader w:val="0"/>
        </w:trPr>
        <w:tc>
          <w:tcPr>
            <w:shd w:fill="ffff00" w:val="clear"/>
          </w:tcPr>
          <w:p w:rsidR="00000000" w:rsidDel="00000000" w:rsidP="00000000" w:rsidRDefault="00000000" w:rsidRPr="00000000" w14:paraId="00000EDE">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DF">
            <w:pPr>
              <w:rPr>
                <w:sz w:val="20"/>
                <w:szCs w:val="20"/>
              </w:rPr>
            </w:pPr>
            <w:r w:rsidDel="00000000" w:rsidR="00000000" w:rsidRPr="00000000">
              <w:rPr>
                <w:sz w:val="20"/>
                <w:szCs w:val="20"/>
                <w:rtl w:val="0"/>
              </w:rPr>
              <w:t xml:space="preserve">Arizal</w:t>
            </w:r>
          </w:p>
        </w:tc>
        <w:tc>
          <w:tcPr>
            <w:shd w:fill="ffff00" w:val="clear"/>
          </w:tcPr>
          <w:p w:rsidR="00000000" w:rsidDel="00000000" w:rsidP="00000000" w:rsidRDefault="00000000" w:rsidRPr="00000000" w14:paraId="00000EE0">
            <w:pPr>
              <w:rPr>
                <w:sz w:val="20"/>
                <w:szCs w:val="20"/>
              </w:rPr>
            </w:pPr>
            <w:r w:rsidDel="00000000" w:rsidR="00000000" w:rsidRPr="00000000">
              <w:rPr>
                <w:sz w:val="20"/>
                <w:szCs w:val="20"/>
                <w:rtl w:val="0"/>
              </w:rPr>
              <w:t xml:space="preserve">SafeUSB</w:t>
            </w:r>
          </w:p>
        </w:tc>
        <w:tc>
          <w:tcPr>
            <w:shd w:fill="ffff00" w:val="clear"/>
          </w:tcPr>
          <w:p w:rsidR="00000000" w:rsidDel="00000000" w:rsidP="00000000" w:rsidRDefault="00000000" w:rsidRPr="00000000" w14:paraId="00000EE1">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E2">
            <w:pPr>
              <w:rPr>
                <w:sz w:val="20"/>
                <w:szCs w:val="20"/>
              </w:rPr>
            </w:pPr>
            <w:r w:rsidDel="00000000" w:rsidR="00000000" w:rsidRPr="00000000">
              <w:rPr>
                <w:rtl w:val="0"/>
              </w:rPr>
            </w:r>
          </w:p>
        </w:tc>
        <w:tc>
          <w:tcPr>
            <w:shd w:fill="ffff00" w:val="clear"/>
          </w:tcPr>
          <w:p w:rsidR="00000000" w:rsidDel="00000000" w:rsidP="00000000" w:rsidRDefault="00000000" w:rsidRPr="00000000" w14:paraId="00000EE3">
            <w:pPr>
              <w:rPr>
                <w:sz w:val="20"/>
                <w:szCs w:val="20"/>
              </w:rPr>
            </w:pPr>
            <w:r w:rsidDel="00000000" w:rsidR="00000000" w:rsidRPr="00000000">
              <w:rPr>
                <w:rtl w:val="0"/>
              </w:rPr>
            </w:r>
          </w:p>
        </w:tc>
        <w:tc>
          <w:tcPr>
            <w:shd w:fill="ffff00" w:val="clear"/>
          </w:tcPr>
          <w:p w:rsidR="00000000" w:rsidDel="00000000" w:rsidP="00000000" w:rsidRDefault="00000000" w:rsidRPr="00000000" w14:paraId="00000EE4">
            <w:pPr>
              <w:rPr>
                <w:sz w:val="20"/>
                <w:szCs w:val="20"/>
              </w:rPr>
            </w:pPr>
            <w:r w:rsidDel="00000000" w:rsidR="00000000" w:rsidRPr="00000000">
              <w:rPr>
                <w:rtl w:val="0"/>
              </w:rPr>
            </w:r>
          </w:p>
        </w:tc>
        <w:tc>
          <w:tcPr>
            <w:shd w:fill="ffff00" w:val="clear"/>
          </w:tcPr>
          <w:p w:rsidR="00000000" w:rsidDel="00000000" w:rsidP="00000000" w:rsidRDefault="00000000" w:rsidRPr="00000000" w14:paraId="00000EE5">
            <w:pPr>
              <w:rPr>
                <w:sz w:val="20"/>
                <w:szCs w:val="20"/>
              </w:rPr>
            </w:pPr>
            <w:r w:rsidDel="00000000" w:rsidR="00000000" w:rsidRPr="00000000">
              <w:rPr>
                <w:rtl w:val="0"/>
              </w:rPr>
            </w:r>
          </w:p>
        </w:tc>
        <w:tc>
          <w:tcPr>
            <w:shd w:fill="ffff00" w:val="clear"/>
          </w:tcPr>
          <w:p w:rsidR="00000000" w:rsidDel="00000000" w:rsidP="00000000" w:rsidRDefault="00000000" w:rsidRPr="00000000" w14:paraId="00000EE6">
            <w:pPr>
              <w:rPr>
                <w:sz w:val="20"/>
                <w:szCs w:val="20"/>
              </w:rPr>
            </w:pPr>
            <w:r w:rsidDel="00000000" w:rsidR="00000000" w:rsidRPr="00000000">
              <w:rPr>
                <w:rtl w:val="0"/>
              </w:rPr>
            </w:r>
          </w:p>
        </w:tc>
        <w:tc>
          <w:tcPr>
            <w:shd w:fill="ffff00" w:val="clear"/>
          </w:tcPr>
          <w:p w:rsidR="00000000" w:rsidDel="00000000" w:rsidP="00000000" w:rsidRDefault="00000000" w:rsidRPr="00000000" w14:paraId="00000EE7">
            <w:pPr>
              <w:rPr>
                <w:sz w:val="20"/>
                <w:szCs w:val="20"/>
              </w:rPr>
            </w:pPr>
            <w:r w:rsidDel="00000000" w:rsidR="00000000" w:rsidRPr="00000000">
              <w:rPr>
                <w:rtl w:val="0"/>
              </w:rPr>
            </w:r>
          </w:p>
        </w:tc>
        <w:tc>
          <w:tcPr>
            <w:shd w:fill="ffff00" w:val="clear"/>
          </w:tcPr>
          <w:p w:rsidR="00000000" w:rsidDel="00000000" w:rsidP="00000000" w:rsidRDefault="00000000" w:rsidRPr="00000000" w14:paraId="00000EE8">
            <w:pPr>
              <w:rPr>
                <w:sz w:val="20"/>
                <w:szCs w:val="20"/>
              </w:rPr>
            </w:pPr>
            <w:r w:rsidDel="00000000" w:rsidR="00000000" w:rsidRPr="00000000">
              <w:rPr>
                <w:sz w:val="20"/>
                <w:szCs w:val="20"/>
                <w:rtl w:val="0"/>
              </w:rPr>
              <w:t xml:space="preserve">2024</w:t>
            </w:r>
          </w:p>
        </w:tc>
      </w:tr>
      <w:tr>
        <w:trPr>
          <w:cantSplit w:val="0"/>
          <w:trHeight w:val="290" w:hRule="atLeast"/>
          <w:tblHeader w:val="0"/>
        </w:trPr>
        <w:tc>
          <w:tcPr>
            <w:shd w:fill="ffff00" w:val="clear"/>
          </w:tcPr>
          <w:p w:rsidR="00000000" w:rsidDel="00000000" w:rsidP="00000000" w:rsidRDefault="00000000" w:rsidRPr="00000000" w14:paraId="00000EE9">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EA">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EEB">
            <w:pPr>
              <w:rPr>
                <w:b w:val="1"/>
                <w:bCs w:val="1"/>
                <w:sz w:val="20"/>
                <w:szCs w:val="20"/>
              </w:rPr>
            </w:pPr>
            <w:r w:rsidDel="00000000" w:rsidR="00000000" w:rsidRPr="00000000">
              <w:rPr>
                <w:b w:val="1"/>
                <w:bCs w:val="1"/>
                <w:sz w:val="20"/>
                <w:szCs w:val="20"/>
                <w:rtl w:val="0"/>
              </w:rPr>
              <w:t xml:space="preserve">Mobile Health Application Security Assesment Based on OWASP Top 10 Mobile Vulnerabilities</w:t>
            </w:r>
          </w:p>
        </w:tc>
        <w:tc>
          <w:tcPr>
            <w:shd w:fill="ffff00" w:val="clear"/>
          </w:tcPr>
          <w:p w:rsidR="00000000" w:rsidDel="00000000" w:rsidP="00000000" w:rsidRDefault="00000000" w:rsidRPr="00000000" w14:paraId="00000EEC">
            <w:pPr>
              <w:jc w:val="center"/>
              <w:rPr>
                <w:sz w:val="20"/>
                <w:szCs w:val="20"/>
              </w:rPr>
            </w:pPr>
            <w:r w:rsidDel="00000000" w:rsidR="00000000" w:rsidRPr="00000000">
              <w:rPr>
                <w:sz w:val="20"/>
                <w:szCs w:val="20"/>
                <w:rtl w:val="0"/>
              </w:rPr>
              <w:t xml:space="preserve">5</w:t>
            </w:r>
          </w:p>
        </w:tc>
        <w:tc>
          <w:tcPr>
            <w:shd w:fill="ffff00" w:val="clear"/>
          </w:tcPr>
          <w:p w:rsidR="00000000" w:rsidDel="00000000" w:rsidP="00000000" w:rsidRDefault="00000000" w:rsidRPr="00000000" w14:paraId="00000EED">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EEE">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EF">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F0">
            <w:pPr>
              <w:jc w:val="center"/>
              <w:rPr>
                <w:sz w:val="20"/>
                <w:szCs w:val="20"/>
              </w:rPr>
            </w:pPr>
            <w:r w:rsidDel="00000000" w:rsidR="00000000" w:rsidRPr="00000000">
              <w:rPr>
                <w:sz w:val="20"/>
                <w:szCs w:val="20"/>
                <w:rtl w:val="0"/>
              </w:rPr>
              <w:t xml:space="preserve">3,1</w:t>
            </w:r>
          </w:p>
        </w:tc>
        <w:tc>
          <w:tcPr>
            <w:shd w:fill="ffff00" w:val="clear"/>
          </w:tcPr>
          <w:p w:rsidR="00000000" w:rsidDel="00000000" w:rsidP="00000000" w:rsidRDefault="00000000" w:rsidRPr="00000000" w14:paraId="00000EF1">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F2">
            <w:pPr>
              <w:rPr>
                <w:sz w:val="20"/>
                <w:szCs w:val="20"/>
              </w:rPr>
            </w:pPr>
            <w:r w:rsidDel="00000000" w:rsidR="00000000" w:rsidRPr="00000000">
              <w:rPr>
                <w:rtl w:val="0"/>
              </w:rPr>
            </w:r>
          </w:p>
        </w:tc>
        <w:tc>
          <w:tcPr>
            <w:shd w:fill="ffff00" w:val="clear"/>
          </w:tcPr>
          <w:p w:rsidR="00000000" w:rsidDel="00000000" w:rsidP="00000000" w:rsidRDefault="00000000" w:rsidRPr="00000000" w14:paraId="00000EF3">
            <w:pPr>
              <w:rPr>
                <w:sz w:val="20"/>
                <w:szCs w:val="20"/>
              </w:rPr>
            </w:pPr>
            <w:hyperlink r:id="rId110">
              <w:r w:rsidDel="00000000" w:rsidR="00000000" w:rsidRPr="00000000">
                <w:rPr>
                  <w:color w:val="1155cc"/>
                  <w:sz w:val="20"/>
                  <w:szCs w:val="20"/>
                  <w:u w:val="single"/>
                  <w:rtl w:val="0"/>
                </w:rPr>
                <w:t xml:space="preserve">https://drive.google.com/drive/folders/17uX_eqz9134uXWjR8yWehso5Cu4t3AW5?usp=sharing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F4">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EF5">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EF6">
            <w:pPr>
              <w:rPr>
                <w:b w:val="1"/>
                <w:bCs w:val="1"/>
                <w:sz w:val="20"/>
                <w:szCs w:val="20"/>
              </w:rPr>
            </w:pPr>
            <w:r w:rsidDel="00000000" w:rsidR="00000000" w:rsidRPr="00000000">
              <w:rPr>
                <w:b w:val="1"/>
                <w:bCs w:val="1"/>
                <w:sz w:val="20"/>
                <w:szCs w:val="20"/>
                <w:rtl w:val="0"/>
              </w:rPr>
              <w:t xml:space="preserve">Mini Solar Home System for Electricity Supply in Coastal Rural Area, Case Study: Yogyakarta, Indonesia</w:t>
            </w:r>
          </w:p>
        </w:tc>
        <w:tc>
          <w:tcPr>
            <w:shd w:fill="ffff00" w:val="clear"/>
          </w:tcPr>
          <w:p w:rsidR="00000000" w:rsidDel="00000000" w:rsidP="00000000" w:rsidRDefault="00000000" w:rsidRPr="00000000" w14:paraId="00000EF7">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F8">
            <w:pPr>
              <w:jc w:val="center"/>
              <w:rPr>
                <w:sz w:val="20"/>
                <w:szCs w:val="20"/>
              </w:rPr>
            </w:pPr>
            <w:r w:rsidDel="00000000" w:rsidR="00000000" w:rsidRPr="00000000">
              <w:rPr>
                <w:sz w:val="20"/>
                <w:szCs w:val="20"/>
                <w:rtl w:val="0"/>
              </w:rPr>
              <w:t xml:space="preserve">PSSN - FTMM UNAIR</w:t>
            </w:r>
          </w:p>
        </w:tc>
        <w:tc>
          <w:tcPr>
            <w:shd w:fill="ffff00" w:val="clear"/>
          </w:tcPr>
          <w:p w:rsidR="00000000" w:rsidDel="00000000" w:rsidP="00000000" w:rsidRDefault="00000000" w:rsidRPr="00000000" w14:paraId="00000EF9">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EFA">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EFB">
            <w:pPr>
              <w:jc w:val="center"/>
              <w:rPr>
                <w:sz w:val="20"/>
                <w:szCs w:val="20"/>
              </w:rPr>
            </w:pPr>
            <w:r w:rsidDel="00000000" w:rsidR="00000000" w:rsidRPr="00000000">
              <w:rPr>
                <w:sz w:val="20"/>
                <w:szCs w:val="20"/>
                <w:rtl w:val="0"/>
              </w:rPr>
              <w:t xml:space="preserve">3,1</w:t>
            </w:r>
          </w:p>
        </w:tc>
        <w:tc>
          <w:tcPr>
            <w:shd w:fill="ffff00" w:val="clear"/>
          </w:tcPr>
          <w:p w:rsidR="00000000" w:rsidDel="00000000" w:rsidP="00000000" w:rsidRDefault="00000000" w:rsidRPr="00000000" w14:paraId="00000EFC">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FD">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EFE">
            <w:pPr>
              <w:rPr>
                <w:sz w:val="20"/>
                <w:szCs w:val="20"/>
              </w:rPr>
            </w:pPr>
            <w:hyperlink r:id="rId111">
              <w:r w:rsidDel="00000000" w:rsidR="00000000" w:rsidRPr="00000000">
                <w:rPr>
                  <w:color w:val="1155cc"/>
                  <w:sz w:val="20"/>
                  <w:szCs w:val="20"/>
                  <w:u w:val="single"/>
                  <w:rtl w:val="0"/>
                </w:rPr>
                <w:t xml:space="preserve">https://drive.google.com/drive/folders/1PFQtG1yD1NSkq8yGfk_1uq0P-TXSj4qJ?usp=sharing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EFF">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00">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01">
            <w:pPr>
              <w:rPr>
                <w:b w:val="1"/>
                <w:bCs w:val="1"/>
                <w:sz w:val="20"/>
                <w:szCs w:val="20"/>
              </w:rPr>
            </w:pPr>
            <w:r w:rsidDel="00000000" w:rsidR="00000000" w:rsidRPr="00000000">
              <w:rPr>
                <w:b w:val="1"/>
                <w:bCs w:val="1"/>
                <w:sz w:val="20"/>
                <w:szCs w:val="20"/>
                <w:rtl w:val="0"/>
              </w:rPr>
              <w:t xml:space="preserve">Comparison of Machine Learning Techniques on Snort for Predicting Realtime DoS and Probe Attack</w:t>
            </w:r>
          </w:p>
        </w:tc>
        <w:tc>
          <w:tcPr>
            <w:shd w:fill="ffff00" w:val="clear"/>
          </w:tcPr>
          <w:p w:rsidR="00000000" w:rsidDel="00000000" w:rsidP="00000000" w:rsidRDefault="00000000" w:rsidRPr="00000000" w14:paraId="00000F02">
            <w:pPr>
              <w:jc w:val="center"/>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0F03">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04">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05">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06">
            <w:pPr>
              <w:jc w:val="center"/>
              <w:rPr>
                <w:sz w:val="20"/>
                <w:szCs w:val="20"/>
              </w:rPr>
            </w:pPr>
            <w:r w:rsidDel="00000000" w:rsidR="00000000" w:rsidRPr="00000000">
              <w:rPr>
                <w:sz w:val="20"/>
                <w:szCs w:val="20"/>
                <w:rtl w:val="0"/>
              </w:rPr>
              <w:t xml:space="preserve">2,75</w:t>
            </w:r>
          </w:p>
        </w:tc>
        <w:tc>
          <w:tcPr>
            <w:shd w:fill="ffff00" w:val="clear"/>
          </w:tcPr>
          <w:p w:rsidR="00000000" w:rsidDel="00000000" w:rsidP="00000000" w:rsidRDefault="00000000" w:rsidRPr="00000000" w14:paraId="00000F07">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08">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09">
            <w:pPr>
              <w:rPr>
                <w:sz w:val="20"/>
                <w:szCs w:val="20"/>
              </w:rPr>
            </w:pPr>
            <w:hyperlink r:id="rId112">
              <w:r w:rsidDel="00000000" w:rsidR="00000000" w:rsidRPr="00000000">
                <w:rPr>
                  <w:color w:val="1155cc"/>
                  <w:sz w:val="20"/>
                  <w:szCs w:val="20"/>
                  <w:u w:val="single"/>
                  <w:rtl w:val="0"/>
                </w:rPr>
                <w:t xml:space="preserve">https://drive.google.com/drive/folders/1-mQ_goJQujLjoAU__-wBIqvNfB-vofA4?usp=sharing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0A">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0B">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0C">
            <w:pPr>
              <w:rPr>
                <w:b w:val="1"/>
                <w:bCs w:val="1"/>
                <w:sz w:val="20"/>
                <w:szCs w:val="20"/>
              </w:rPr>
            </w:pPr>
            <w:r w:rsidDel="00000000" w:rsidR="00000000" w:rsidRPr="00000000">
              <w:rPr>
                <w:b w:val="1"/>
                <w:bCs w:val="1"/>
                <w:sz w:val="20"/>
                <w:szCs w:val="20"/>
                <w:rtl w:val="0"/>
              </w:rPr>
              <w:t xml:space="preserve">Observe Orient-Decide-Act (OODA) for Cyber Security Education</w:t>
            </w:r>
          </w:p>
        </w:tc>
        <w:tc>
          <w:tcPr>
            <w:shd w:fill="ffff00" w:val="clear"/>
          </w:tcPr>
          <w:p w:rsidR="00000000" w:rsidDel="00000000" w:rsidP="00000000" w:rsidRDefault="00000000" w:rsidRPr="00000000" w14:paraId="00000F0D">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0E">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0F">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10">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11">
            <w:pPr>
              <w:jc w:val="center"/>
              <w:rPr>
                <w:sz w:val="20"/>
                <w:szCs w:val="20"/>
              </w:rPr>
            </w:pPr>
            <w:r w:rsidDel="00000000" w:rsidR="00000000" w:rsidRPr="00000000">
              <w:rPr>
                <w:sz w:val="20"/>
                <w:szCs w:val="20"/>
                <w:rtl w:val="0"/>
              </w:rPr>
              <w:t xml:space="preserve">8,3</w:t>
            </w:r>
          </w:p>
        </w:tc>
        <w:tc>
          <w:tcPr>
            <w:shd w:fill="ffff00" w:val="clear"/>
          </w:tcPr>
          <w:p w:rsidR="00000000" w:rsidDel="00000000" w:rsidP="00000000" w:rsidRDefault="00000000" w:rsidRPr="00000000" w14:paraId="00000F12">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13">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14">
            <w:pPr>
              <w:rPr>
                <w:sz w:val="20"/>
                <w:szCs w:val="20"/>
              </w:rPr>
            </w:pPr>
            <w:hyperlink r:id="rId113">
              <w:r w:rsidDel="00000000" w:rsidR="00000000" w:rsidRPr="00000000">
                <w:rPr>
                  <w:color w:val="1155cc"/>
                  <w:sz w:val="20"/>
                  <w:szCs w:val="20"/>
                  <w:u w:val="single"/>
                  <w:rtl w:val="0"/>
                </w:rPr>
                <w:t xml:space="preserve">https://drive.google.com/drive/folders/1755ZEenZhTv1fHc7ilnPBfeRvZLosEeh?usp=sharing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15">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16">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17">
            <w:pPr>
              <w:rPr>
                <w:b w:val="1"/>
                <w:bCs w:val="1"/>
                <w:sz w:val="20"/>
                <w:szCs w:val="20"/>
              </w:rPr>
            </w:pPr>
            <w:r w:rsidDel="00000000" w:rsidR="00000000" w:rsidRPr="00000000">
              <w:rPr>
                <w:b w:val="1"/>
                <w:bCs w:val="1"/>
                <w:sz w:val="20"/>
                <w:szCs w:val="20"/>
                <w:rtl w:val="0"/>
              </w:rPr>
              <w:t xml:space="preserve">Infrastructure as Code for Security Automation and Network Infrastructure Monitoring</w:t>
            </w:r>
          </w:p>
        </w:tc>
        <w:tc>
          <w:tcPr>
            <w:shd w:fill="ffff00" w:val="clear"/>
          </w:tcPr>
          <w:p w:rsidR="00000000" w:rsidDel="00000000" w:rsidP="00000000" w:rsidRDefault="00000000" w:rsidRPr="00000000" w14:paraId="00000F18">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19">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1A">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1B">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1C">
            <w:pPr>
              <w:jc w:val="center"/>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0F1D">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1E">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1F">
            <w:pPr>
              <w:rPr>
                <w:sz w:val="20"/>
                <w:szCs w:val="20"/>
              </w:rPr>
            </w:pPr>
            <w:hyperlink r:id="rId114">
              <w:r w:rsidDel="00000000" w:rsidR="00000000" w:rsidRPr="00000000">
                <w:rPr>
                  <w:color w:val="1155cc"/>
                  <w:sz w:val="20"/>
                  <w:szCs w:val="20"/>
                  <w:u w:val="single"/>
                  <w:rtl w:val="0"/>
                </w:rPr>
                <w:t xml:space="preserve">https://drive.google.com/drive/folders/1MhZgd5E6L1xUhslYobJsT5l86CUFhqT5?usp=sharing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20">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21">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22">
            <w:pPr>
              <w:rPr>
                <w:b w:val="1"/>
                <w:bCs w:val="1"/>
                <w:sz w:val="20"/>
                <w:szCs w:val="20"/>
              </w:rPr>
            </w:pPr>
            <w:r w:rsidDel="00000000" w:rsidR="00000000" w:rsidRPr="00000000">
              <w:rPr>
                <w:b w:val="1"/>
                <w:bCs w:val="1"/>
                <w:sz w:val="20"/>
                <w:szCs w:val="20"/>
                <w:rtl w:val="0"/>
              </w:rPr>
              <w:t xml:space="preserve">Identifikasi Malware Berdasarkan Artefak Registry Windows 10 Menggunakan Regshot dan Cuckoo</w:t>
            </w:r>
          </w:p>
        </w:tc>
        <w:tc>
          <w:tcPr>
            <w:shd w:fill="ffff00" w:val="clear"/>
          </w:tcPr>
          <w:p w:rsidR="00000000" w:rsidDel="00000000" w:rsidP="00000000" w:rsidRDefault="00000000" w:rsidRPr="00000000" w14:paraId="00000F23">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24">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25">
            <w:pPr>
              <w:jc w:val="center"/>
              <w:rPr>
                <w:sz w:val="20"/>
                <w:szCs w:val="20"/>
              </w:rPr>
            </w:pPr>
            <w:r w:rsidDel="00000000" w:rsidR="00000000" w:rsidRPr="00000000">
              <w:rPr>
                <w:sz w:val="20"/>
                <w:szCs w:val="20"/>
                <w:rtl w:val="0"/>
              </w:rPr>
              <w:t xml:space="preserve">L </w:t>
            </w:r>
          </w:p>
        </w:tc>
        <w:tc>
          <w:tcPr>
            <w:shd w:fill="ffff00" w:val="clear"/>
          </w:tcPr>
          <w:p w:rsidR="00000000" w:rsidDel="00000000" w:rsidP="00000000" w:rsidRDefault="00000000" w:rsidRPr="00000000" w14:paraId="00000F26">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27">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28">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29">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2A">
            <w:pPr>
              <w:rPr>
                <w:sz w:val="20"/>
                <w:szCs w:val="20"/>
              </w:rPr>
            </w:pPr>
            <w:hyperlink r:id="rId115">
              <w:r w:rsidDel="00000000" w:rsidR="00000000" w:rsidRPr="00000000">
                <w:rPr>
                  <w:color w:val="1155cc"/>
                  <w:sz w:val="20"/>
                  <w:szCs w:val="20"/>
                  <w:u w:val="single"/>
                  <w:rtl w:val="0"/>
                </w:rPr>
                <w:t xml:space="preserve">https://drive.google.com/drive/folders/1q7go8MUq08sV-vxz9zoqrt_nh-jv6Hzc?usp=sharing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2B">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2C">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2D">
            <w:pPr>
              <w:rPr>
                <w:b w:val="1"/>
                <w:bCs w:val="1"/>
                <w:sz w:val="20"/>
                <w:szCs w:val="20"/>
              </w:rPr>
            </w:pPr>
            <w:r w:rsidDel="00000000" w:rsidR="00000000" w:rsidRPr="00000000">
              <w:rPr>
                <w:b w:val="1"/>
                <w:bCs w:val="1"/>
                <w:sz w:val="20"/>
                <w:szCs w:val="20"/>
                <w:rtl w:val="0"/>
              </w:rPr>
              <w:t xml:space="preserve">Security Assessment Aplikasi Mobile Pemerintahan dengan Acuan OWASP Top 10 Mobile Risks</w:t>
            </w:r>
          </w:p>
        </w:tc>
        <w:tc>
          <w:tcPr>
            <w:shd w:fill="ffff00" w:val="clear"/>
          </w:tcPr>
          <w:p w:rsidR="00000000" w:rsidDel="00000000" w:rsidP="00000000" w:rsidRDefault="00000000" w:rsidRPr="00000000" w14:paraId="00000F2E">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2F">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30">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31">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32">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33">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34">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35">
            <w:pPr>
              <w:rPr>
                <w:sz w:val="20"/>
                <w:szCs w:val="20"/>
              </w:rPr>
            </w:pPr>
            <w:hyperlink r:id="rId116">
              <w:r w:rsidDel="00000000" w:rsidR="00000000" w:rsidRPr="00000000">
                <w:rPr>
                  <w:color w:val="1155cc"/>
                  <w:sz w:val="20"/>
                  <w:szCs w:val="20"/>
                  <w:u w:val="single"/>
                  <w:rtl w:val="0"/>
                </w:rPr>
                <w:t xml:space="preserve">https://drive.google.com/drive/folders/12nqxuSzuMRfm8sAVp0Tn2vCUdFp5z6dP?usp=sharing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36">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37">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38">
            <w:pPr>
              <w:rPr>
                <w:b w:val="1"/>
                <w:bCs w:val="1"/>
                <w:sz w:val="20"/>
                <w:szCs w:val="20"/>
              </w:rPr>
            </w:pPr>
            <w:r w:rsidDel="00000000" w:rsidR="00000000" w:rsidRPr="00000000">
              <w:rPr>
                <w:b w:val="1"/>
                <w:bCs w:val="1"/>
                <w:sz w:val="20"/>
                <w:szCs w:val="20"/>
                <w:rtl w:val="0"/>
              </w:rPr>
              <w:t xml:space="preserve">Multilayers Physical Authentication and NoSQL PRESENT algorithm for Data Center</w:t>
            </w:r>
          </w:p>
        </w:tc>
        <w:tc>
          <w:tcPr>
            <w:shd w:fill="ffff00" w:val="clear"/>
          </w:tcPr>
          <w:p w:rsidR="00000000" w:rsidDel="00000000" w:rsidP="00000000" w:rsidRDefault="00000000" w:rsidRPr="00000000" w14:paraId="00000F39">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3A">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3B">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3C">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3D">
            <w:pPr>
              <w:jc w:val="center"/>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0F3E">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3F">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40">
            <w:pPr>
              <w:rPr>
                <w:sz w:val="20"/>
                <w:szCs w:val="20"/>
              </w:rPr>
            </w:pPr>
            <w:hyperlink r:id="rId117">
              <w:r w:rsidDel="00000000" w:rsidR="00000000" w:rsidRPr="00000000">
                <w:rPr>
                  <w:color w:val="1155cc"/>
                  <w:sz w:val="20"/>
                  <w:szCs w:val="20"/>
                  <w:u w:val="single"/>
                  <w:rtl w:val="0"/>
                </w:rPr>
                <w:t xml:space="preserve">https://drive.google.com/drive/folders/1m1bE3FGl95QPJ_34Cv5aGVC31z7DdOCD?usp=sharing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41">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42">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43">
            <w:pPr>
              <w:rPr>
                <w:b w:val="1"/>
                <w:bCs w:val="1"/>
                <w:sz w:val="20"/>
                <w:szCs w:val="20"/>
              </w:rPr>
            </w:pPr>
            <w:r w:rsidDel="00000000" w:rsidR="00000000" w:rsidRPr="00000000">
              <w:rPr>
                <w:b w:val="1"/>
                <w:bCs w:val="1"/>
                <w:sz w:val="20"/>
                <w:szCs w:val="20"/>
                <w:rtl w:val="0"/>
              </w:rPr>
              <w:t xml:space="preserve">iOS Digital Evidence Comparison of Instant Messaging Apps</w:t>
            </w:r>
          </w:p>
        </w:tc>
        <w:tc>
          <w:tcPr>
            <w:shd w:fill="ffff00" w:val="clear"/>
          </w:tcPr>
          <w:p w:rsidR="00000000" w:rsidDel="00000000" w:rsidP="00000000" w:rsidRDefault="00000000" w:rsidRPr="00000000" w14:paraId="00000F44">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45">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46">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47">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48">
            <w:pPr>
              <w:jc w:val="center"/>
              <w:rPr>
                <w:sz w:val="20"/>
                <w:szCs w:val="20"/>
              </w:rPr>
            </w:pPr>
            <w:r w:rsidDel="00000000" w:rsidR="00000000" w:rsidRPr="00000000">
              <w:rPr>
                <w:sz w:val="20"/>
                <w:szCs w:val="20"/>
                <w:rtl w:val="0"/>
              </w:rPr>
              <w:t xml:space="preserve">2,8</w:t>
            </w:r>
          </w:p>
        </w:tc>
        <w:tc>
          <w:tcPr>
            <w:shd w:fill="ffff00" w:val="clear"/>
          </w:tcPr>
          <w:p w:rsidR="00000000" w:rsidDel="00000000" w:rsidP="00000000" w:rsidRDefault="00000000" w:rsidRPr="00000000" w14:paraId="00000F49">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4A">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4B">
            <w:pPr>
              <w:rPr>
                <w:sz w:val="20"/>
                <w:szCs w:val="20"/>
              </w:rPr>
            </w:pPr>
            <w:hyperlink r:id="rId118">
              <w:r w:rsidDel="00000000" w:rsidR="00000000" w:rsidRPr="00000000">
                <w:rPr>
                  <w:color w:val="1155cc"/>
                  <w:sz w:val="20"/>
                  <w:szCs w:val="20"/>
                  <w:u w:val="single"/>
                  <w:rtl w:val="0"/>
                </w:rPr>
                <w:t xml:space="preserve">https://drive.google.com/drive/folders/11rWObEq3yiKxiKFQGKuQphMchS8rqYyk?usp=sharing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4C">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4D">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4E">
            <w:pPr>
              <w:rPr>
                <w:b w:val="1"/>
                <w:bCs w:val="1"/>
                <w:sz w:val="20"/>
                <w:szCs w:val="20"/>
              </w:rPr>
            </w:pPr>
            <w:r w:rsidDel="00000000" w:rsidR="00000000" w:rsidRPr="00000000">
              <w:rPr>
                <w:b w:val="1"/>
                <w:bCs w:val="1"/>
                <w:sz w:val="20"/>
                <w:szCs w:val="20"/>
                <w:rtl w:val="0"/>
              </w:rPr>
              <w:t xml:space="preserve">OmeTV Pretexting Phishing Attacks: A Case Study of Social Engineering</w:t>
            </w:r>
          </w:p>
        </w:tc>
        <w:tc>
          <w:tcPr>
            <w:shd w:fill="ffff00" w:val="clear"/>
          </w:tcPr>
          <w:p w:rsidR="00000000" w:rsidDel="00000000" w:rsidP="00000000" w:rsidRDefault="00000000" w:rsidRPr="00000000" w14:paraId="00000F4F">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50">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51">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52">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53">
            <w:pPr>
              <w:jc w:val="center"/>
              <w:rPr>
                <w:sz w:val="20"/>
                <w:szCs w:val="20"/>
              </w:rPr>
            </w:pPr>
            <w:r w:rsidDel="00000000" w:rsidR="00000000" w:rsidRPr="00000000">
              <w:rPr>
                <w:sz w:val="20"/>
                <w:szCs w:val="20"/>
                <w:rtl w:val="0"/>
              </w:rPr>
              <w:t xml:space="preserve">1,8</w:t>
            </w:r>
          </w:p>
        </w:tc>
        <w:tc>
          <w:tcPr>
            <w:shd w:fill="ffff00" w:val="clear"/>
          </w:tcPr>
          <w:p w:rsidR="00000000" w:rsidDel="00000000" w:rsidP="00000000" w:rsidRDefault="00000000" w:rsidRPr="00000000" w14:paraId="00000F54">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55">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56">
            <w:pPr>
              <w:rPr>
                <w:sz w:val="20"/>
                <w:szCs w:val="20"/>
              </w:rPr>
            </w:pPr>
            <w:hyperlink r:id="rId119">
              <w:r w:rsidDel="00000000" w:rsidR="00000000" w:rsidRPr="00000000">
                <w:rPr>
                  <w:color w:val="1155cc"/>
                  <w:sz w:val="20"/>
                  <w:szCs w:val="20"/>
                  <w:u w:val="single"/>
                  <w:rtl w:val="0"/>
                </w:rPr>
                <w:t xml:space="preserve">https://drive.google.com/drive/folders/1Oz5BOZxoihWCK4ZT1XhV2Rusz2zOVj9o?usp=sharing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57">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58">
            <w:pPr>
              <w:rPr>
                <w:b w:val="1"/>
                <w:bCs w:val="1"/>
                <w:sz w:val="20"/>
                <w:szCs w:val="20"/>
              </w:rPr>
            </w:pPr>
            <w:r w:rsidDel="00000000" w:rsidR="00000000" w:rsidRPr="00000000">
              <w:rPr>
                <w:b w:val="1"/>
                <w:bCs w:val="1"/>
                <w:sz w:val="20"/>
                <w:szCs w:val="20"/>
                <w:rtl w:val="0"/>
              </w:rPr>
              <w:t xml:space="preserve">Dimas Febriyan</w:t>
            </w:r>
          </w:p>
          <w:p w:rsidR="00000000" w:rsidDel="00000000" w:rsidP="00000000" w:rsidRDefault="00000000" w:rsidRPr="00000000" w14:paraId="00000F59">
            <w:pPr>
              <w:rPr>
                <w:b w:val="1"/>
                <w:bCs w:val="1"/>
                <w:sz w:val="20"/>
                <w:szCs w:val="20"/>
              </w:rPr>
            </w:pPr>
            <w:r w:rsidDel="00000000" w:rsidR="00000000" w:rsidRPr="00000000">
              <w:rPr>
                <w:b w:val="1"/>
                <w:bCs w:val="1"/>
                <w:sz w:val="20"/>
                <w:szCs w:val="20"/>
                <w:rtl w:val="0"/>
              </w:rPr>
              <w:t xml:space="preserve">Priambodo</w:t>
            </w:r>
          </w:p>
        </w:tc>
        <w:tc>
          <w:tcPr>
            <w:shd w:fill="ffff00" w:val="clear"/>
          </w:tcPr>
          <w:p w:rsidR="00000000" w:rsidDel="00000000" w:rsidP="00000000" w:rsidRDefault="00000000" w:rsidRPr="00000000" w14:paraId="00000F5A">
            <w:pPr>
              <w:rPr>
                <w:b w:val="1"/>
                <w:bCs w:val="1"/>
                <w:sz w:val="20"/>
                <w:szCs w:val="20"/>
              </w:rPr>
            </w:pPr>
            <w:r w:rsidDel="00000000" w:rsidR="00000000" w:rsidRPr="00000000">
              <w:rPr>
                <w:b w:val="1"/>
                <w:bCs w:val="1"/>
                <w:sz w:val="20"/>
                <w:szCs w:val="20"/>
                <w:rtl w:val="0"/>
              </w:rPr>
              <w:t xml:space="preserve">Embedded Wids Kismet</w:t>
            </w:r>
          </w:p>
          <w:p w:rsidR="00000000" w:rsidDel="00000000" w:rsidP="00000000" w:rsidRDefault="00000000" w:rsidRPr="00000000" w14:paraId="00000F5B">
            <w:pPr>
              <w:rPr>
                <w:b w:val="1"/>
                <w:bCs w:val="1"/>
                <w:sz w:val="20"/>
                <w:szCs w:val="20"/>
              </w:rPr>
            </w:pPr>
            <w:r w:rsidDel="00000000" w:rsidR="00000000" w:rsidRPr="00000000">
              <w:rPr>
                <w:b w:val="1"/>
                <w:bCs w:val="1"/>
                <w:sz w:val="20"/>
                <w:szCs w:val="20"/>
                <w:rtl w:val="0"/>
              </w:rPr>
              <w:t xml:space="preserve">Sebagai Perangkat Deteksi</w:t>
            </w:r>
          </w:p>
          <w:p w:rsidR="00000000" w:rsidDel="00000000" w:rsidP="00000000" w:rsidRDefault="00000000" w:rsidRPr="00000000" w14:paraId="00000F5C">
            <w:pPr>
              <w:rPr>
                <w:b w:val="1"/>
                <w:bCs w:val="1"/>
                <w:sz w:val="20"/>
                <w:szCs w:val="20"/>
              </w:rPr>
            </w:pPr>
            <w:r w:rsidDel="00000000" w:rsidR="00000000" w:rsidRPr="00000000">
              <w:rPr>
                <w:b w:val="1"/>
                <w:bCs w:val="1"/>
                <w:sz w:val="20"/>
                <w:szCs w:val="20"/>
                <w:rtl w:val="0"/>
              </w:rPr>
              <w:t xml:space="preserve">Serangan Data Link Layer</w:t>
            </w:r>
          </w:p>
          <w:p w:rsidR="00000000" w:rsidDel="00000000" w:rsidP="00000000" w:rsidRDefault="00000000" w:rsidRPr="00000000" w14:paraId="00000F5D">
            <w:pPr>
              <w:rPr>
                <w:b w:val="1"/>
                <w:bCs w:val="1"/>
                <w:sz w:val="20"/>
                <w:szCs w:val="20"/>
              </w:rPr>
            </w:pPr>
            <w:r w:rsidDel="00000000" w:rsidR="00000000" w:rsidRPr="00000000">
              <w:rPr>
                <w:b w:val="1"/>
                <w:bCs w:val="1"/>
                <w:sz w:val="20"/>
                <w:szCs w:val="20"/>
                <w:rtl w:val="0"/>
              </w:rPr>
              <w:t xml:space="preserve">Wi-Fi Access Point</w:t>
            </w:r>
          </w:p>
        </w:tc>
        <w:tc>
          <w:tcPr>
            <w:shd w:fill="ffff00" w:val="clear"/>
          </w:tcPr>
          <w:p w:rsidR="00000000" w:rsidDel="00000000" w:rsidP="00000000" w:rsidRDefault="00000000" w:rsidRPr="00000000" w14:paraId="00000F5E">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5F">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60">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61">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62">
            <w:pPr>
              <w:jc w:val="center"/>
              <w:rPr>
                <w:sz w:val="20"/>
                <w:szCs w:val="20"/>
              </w:rPr>
            </w:pPr>
            <w:r w:rsidDel="00000000" w:rsidR="00000000" w:rsidRPr="00000000">
              <w:rPr>
                <w:sz w:val="20"/>
                <w:szCs w:val="20"/>
                <w:rtl w:val="0"/>
              </w:rPr>
              <w:t xml:space="preserve">0,4</w:t>
            </w:r>
          </w:p>
        </w:tc>
        <w:tc>
          <w:tcPr>
            <w:shd w:fill="ffff00" w:val="clear"/>
          </w:tcPr>
          <w:p w:rsidR="00000000" w:rsidDel="00000000" w:rsidP="00000000" w:rsidRDefault="00000000" w:rsidRPr="00000000" w14:paraId="00000F63">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64">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65">
            <w:pPr>
              <w:rPr>
                <w:sz w:val="20"/>
                <w:szCs w:val="20"/>
              </w:rPr>
            </w:pPr>
            <w:hyperlink r:id="rId120">
              <w:r w:rsidDel="00000000" w:rsidR="00000000" w:rsidRPr="00000000">
                <w:rPr>
                  <w:color w:val="1155cc"/>
                  <w:sz w:val="20"/>
                  <w:szCs w:val="20"/>
                  <w:u w:val="single"/>
                  <w:rtl w:val="0"/>
                </w:rPr>
                <w:t xml:space="preserve">https://drive.google.com/drive/folders/1O2NWH0H_5PEA_AHeqZTfQRgCKKVBV4dz?usp=sharing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66">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67">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68">
            <w:pPr>
              <w:rPr>
                <w:b w:val="1"/>
                <w:bCs w:val="1"/>
                <w:sz w:val="20"/>
                <w:szCs w:val="20"/>
              </w:rPr>
            </w:pPr>
            <w:r w:rsidDel="00000000" w:rsidR="00000000" w:rsidRPr="00000000">
              <w:rPr>
                <w:b w:val="1"/>
                <w:bCs w:val="1"/>
                <w:sz w:val="20"/>
                <w:szCs w:val="20"/>
                <w:rtl w:val="0"/>
              </w:rPr>
              <w:t xml:space="preserve">Penetration Testing Web</w:t>
            </w:r>
          </w:p>
          <w:p w:rsidR="00000000" w:rsidDel="00000000" w:rsidP="00000000" w:rsidRDefault="00000000" w:rsidRPr="00000000" w14:paraId="00000F69">
            <w:pPr>
              <w:rPr>
                <w:b w:val="1"/>
                <w:bCs w:val="1"/>
                <w:sz w:val="20"/>
                <w:szCs w:val="20"/>
              </w:rPr>
            </w:pPr>
            <w:r w:rsidDel="00000000" w:rsidR="00000000" w:rsidRPr="00000000">
              <w:rPr>
                <w:b w:val="1"/>
                <w:bCs w:val="1"/>
                <w:sz w:val="20"/>
                <w:szCs w:val="20"/>
                <w:rtl w:val="0"/>
              </w:rPr>
              <w:t xml:space="preserve">XYZ Berdasarkan OWASP</w:t>
            </w:r>
          </w:p>
          <w:p w:rsidR="00000000" w:rsidDel="00000000" w:rsidP="00000000" w:rsidRDefault="00000000" w:rsidRPr="00000000" w14:paraId="00000F6A">
            <w:pPr>
              <w:rPr>
                <w:b w:val="1"/>
                <w:bCs w:val="1"/>
                <w:sz w:val="20"/>
                <w:szCs w:val="20"/>
              </w:rPr>
            </w:pPr>
            <w:r w:rsidDel="00000000" w:rsidR="00000000" w:rsidRPr="00000000">
              <w:rPr>
                <w:b w:val="1"/>
                <w:bCs w:val="1"/>
                <w:sz w:val="20"/>
                <w:szCs w:val="20"/>
                <w:rtl w:val="0"/>
              </w:rPr>
              <w:t xml:space="preserve">Risk Rating</w:t>
            </w:r>
          </w:p>
        </w:tc>
        <w:tc>
          <w:tcPr>
            <w:shd w:fill="ffff00" w:val="clear"/>
          </w:tcPr>
          <w:p w:rsidR="00000000" w:rsidDel="00000000" w:rsidP="00000000" w:rsidRDefault="00000000" w:rsidRPr="00000000" w14:paraId="00000F6B">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6C">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6D">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6E">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6F">
            <w:pPr>
              <w:jc w:val="center"/>
              <w:rPr>
                <w:sz w:val="20"/>
                <w:szCs w:val="20"/>
              </w:rPr>
            </w:pPr>
            <w:r w:rsidDel="00000000" w:rsidR="00000000" w:rsidRPr="00000000">
              <w:rPr>
                <w:sz w:val="20"/>
                <w:szCs w:val="20"/>
                <w:rtl w:val="0"/>
              </w:rPr>
              <w:t xml:space="preserve">0,5</w:t>
            </w:r>
          </w:p>
        </w:tc>
        <w:tc>
          <w:tcPr>
            <w:shd w:fill="ffff00" w:val="clear"/>
          </w:tcPr>
          <w:p w:rsidR="00000000" w:rsidDel="00000000" w:rsidP="00000000" w:rsidRDefault="00000000" w:rsidRPr="00000000" w14:paraId="00000F70">
            <w:pPr>
              <w:rPr>
                <w:sz w:val="20"/>
                <w:szCs w:val="20"/>
              </w:rPr>
            </w:pPr>
            <w:r w:rsidDel="00000000" w:rsidR="00000000" w:rsidRPr="00000000">
              <w:rPr>
                <w:rtl w:val="0"/>
              </w:rPr>
            </w:r>
          </w:p>
        </w:tc>
        <w:tc>
          <w:tcPr>
            <w:shd w:fill="ffff00" w:val="clear"/>
          </w:tcPr>
          <w:p w:rsidR="00000000" w:rsidDel="00000000" w:rsidP="00000000" w:rsidRDefault="00000000" w:rsidRPr="00000000" w14:paraId="00000F71">
            <w:pPr>
              <w:rPr>
                <w:sz w:val="20"/>
                <w:szCs w:val="20"/>
              </w:rPr>
            </w:pPr>
            <w:r w:rsidDel="00000000" w:rsidR="00000000" w:rsidRPr="00000000">
              <w:rPr>
                <w:rtl w:val="0"/>
              </w:rPr>
            </w:r>
          </w:p>
        </w:tc>
        <w:tc>
          <w:tcPr>
            <w:shd w:fill="ffff00" w:val="clear"/>
          </w:tcPr>
          <w:p w:rsidR="00000000" w:rsidDel="00000000" w:rsidP="00000000" w:rsidRDefault="00000000" w:rsidRPr="00000000" w14:paraId="00000F72">
            <w:pPr>
              <w:rPr>
                <w:sz w:val="20"/>
                <w:szCs w:val="20"/>
              </w:rPr>
            </w:pPr>
            <w:hyperlink r:id="rId121">
              <w:r w:rsidDel="00000000" w:rsidR="00000000" w:rsidRPr="00000000">
                <w:rPr>
                  <w:color w:val="1155cc"/>
                  <w:sz w:val="20"/>
                  <w:szCs w:val="20"/>
                  <w:u w:val="single"/>
                  <w:rtl w:val="0"/>
                </w:rPr>
                <w:t xml:space="preserve">https://drive.google.com/drive/folders/1NAyWUSCj5BYmfkaWQzIWkO_S--AgdYgM?usp=sharing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73">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74">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75">
            <w:pPr>
              <w:rPr>
                <w:b w:val="1"/>
                <w:bCs w:val="1"/>
                <w:sz w:val="20"/>
                <w:szCs w:val="20"/>
              </w:rPr>
            </w:pPr>
            <w:r w:rsidDel="00000000" w:rsidR="00000000" w:rsidRPr="00000000">
              <w:rPr>
                <w:b w:val="1"/>
                <w:bCs w:val="1"/>
                <w:sz w:val="20"/>
                <w:szCs w:val="20"/>
                <w:rtl w:val="0"/>
              </w:rPr>
              <w:t xml:space="preserve">Cloud Storage untuk Embedded Intrusion Detection System</w:t>
            </w:r>
          </w:p>
        </w:tc>
        <w:tc>
          <w:tcPr>
            <w:shd w:fill="ffff00" w:val="clear"/>
          </w:tcPr>
          <w:p w:rsidR="00000000" w:rsidDel="00000000" w:rsidP="00000000" w:rsidRDefault="00000000" w:rsidRPr="00000000" w14:paraId="00000F76">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77">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78">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79">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7A">
            <w:pPr>
              <w:jc w:val="center"/>
              <w:rPr>
                <w:sz w:val="20"/>
                <w:szCs w:val="20"/>
              </w:rPr>
            </w:pPr>
            <w:r w:rsidDel="00000000" w:rsidR="00000000" w:rsidRPr="00000000">
              <w:rPr>
                <w:sz w:val="20"/>
                <w:szCs w:val="20"/>
                <w:rtl w:val="0"/>
              </w:rPr>
              <w:t xml:space="preserve">0,2</w:t>
            </w:r>
          </w:p>
        </w:tc>
        <w:tc>
          <w:tcPr>
            <w:shd w:fill="ffff00" w:val="clear"/>
          </w:tcPr>
          <w:p w:rsidR="00000000" w:rsidDel="00000000" w:rsidP="00000000" w:rsidRDefault="00000000" w:rsidRPr="00000000" w14:paraId="00000F7B">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7C">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7D">
            <w:pPr>
              <w:rPr>
                <w:sz w:val="20"/>
                <w:szCs w:val="20"/>
              </w:rPr>
            </w:pPr>
            <w:hyperlink r:id="rId122">
              <w:r w:rsidDel="00000000" w:rsidR="00000000" w:rsidRPr="00000000">
                <w:rPr>
                  <w:color w:val="1155cc"/>
                  <w:sz w:val="20"/>
                  <w:szCs w:val="20"/>
                  <w:u w:val="single"/>
                  <w:rtl w:val="0"/>
                </w:rPr>
                <w:t xml:space="preserve">https://drive.google.com/drive/folders/1UkyuUSBth7kafv67LetYXETRFE4WsxMh?usp=sharing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7E">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7F">
            <w:pPr>
              <w:rPr>
                <w:b w:val="1"/>
                <w:bCs w:val="1"/>
                <w:sz w:val="20"/>
                <w:szCs w:val="20"/>
              </w:rPr>
            </w:pPr>
            <w:r w:rsidDel="00000000" w:rsidR="00000000" w:rsidRPr="00000000">
              <w:rPr>
                <w:b w:val="1"/>
                <w:bCs w:val="1"/>
                <w:sz w:val="20"/>
                <w:szCs w:val="20"/>
                <w:rtl w:val="0"/>
              </w:rPr>
              <w:t xml:space="preserve">Dimas Febriyan</w:t>
            </w:r>
          </w:p>
          <w:p w:rsidR="00000000" w:rsidDel="00000000" w:rsidP="00000000" w:rsidRDefault="00000000" w:rsidRPr="00000000" w14:paraId="00000F80">
            <w:pPr>
              <w:rPr>
                <w:b w:val="1"/>
                <w:bCs w:val="1"/>
                <w:sz w:val="20"/>
                <w:szCs w:val="20"/>
              </w:rPr>
            </w:pPr>
            <w:r w:rsidDel="00000000" w:rsidR="00000000" w:rsidRPr="00000000">
              <w:rPr>
                <w:b w:val="1"/>
                <w:bCs w:val="1"/>
                <w:sz w:val="20"/>
                <w:szCs w:val="20"/>
                <w:rtl w:val="0"/>
              </w:rPr>
              <w:t xml:space="preserve">Priambodo</w:t>
            </w:r>
          </w:p>
        </w:tc>
        <w:tc>
          <w:tcPr>
            <w:shd w:fill="ffff00" w:val="clear"/>
          </w:tcPr>
          <w:p w:rsidR="00000000" w:rsidDel="00000000" w:rsidP="00000000" w:rsidRDefault="00000000" w:rsidRPr="00000000" w14:paraId="00000F81">
            <w:pPr>
              <w:rPr>
                <w:b w:val="1"/>
                <w:bCs w:val="1"/>
                <w:sz w:val="20"/>
                <w:szCs w:val="20"/>
              </w:rPr>
            </w:pPr>
            <w:r w:rsidDel="00000000" w:rsidR="00000000" w:rsidRPr="00000000">
              <w:rPr>
                <w:b w:val="1"/>
                <w:bCs w:val="1"/>
                <w:sz w:val="20"/>
                <w:szCs w:val="20"/>
                <w:rtl w:val="0"/>
              </w:rPr>
              <w:t xml:space="preserve">Remote Penetration Testing</w:t>
            </w:r>
          </w:p>
          <w:p w:rsidR="00000000" w:rsidDel="00000000" w:rsidP="00000000" w:rsidRDefault="00000000" w:rsidRPr="00000000" w14:paraId="00000F82">
            <w:pPr>
              <w:rPr>
                <w:b w:val="1"/>
                <w:bCs w:val="1"/>
                <w:sz w:val="20"/>
                <w:szCs w:val="20"/>
              </w:rPr>
            </w:pPr>
            <w:r w:rsidDel="00000000" w:rsidR="00000000" w:rsidRPr="00000000">
              <w:rPr>
                <w:b w:val="1"/>
                <w:bCs w:val="1"/>
                <w:sz w:val="20"/>
                <w:szCs w:val="20"/>
                <w:rtl w:val="0"/>
              </w:rPr>
              <w:t xml:space="preserve">with Telegram Bot</w:t>
            </w:r>
          </w:p>
        </w:tc>
        <w:tc>
          <w:tcPr>
            <w:shd w:fill="ffff00" w:val="clear"/>
          </w:tcPr>
          <w:p w:rsidR="00000000" w:rsidDel="00000000" w:rsidP="00000000" w:rsidRDefault="00000000" w:rsidRPr="00000000" w14:paraId="00000F83">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84">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85">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86">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87">
            <w:pPr>
              <w:jc w:val="center"/>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0F88">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89">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8A">
            <w:pPr>
              <w:rPr>
                <w:sz w:val="20"/>
                <w:szCs w:val="20"/>
              </w:rPr>
            </w:pPr>
            <w:hyperlink r:id="rId123">
              <w:r w:rsidDel="00000000" w:rsidR="00000000" w:rsidRPr="00000000">
                <w:rPr>
                  <w:color w:val="1155cc"/>
                  <w:sz w:val="20"/>
                  <w:szCs w:val="20"/>
                  <w:u w:val="single"/>
                  <w:rtl w:val="0"/>
                </w:rPr>
                <w:t xml:space="preserve">https://drive.google.com/drive/folders/13x9Q8ta3dypZZbyHQKqOZAgAV0NAtCch?usp=sharing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8B">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8C">
            <w:pPr>
              <w:rPr>
                <w:b w:val="1"/>
                <w:bCs w:val="1"/>
                <w:sz w:val="20"/>
                <w:szCs w:val="20"/>
              </w:rPr>
            </w:pPr>
            <w:r w:rsidDel="00000000" w:rsidR="00000000" w:rsidRPr="00000000">
              <w:rPr>
                <w:b w:val="1"/>
                <w:bCs w:val="1"/>
                <w:sz w:val="20"/>
                <w:szCs w:val="20"/>
                <w:rtl w:val="0"/>
              </w:rPr>
              <w:t xml:space="preserve">Dimas Febriyan</w:t>
            </w:r>
          </w:p>
          <w:p w:rsidR="00000000" w:rsidDel="00000000" w:rsidP="00000000" w:rsidRDefault="00000000" w:rsidRPr="00000000" w14:paraId="00000F8D">
            <w:pPr>
              <w:rPr>
                <w:b w:val="1"/>
                <w:bCs w:val="1"/>
                <w:sz w:val="20"/>
                <w:szCs w:val="20"/>
              </w:rPr>
            </w:pPr>
            <w:r w:rsidDel="00000000" w:rsidR="00000000" w:rsidRPr="00000000">
              <w:rPr>
                <w:b w:val="1"/>
                <w:bCs w:val="1"/>
                <w:sz w:val="20"/>
                <w:szCs w:val="20"/>
                <w:rtl w:val="0"/>
              </w:rPr>
              <w:t xml:space="preserve">Priambodo</w:t>
            </w:r>
          </w:p>
        </w:tc>
        <w:tc>
          <w:tcPr>
            <w:shd w:fill="ffff00" w:val="clear"/>
          </w:tcPr>
          <w:p w:rsidR="00000000" w:rsidDel="00000000" w:rsidP="00000000" w:rsidRDefault="00000000" w:rsidRPr="00000000" w14:paraId="00000F8E">
            <w:pPr>
              <w:rPr>
                <w:b w:val="1"/>
                <w:bCs w:val="1"/>
                <w:sz w:val="20"/>
                <w:szCs w:val="20"/>
              </w:rPr>
            </w:pPr>
            <w:r w:rsidDel="00000000" w:rsidR="00000000" w:rsidRPr="00000000">
              <w:rPr>
                <w:b w:val="1"/>
                <w:bCs w:val="1"/>
                <w:sz w:val="20"/>
                <w:szCs w:val="20"/>
                <w:rtl w:val="0"/>
              </w:rPr>
              <w:t xml:space="preserve">Portable Malware Scanner Based on Embedded Devices</w:t>
            </w:r>
          </w:p>
        </w:tc>
        <w:tc>
          <w:tcPr>
            <w:shd w:fill="ffff00" w:val="clear"/>
          </w:tcPr>
          <w:p w:rsidR="00000000" w:rsidDel="00000000" w:rsidP="00000000" w:rsidRDefault="00000000" w:rsidRPr="00000000" w14:paraId="00000F8F">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90">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91">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92">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93">
            <w:pPr>
              <w:jc w:val="center"/>
              <w:rPr>
                <w:sz w:val="20"/>
                <w:szCs w:val="20"/>
              </w:rPr>
            </w:pPr>
            <w:r w:rsidDel="00000000" w:rsidR="00000000" w:rsidRPr="00000000">
              <w:rPr>
                <w:sz w:val="20"/>
                <w:szCs w:val="20"/>
                <w:rtl w:val="0"/>
              </w:rPr>
              <w:t xml:space="preserve">2,8</w:t>
            </w:r>
          </w:p>
        </w:tc>
        <w:tc>
          <w:tcPr>
            <w:shd w:fill="ffff00" w:val="clear"/>
          </w:tcPr>
          <w:p w:rsidR="00000000" w:rsidDel="00000000" w:rsidP="00000000" w:rsidRDefault="00000000" w:rsidRPr="00000000" w14:paraId="00000F94">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95">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96">
            <w:pPr>
              <w:rPr>
                <w:sz w:val="20"/>
                <w:szCs w:val="20"/>
              </w:rPr>
            </w:pPr>
            <w:hyperlink r:id="rId124">
              <w:r w:rsidDel="00000000" w:rsidR="00000000" w:rsidRPr="00000000">
                <w:rPr>
                  <w:color w:val="1155cc"/>
                  <w:sz w:val="20"/>
                  <w:szCs w:val="20"/>
                  <w:u w:val="single"/>
                  <w:rtl w:val="0"/>
                </w:rPr>
                <w:t xml:space="preserve">https://drive.google.com/drive/folders/1NqoujzPUqGL-CbVDrhjdCh_W8aEpn6ja?usp=sharing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97">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98">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99">
            <w:pPr>
              <w:rPr>
                <w:b w:val="1"/>
                <w:bCs w:val="1"/>
                <w:sz w:val="20"/>
                <w:szCs w:val="20"/>
              </w:rPr>
            </w:pPr>
            <w:commentRangeStart w:id="12"/>
            <w:r w:rsidDel="00000000" w:rsidR="00000000" w:rsidRPr="00000000">
              <w:rPr>
                <w:b w:val="1"/>
                <w:bCs w:val="1"/>
                <w:sz w:val="20"/>
                <w:szCs w:val="20"/>
                <w:rtl w:val="0"/>
              </w:rPr>
              <w:t xml:space="preserve">Securing Networks with Port</w:t>
            </w:r>
          </w:p>
          <w:p w:rsidR="00000000" w:rsidDel="00000000" w:rsidP="00000000" w:rsidRDefault="00000000" w:rsidRPr="00000000" w14:paraId="00000F9A">
            <w:pPr>
              <w:rPr>
                <w:b w:val="1"/>
                <w:bCs w:val="1"/>
                <w:sz w:val="20"/>
                <w:szCs w:val="20"/>
              </w:rPr>
            </w:pPr>
            <w:r w:rsidDel="00000000" w:rsidR="00000000" w:rsidRPr="00000000">
              <w:rPr>
                <w:b w:val="1"/>
                <w:bCs w:val="1"/>
                <w:sz w:val="20"/>
                <w:szCs w:val="20"/>
                <w:rtl w:val="0"/>
              </w:rPr>
              <w:t xml:space="preserve">Knocking:An Experimental</w:t>
            </w:r>
          </w:p>
          <w:p w:rsidR="00000000" w:rsidDel="00000000" w:rsidP="00000000" w:rsidRDefault="00000000" w:rsidRPr="00000000" w14:paraId="00000F9B">
            <w:pPr>
              <w:rPr>
                <w:b w:val="1"/>
                <w:bCs w:val="1"/>
                <w:sz w:val="20"/>
                <w:szCs w:val="20"/>
              </w:rPr>
            </w:pPr>
            <w:r w:rsidDel="00000000" w:rsidR="00000000" w:rsidRPr="00000000">
              <w:rPr>
                <w:b w:val="1"/>
                <w:bCs w:val="1"/>
                <w:sz w:val="20"/>
                <w:szCs w:val="20"/>
                <w:rtl w:val="0"/>
              </w:rPr>
              <w:t xml:space="preserve">Study on Ubuntu and Kali</w:t>
            </w:r>
          </w:p>
        </w:tc>
        <w:tc>
          <w:tcPr>
            <w:shd w:fill="ffff00" w:val="clear"/>
          </w:tcPr>
          <w:p w:rsidR="00000000" w:rsidDel="00000000" w:rsidP="00000000" w:rsidRDefault="00000000" w:rsidRPr="00000000" w14:paraId="00000F9C">
            <w:pPr>
              <w:jc w:val="center"/>
              <w:rPr>
                <w:sz w:val="20"/>
                <w:szCs w:val="20"/>
              </w:rPr>
            </w:pPr>
            <w:commentRangeEnd w:id="12"/>
            <w:r w:rsidDel="00000000" w:rsidR="00000000" w:rsidRPr="00000000">
              <w:commentReference w:id="12"/>
            </w:r>
            <w:r w:rsidDel="00000000" w:rsidR="00000000" w:rsidRPr="00000000">
              <w:rPr>
                <w:sz w:val="20"/>
                <w:szCs w:val="20"/>
                <w:rtl w:val="0"/>
              </w:rPr>
              <w:t xml:space="preserve">3</w:t>
            </w:r>
          </w:p>
        </w:tc>
        <w:tc>
          <w:tcPr>
            <w:shd w:fill="ffff00" w:val="clear"/>
          </w:tcPr>
          <w:p w:rsidR="00000000" w:rsidDel="00000000" w:rsidP="00000000" w:rsidRDefault="00000000" w:rsidRPr="00000000" w14:paraId="00000F9D">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9E">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9F">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A0">
            <w:pPr>
              <w:jc w:val="center"/>
              <w:rPr>
                <w:sz w:val="20"/>
                <w:szCs w:val="20"/>
              </w:rPr>
            </w:pPr>
            <w:r w:rsidDel="00000000" w:rsidR="00000000" w:rsidRPr="00000000">
              <w:rPr>
                <w:sz w:val="20"/>
                <w:szCs w:val="20"/>
                <w:rtl w:val="0"/>
              </w:rPr>
              <w:t xml:space="preserve">18</w:t>
            </w:r>
          </w:p>
        </w:tc>
        <w:tc>
          <w:tcPr>
            <w:shd w:fill="ffff00" w:val="clear"/>
          </w:tcPr>
          <w:p w:rsidR="00000000" w:rsidDel="00000000" w:rsidP="00000000" w:rsidRDefault="00000000" w:rsidRPr="00000000" w14:paraId="00000FA1">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A2">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A3">
            <w:pPr>
              <w:rPr>
                <w:sz w:val="20"/>
                <w:szCs w:val="20"/>
              </w:rPr>
            </w:pPr>
            <w:hyperlink r:id="rId125">
              <w:r w:rsidDel="00000000" w:rsidR="00000000" w:rsidRPr="00000000">
                <w:rPr>
                  <w:color w:val="1155cc"/>
                  <w:sz w:val="20"/>
                  <w:szCs w:val="20"/>
                  <w:u w:val="single"/>
                  <w:rtl w:val="0"/>
                </w:rPr>
                <w:t xml:space="preserve">https://drive.google.com/drive/folders/18vsCwMDEAlw9yauPu33Kf2wZYJDKS5_f?usp=sharing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A4">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A5">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A6">
            <w:pPr>
              <w:rPr>
                <w:b w:val="1"/>
                <w:bCs w:val="1"/>
                <w:sz w:val="20"/>
                <w:szCs w:val="20"/>
              </w:rPr>
            </w:pPr>
            <w:commentRangeStart w:id="13"/>
            <w:r w:rsidDel="00000000" w:rsidR="00000000" w:rsidRPr="00000000">
              <w:rPr>
                <w:b w:val="1"/>
                <w:bCs w:val="1"/>
                <w:sz w:val="20"/>
                <w:szCs w:val="20"/>
                <w:rtl w:val="0"/>
              </w:rPr>
              <w:t xml:space="preserve">A Systematic Literature</w:t>
            </w:r>
          </w:p>
          <w:p w:rsidR="00000000" w:rsidDel="00000000" w:rsidP="00000000" w:rsidRDefault="00000000" w:rsidRPr="00000000" w14:paraId="00000FA7">
            <w:pPr>
              <w:rPr>
                <w:b w:val="1"/>
                <w:bCs w:val="1"/>
                <w:sz w:val="20"/>
                <w:szCs w:val="20"/>
              </w:rPr>
            </w:pPr>
            <w:r w:rsidDel="00000000" w:rsidR="00000000" w:rsidRPr="00000000">
              <w:rPr>
                <w:b w:val="1"/>
                <w:bCs w:val="1"/>
                <w:sz w:val="20"/>
                <w:szCs w:val="20"/>
                <w:rtl w:val="0"/>
              </w:rPr>
              <w:t xml:space="preserve">Review on Operating System</w:t>
            </w:r>
          </w:p>
          <w:p w:rsidR="00000000" w:rsidDel="00000000" w:rsidP="00000000" w:rsidRDefault="00000000" w:rsidRPr="00000000" w14:paraId="00000FA8">
            <w:pPr>
              <w:rPr>
                <w:b w:val="1"/>
                <w:bCs w:val="1"/>
                <w:sz w:val="20"/>
                <w:szCs w:val="20"/>
              </w:rPr>
            </w:pPr>
            <w:r w:rsidDel="00000000" w:rsidR="00000000" w:rsidRPr="00000000">
              <w:rPr>
                <w:b w:val="1"/>
                <w:bCs w:val="1"/>
                <w:sz w:val="20"/>
                <w:szCs w:val="20"/>
                <w:rtl w:val="0"/>
              </w:rPr>
              <w:t xml:space="preserve">Security: Distribution and</w:t>
            </w:r>
          </w:p>
          <w:p w:rsidR="00000000" w:rsidDel="00000000" w:rsidP="00000000" w:rsidRDefault="00000000" w:rsidRPr="00000000" w14:paraId="00000FA9">
            <w:pPr>
              <w:rPr>
                <w:b w:val="1"/>
                <w:bCs w:val="1"/>
                <w:sz w:val="20"/>
                <w:szCs w:val="20"/>
              </w:rPr>
            </w:pPr>
            <w:r w:rsidDel="00000000" w:rsidR="00000000" w:rsidRPr="00000000">
              <w:rPr>
                <w:b w:val="1"/>
                <w:bCs w:val="1"/>
                <w:sz w:val="20"/>
                <w:szCs w:val="20"/>
                <w:rtl w:val="0"/>
              </w:rPr>
              <w:t xml:space="preserve">Issues</w:t>
            </w:r>
          </w:p>
        </w:tc>
        <w:tc>
          <w:tcPr>
            <w:shd w:fill="ffff00" w:val="clear"/>
          </w:tcPr>
          <w:p w:rsidR="00000000" w:rsidDel="00000000" w:rsidP="00000000" w:rsidRDefault="00000000" w:rsidRPr="00000000" w14:paraId="00000FAA">
            <w:pPr>
              <w:jc w:val="center"/>
              <w:rPr>
                <w:sz w:val="20"/>
                <w:szCs w:val="20"/>
              </w:rPr>
            </w:pPr>
            <w:commentRangeEnd w:id="13"/>
            <w:r w:rsidDel="00000000" w:rsidR="00000000" w:rsidRPr="00000000">
              <w:commentReference w:id="13"/>
            </w:r>
            <w:r w:rsidDel="00000000" w:rsidR="00000000" w:rsidRPr="00000000">
              <w:rPr>
                <w:sz w:val="20"/>
                <w:szCs w:val="20"/>
                <w:rtl w:val="0"/>
              </w:rPr>
              <w:t xml:space="preserve">3</w:t>
            </w:r>
          </w:p>
        </w:tc>
        <w:tc>
          <w:tcPr>
            <w:shd w:fill="ffff00" w:val="clear"/>
          </w:tcPr>
          <w:p w:rsidR="00000000" w:rsidDel="00000000" w:rsidP="00000000" w:rsidRDefault="00000000" w:rsidRPr="00000000" w14:paraId="00000FAB">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AC">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AD">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AE">
            <w:pPr>
              <w:jc w:val="center"/>
              <w:rPr>
                <w:sz w:val="20"/>
                <w:szCs w:val="20"/>
              </w:rPr>
            </w:pPr>
            <w:r w:rsidDel="00000000" w:rsidR="00000000" w:rsidRPr="00000000">
              <w:rPr>
                <w:sz w:val="20"/>
                <w:szCs w:val="20"/>
                <w:rtl w:val="0"/>
              </w:rPr>
              <w:t xml:space="preserve">18</w:t>
            </w:r>
          </w:p>
        </w:tc>
        <w:tc>
          <w:tcPr>
            <w:shd w:fill="ffff00" w:val="clear"/>
          </w:tcPr>
          <w:p w:rsidR="00000000" w:rsidDel="00000000" w:rsidP="00000000" w:rsidRDefault="00000000" w:rsidRPr="00000000" w14:paraId="00000FAF">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B0">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B1">
            <w:pPr>
              <w:rPr>
                <w:sz w:val="20"/>
                <w:szCs w:val="20"/>
              </w:rPr>
            </w:pPr>
            <w:hyperlink r:id="rId126">
              <w:r w:rsidDel="00000000" w:rsidR="00000000" w:rsidRPr="00000000">
                <w:rPr>
                  <w:color w:val="1155cc"/>
                  <w:sz w:val="20"/>
                  <w:szCs w:val="20"/>
                  <w:u w:val="single"/>
                  <w:rtl w:val="0"/>
                </w:rPr>
                <w:t xml:space="preserve">https://drive.google.com/drive/folders/1lqMsbw0LIbMz_hQlj40ghFftqs5LnQkj?usp=sharing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B2">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B3">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B4">
            <w:pPr>
              <w:rPr>
                <w:b w:val="1"/>
                <w:bCs w:val="1"/>
                <w:sz w:val="20"/>
                <w:szCs w:val="20"/>
              </w:rPr>
            </w:pPr>
            <w:r w:rsidDel="00000000" w:rsidR="00000000" w:rsidRPr="00000000">
              <w:rPr>
                <w:b w:val="1"/>
                <w:bCs w:val="1"/>
                <w:sz w:val="20"/>
                <w:szCs w:val="20"/>
                <w:rtl w:val="0"/>
              </w:rPr>
              <w:t xml:space="preserve">Protective URL Detector</w:t>
            </w:r>
          </w:p>
          <w:p w:rsidR="00000000" w:rsidDel="00000000" w:rsidP="00000000" w:rsidRDefault="00000000" w:rsidRPr="00000000" w14:paraId="00000FB5">
            <w:pPr>
              <w:rPr>
                <w:b w:val="1"/>
                <w:bCs w:val="1"/>
                <w:sz w:val="20"/>
                <w:szCs w:val="20"/>
              </w:rPr>
            </w:pPr>
            <w:r w:rsidDel="00000000" w:rsidR="00000000" w:rsidRPr="00000000">
              <w:rPr>
                <w:b w:val="1"/>
                <w:bCs w:val="1"/>
                <w:sz w:val="20"/>
                <w:szCs w:val="20"/>
                <w:rtl w:val="0"/>
              </w:rPr>
              <w:t xml:space="preserve">(PROCTOR) for Fraud,</w:t>
            </w:r>
          </w:p>
          <w:p w:rsidR="00000000" w:rsidDel="00000000" w:rsidP="00000000" w:rsidRDefault="00000000" w:rsidRPr="00000000" w14:paraId="00000FB6">
            <w:pPr>
              <w:rPr>
                <w:b w:val="1"/>
                <w:bCs w:val="1"/>
                <w:sz w:val="20"/>
                <w:szCs w:val="20"/>
              </w:rPr>
            </w:pPr>
            <w:r w:rsidDel="00000000" w:rsidR="00000000" w:rsidRPr="00000000">
              <w:rPr>
                <w:b w:val="1"/>
                <w:bCs w:val="1"/>
                <w:sz w:val="20"/>
                <w:szCs w:val="20"/>
                <w:rtl w:val="0"/>
              </w:rPr>
              <w:t xml:space="preserve">Phising and Scam</w:t>
            </w:r>
          </w:p>
        </w:tc>
        <w:tc>
          <w:tcPr>
            <w:shd w:fill="ffff00" w:val="clear"/>
          </w:tcPr>
          <w:p w:rsidR="00000000" w:rsidDel="00000000" w:rsidP="00000000" w:rsidRDefault="00000000" w:rsidRPr="00000000" w14:paraId="00000FB7">
            <w:pPr>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FB8">
            <w:pPr>
              <w:jc w:val="center"/>
              <w:rPr>
                <w:sz w:val="20"/>
                <w:szCs w:val="20"/>
              </w:rPr>
            </w:pPr>
            <w:r w:rsidDel="00000000" w:rsidR="00000000" w:rsidRPr="00000000">
              <w:rPr>
                <w:sz w:val="20"/>
                <w:szCs w:val="20"/>
                <w:rtl w:val="0"/>
              </w:rPr>
              <w:t xml:space="preserve">BSSN-PSSN</w:t>
            </w:r>
          </w:p>
        </w:tc>
        <w:tc>
          <w:tcPr>
            <w:shd w:fill="ffff00" w:val="clear"/>
          </w:tcPr>
          <w:p w:rsidR="00000000" w:rsidDel="00000000" w:rsidP="00000000" w:rsidRDefault="00000000" w:rsidRPr="00000000" w14:paraId="00000FB9">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0FBA">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BB">
            <w:pPr>
              <w:jc w:val="center"/>
              <w:rPr>
                <w:sz w:val="20"/>
                <w:szCs w:val="20"/>
              </w:rPr>
            </w:pPr>
            <w:r w:rsidDel="00000000" w:rsidR="00000000" w:rsidRPr="00000000">
              <w:rPr>
                <w:sz w:val="20"/>
                <w:szCs w:val="20"/>
                <w:rtl w:val="0"/>
              </w:rPr>
              <w:t xml:space="preserve">6</w:t>
            </w:r>
          </w:p>
        </w:tc>
        <w:tc>
          <w:tcPr>
            <w:shd w:fill="ffff00" w:val="clear"/>
          </w:tcPr>
          <w:p w:rsidR="00000000" w:rsidDel="00000000" w:rsidP="00000000" w:rsidRDefault="00000000" w:rsidRPr="00000000" w14:paraId="00000FBC">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BD">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BE">
            <w:pPr>
              <w:rPr>
                <w:sz w:val="20"/>
                <w:szCs w:val="20"/>
              </w:rPr>
            </w:pPr>
            <w:hyperlink r:id="rId127">
              <w:r w:rsidDel="00000000" w:rsidR="00000000" w:rsidRPr="00000000">
                <w:rPr>
                  <w:color w:val="1155cc"/>
                  <w:sz w:val="20"/>
                  <w:szCs w:val="20"/>
                  <w:u w:val="single"/>
                  <w:rtl w:val="0"/>
                </w:rPr>
                <w:t xml:space="preserve">https://drive.google.com/drive/folders/1h7EcCc7kygAL33mq_XNOCfgpZ-tDUXcv?usp=sharing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BF">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C0">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C1">
            <w:pPr>
              <w:rPr>
                <w:b w:val="1"/>
                <w:bCs w:val="1"/>
                <w:sz w:val="20"/>
                <w:szCs w:val="20"/>
              </w:rPr>
            </w:pPr>
            <w:r w:rsidDel="00000000" w:rsidR="00000000" w:rsidRPr="00000000">
              <w:rPr>
                <w:b w:val="1"/>
                <w:bCs w:val="1"/>
                <w:sz w:val="20"/>
                <w:szCs w:val="20"/>
                <w:rtl w:val="0"/>
              </w:rPr>
              <w:t xml:space="preserve">Automated Matching Skills to Improve the Accuracy of Job Applicant Selection Using Indonesian National Work Competency Standards</w:t>
            </w:r>
          </w:p>
        </w:tc>
        <w:tc>
          <w:tcPr>
            <w:shd w:fill="ffff00" w:val="clear"/>
          </w:tcPr>
          <w:p w:rsidR="00000000" w:rsidDel="00000000" w:rsidP="00000000" w:rsidRDefault="00000000" w:rsidRPr="00000000" w14:paraId="00000FC2">
            <w:pPr>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FC3">
            <w:pPr>
              <w:jc w:val="center"/>
              <w:rPr>
                <w:sz w:val="20"/>
                <w:szCs w:val="20"/>
              </w:rPr>
            </w:pPr>
            <w:r w:rsidDel="00000000" w:rsidR="00000000" w:rsidRPr="00000000">
              <w:rPr>
                <w:sz w:val="20"/>
                <w:szCs w:val="20"/>
                <w:rtl w:val="0"/>
              </w:rPr>
              <w:t xml:space="preserve">BSSN-PSSN</w:t>
            </w:r>
          </w:p>
        </w:tc>
        <w:tc>
          <w:tcPr>
            <w:shd w:fill="ffff00" w:val="clear"/>
          </w:tcPr>
          <w:p w:rsidR="00000000" w:rsidDel="00000000" w:rsidP="00000000" w:rsidRDefault="00000000" w:rsidRPr="00000000" w14:paraId="00000FC4">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0FC5">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C6">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C7">
            <w:pPr>
              <w:jc w:val="center"/>
              <w:rPr>
                <w:sz w:val="20"/>
                <w:szCs w:val="20"/>
              </w:rPr>
            </w:pPr>
            <w:r w:rsidDel="00000000" w:rsidR="00000000" w:rsidRPr="00000000">
              <w:rPr>
                <w:sz w:val="20"/>
                <w:szCs w:val="20"/>
                <w:rtl w:val="0"/>
              </w:rPr>
              <w:t xml:space="preserve">4,5</w:t>
            </w:r>
          </w:p>
        </w:tc>
        <w:tc>
          <w:tcPr>
            <w:shd w:fill="ffff00" w:val="clear"/>
          </w:tcPr>
          <w:p w:rsidR="00000000" w:rsidDel="00000000" w:rsidP="00000000" w:rsidRDefault="00000000" w:rsidRPr="00000000" w14:paraId="00000FC8">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C9">
            <w:pPr>
              <w:rPr>
                <w:sz w:val="20"/>
                <w:szCs w:val="20"/>
              </w:rPr>
            </w:pPr>
            <w:hyperlink r:id="rId128">
              <w:r w:rsidDel="00000000" w:rsidR="00000000" w:rsidRPr="00000000">
                <w:rPr>
                  <w:color w:val="1155cc"/>
                  <w:sz w:val="20"/>
                  <w:szCs w:val="20"/>
                  <w:u w:val="single"/>
                  <w:rtl w:val="0"/>
                </w:rPr>
                <w:t xml:space="preserve">https://drive.google.com/drive/folders/1vfZXlJXo7XXMHsRDU13EZWhjnK9vsKB5?usp=sharing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CA">
            <w:pPr>
              <w:rPr/>
            </w:pPr>
            <w:r w:rsidDel="00000000" w:rsidR="00000000" w:rsidRPr="00000000">
              <w:rPr>
                <w:rtl w:val="0"/>
              </w:rPr>
            </w:r>
          </w:p>
        </w:tc>
        <w:tc>
          <w:tcPr>
            <w:shd w:fill="ffff00" w:val="clear"/>
          </w:tcPr>
          <w:p w:rsidR="00000000" w:rsidDel="00000000" w:rsidP="00000000" w:rsidRDefault="00000000" w:rsidRPr="00000000" w14:paraId="00000FCB">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CC">
            <w:pPr>
              <w:rPr>
                <w:b w:val="1"/>
                <w:bCs w:val="1"/>
                <w:sz w:val="20"/>
                <w:szCs w:val="20"/>
              </w:rPr>
            </w:pPr>
            <w:r w:rsidDel="00000000" w:rsidR="00000000" w:rsidRPr="00000000">
              <w:rPr>
                <w:b w:val="1"/>
                <w:bCs w:val="1"/>
                <w:sz w:val="20"/>
                <w:szCs w:val="20"/>
                <w:rtl w:val="0"/>
              </w:rPr>
              <w:t xml:space="preserve">Comparative Quality of</w:t>
            </w:r>
          </w:p>
          <w:p w:rsidR="00000000" w:rsidDel="00000000" w:rsidP="00000000" w:rsidRDefault="00000000" w:rsidRPr="00000000" w14:paraId="00000FCD">
            <w:pPr>
              <w:rPr>
                <w:b w:val="1"/>
                <w:bCs w:val="1"/>
                <w:sz w:val="20"/>
                <w:szCs w:val="20"/>
              </w:rPr>
            </w:pPr>
            <w:r w:rsidDel="00000000" w:rsidR="00000000" w:rsidRPr="00000000">
              <w:rPr>
                <w:b w:val="1"/>
                <w:bCs w:val="1"/>
                <w:sz w:val="20"/>
                <w:szCs w:val="20"/>
                <w:rtl w:val="0"/>
              </w:rPr>
              <w:t xml:space="preserve">Service Analysis of VPN</w:t>
            </w:r>
          </w:p>
          <w:p w:rsidR="00000000" w:rsidDel="00000000" w:rsidP="00000000" w:rsidRDefault="00000000" w:rsidRPr="00000000" w14:paraId="00000FCE">
            <w:pPr>
              <w:rPr>
                <w:b w:val="1"/>
                <w:bCs w:val="1"/>
                <w:sz w:val="20"/>
                <w:szCs w:val="20"/>
              </w:rPr>
            </w:pPr>
            <w:r w:rsidDel="00000000" w:rsidR="00000000" w:rsidRPr="00000000">
              <w:rPr>
                <w:b w:val="1"/>
                <w:bCs w:val="1"/>
                <w:sz w:val="20"/>
                <w:szCs w:val="20"/>
                <w:rtl w:val="0"/>
              </w:rPr>
              <w:t xml:space="preserve">Protocols On IPV6</w:t>
            </w:r>
          </w:p>
        </w:tc>
        <w:tc>
          <w:tcPr>
            <w:shd w:fill="ffff00" w:val="clear"/>
          </w:tcPr>
          <w:p w:rsidR="00000000" w:rsidDel="00000000" w:rsidP="00000000" w:rsidRDefault="00000000" w:rsidRPr="00000000" w14:paraId="00000FCF">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D0">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D1">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D2">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D3">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D4">
            <w:pPr>
              <w:jc w:val="center"/>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0FD5">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D6">
            <w:pPr>
              <w:rPr>
                <w:sz w:val="20"/>
                <w:szCs w:val="20"/>
              </w:rPr>
            </w:pPr>
            <w:hyperlink r:id="rId129">
              <w:r w:rsidDel="00000000" w:rsidR="00000000" w:rsidRPr="00000000">
                <w:rPr>
                  <w:color w:val="1155cc"/>
                  <w:sz w:val="20"/>
                  <w:szCs w:val="20"/>
                  <w:u w:val="single"/>
                  <w:rtl w:val="0"/>
                </w:rPr>
                <w:t xml:space="preserve">https://drive.google.com/drive/folders/1QHa-jr0t7ErJ2yf6DMmBm643nKP8U7I0?usp=sharing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D7">
            <w:pPr>
              <w:rPr/>
            </w:pPr>
            <w:r w:rsidDel="00000000" w:rsidR="00000000" w:rsidRPr="00000000">
              <w:rPr>
                <w:rtl w:val="0"/>
              </w:rPr>
            </w:r>
          </w:p>
        </w:tc>
        <w:tc>
          <w:tcPr>
            <w:shd w:fill="ffff00" w:val="clear"/>
          </w:tcPr>
          <w:p w:rsidR="00000000" w:rsidDel="00000000" w:rsidP="00000000" w:rsidRDefault="00000000" w:rsidRPr="00000000" w14:paraId="00000FD8">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D9">
            <w:pPr>
              <w:rPr>
                <w:b w:val="1"/>
                <w:bCs w:val="1"/>
                <w:sz w:val="20"/>
                <w:szCs w:val="20"/>
              </w:rPr>
            </w:pPr>
            <w:r w:rsidDel="00000000" w:rsidR="00000000" w:rsidRPr="00000000">
              <w:rPr>
                <w:b w:val="1"/>
                <w:bCs w:val="1"/>
                <w:sz w:val="20"/>
                <w:szCs w:val="20"/>
                <w:rtl w:val="0"/>
              </w:rPr>
              <w:t xml:space="preserve">Comparative Study of</w:t>
            </w:r>
          </w:p>
          <w:p w:rsidR="00000000" w:rsidDel="00000000" w:rsidP="00000000" w:rsidRDefault="00000000" w:rsidRPr="00000000" w14:paraId="00000FDA">
            <w:pPr>
              <w:rPr>
                <w:b w:val="1"/>
                <w:bCs w:val="1"/>
                <w:sz w:val="20"/>
                <w:szCs w:val="20"/>
              </w:rPr>
            </w:pPr>
            <w:r w:rsidDel="00000000" w:rsidR="00000000" w:rsidRPr="00000000">
              <w:rPr>
                <w:b w:val="1"/>
                <w:bCs w:val="1"/>
                <w:sz w:val="20"/>
                <w:szCs w:val="20"/>
                <w:rtl w:val="0"/>
              </w:rPr>
              <w:t xml:space="preserve">Predictive Models for Hoax</w:t>
            </w:r>
          </w:p>
          <w:p w:rsidR="00000000" w:rsidDel="00000000" w:rsidP="00000000" w:rsidRDefault="00000000" w:rsidRPr="00000000" w14:paraId="00000FDB">
            <w:pPr>
              <w:rPr>
                <w:b w:val="1"/>
                <w:bCs w:val="1"/>
                <w:sz w:val="20"/>
                <w:szCs w:val="20"/>
              </w:rPr>
            </w:pPr>
            <w:r w:rsidDel="00000000" w:rsidR="00000000" w:rsidRPr="00000000">
              <w:rPr>
                <w:b w:val="1"/>
                <w:bCs w:val="1"/>
                <w:sz w:val="20"/>
                <w:szCs w:val="20"/>
                <w:rtl w:val="0"/>
              </w:rPr>
              <w:t xml:space="preserve">and Disinformation</w:t>
            </w:r>
          </w:p>
          <w:p w:rsidR="00000000" w:rsidDel="00000000" w:rsidP="00000000" w:rsidRDefault="00000000" w:rsidRPr="00000000" w14:paraId="00000FDC">
            <w:pPr>
              <w:rPr>
                <w:b w:val="1"/>
                <w:bCs w:val="1"/>
                <w:sz w:val="20"/>
                <w:szCs w:val="20"/>
              </w:rPr>
            </w:pPr>
            <w:r w:rsidDel="00000000" w:rsidR="00000000" w:rsidRPr="00000000">
              <w:rPr>
                <w:b w:val="1"/>
                <w:bCs w:val="1"/>
                <w:sz w:val="20"/>
                <w:szCs w:val="20"/>
                <w:rtl w:val="0"/>
              </w:rPr>
              <w:t xml:space="preserve">Detection in Indonesian</w:t>
            </w:r>
          </w:p>
          <w:p w:rsidR="00000000" w:rsidDel="00000000" w:rsidP="00000000" w:rsidRDefault="00000000" w:rsidRPr="00000000" w14:paraId="00000FDD">
            <w:pPr>
              <w:rPr>
                <w:b w:val="1"/>
                <w:bCs w:val="1"/>
                <w:sz w:val="20"/>
                <w:szCs w:val="20"/>
              </w:rPr>
            </w:pPr>
            <w:r w:rsidDel="00000000" w:rsidR="00000000" w:rsidRPr="00000000">
              <w:rPr>
                <w:b w:val="1"/>
                <w:bCs w:val="1"/>
                <w:sz w:val="20"/>
                <w:szCs w:val="20"/>
                <w:rtl w:val="0"/>
              </w:rPr>
              <w:t xml:space="preserve">News</w:t>
            </w:r>
          </w:p>
        </w:tc>
        <w:tc>
          <w:tcPr>
            <w:shd w:fill="ffff00" w:val="clear"/>
          </w:tcPr>
          <w:p w:rsidR="00000000" w:rsidDel="00000000" w:rsidP="00000000" w:rsidRDefault="00000000" w:rsidRPr="00000000" w14:paraId="00000FDE">
            <w:pPr>
              <w:jc w:val="center"/>
              <w:rPr>
                <w:sz w:val="20"/>
                <w:szCs w:val="20"/>
              </w:rPr>
            </w:pPr>
            <w:r w:rsidDel="00000000" w:rsidR="00000000" w:rsidRPr="00000000">
              <w:rPr>
                <w:sz w:val="20"/>
                <w:szCs w:val="20"/>
                <w:rtl w:val="0"/>
              </w:rPr>
              <w:t xml:space="preserve">3</w:t>
            </w:r>
          </w:p>
        </w:tc>
        <w:tc>
          <w:tcPr>
            <w:shd w:fill="ffff00" w:val="clear"/>
          </w:tcPr>
          <w:p w:rsidR="00000000" w:rsidDel="00000000" w:rsidP="00000000" w:rsidRDefault="00000000" w:rsidRPr="00000000" w14:paraId="00000FDF">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E0">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E1">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E2">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E3">
            <w:pPr>
              <w:jc w:val="center"/>
              <w:rPr>
                <w:sz w:val="20"/>
                <w:szCs w:val="20"/>
              </w:rPr>
            </w:pPr>
            <w:r w:rsidDel="00000000" w:rsidR="00000000" w:rsidRPr="00000000">
              <w:rPr>
                <w:sz w:val="20"/>
                <w:szCs w:val="20"/>
                <w:rtl w:val="0"/>
              </w:rPr>
              <w:t xml:space="preserve">8,9</w:t>
            </w:r>
          </w:p>
        </w:tc>
        <w:tc>
          <w:tcPr>
            <w:shd w:fill="ffff00" w:val="clear"/>
          </w:tcPr>
          <w:p w:rsidR="00000000" w:rsidDel="00000000" w:rsidP="00000000" w:rsidRDefault="00000000" w:rsidRPr="00000000" w14:paraId="00000FE4">
            <w:pPr>
              <w:jc w:val="center"/>
              <w:rPr>
                <w:sz w:val="20"/>
                <w:szCs w:val="20"/>
              </w:rPr>
            </w:pPr>
            <w:r w:rsidDel="00000000" w:rsidR="00000000" w:rsidRPr="00000000">
              <w:rPr>
                <w:rtl w:val="0"/>
              </w:rPr>
            </w:r>
          </w:p>
          <w:p w:rsidR="00000000" w:rsidDel="00000000" w:rsidP="00000000" w:rsidRDefault="00000000" w:rsidRPr="00000000" w14:paraId="00000FE5">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E6">
            <w:pPr>
              <w:rPr>
                <w:sz w:val="20"/>
                <w:szCs w:val="20"/>
              </w:rPr>
            </w:pPr>
            <w:hyperlink r:id="rId130">
              <w:r w:rsidDel="00000000" w:rsidR="00000000" w:rsidRPr="00000000">
                <w:rPr>
                  <w:color w:val="1155cc"/>
                  <w:sz w:val="20"/>
                  <w:szCs w:val="20"/>
                  <w:u w:val="single"/>
                  <w:rtl w:val="0"/>
                </w:rPr>
                <w:t xml:space="preserve">https://drive.google.com/drive/folders/1jvE35rJT89GqWvZhuk6N-qPZ15IjKPHP?usp=sharing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E7">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E8">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E9">
            <w:pPr>
              <w:rPr>
                <w:b w:val="1"/>
                <w:bCs w:val="1"/>
                <w:sz w:val="20"/>
                <w:szCs w:val="20"/>
              </w:rPr>
            </w:pPr>
            <w:r w:rsidDel="00000000" w:rsidR="00000000" w:rsidRPr="00000000">
              <w:rPr>
                <w:b w:val="1"/>
                <w:bCs w:val="1"/>
                <w:sz w:val="20"/>
                <w:szCs w:val="20"/>
                <w:rtl w:val="0"/>
              </w:rPr>
              <w:t xml:space="preserve">Collaborative Intrusion</w:t>
            </w:r>
          </w:p>
          <w:p w:rsidR="00000000" w:rsidDel="00000000" w:rsidP="00000000" w:rsidRDefault="00000000" w:rsidRPr="00000000" w14:paraId="00000FEA">
            <w:pPr>
              <w:rPr>
                <w:b w:val="1"/>
                <w:bCs w:val="1"/>
                <w:sz w:val="20"/>
                <w:szCs w:val="20"/>
              </w:rPr>
            </w:pPr>
            <w:r w:rsidDel="00000000" w:rsidR="00000000" w:rsidRPr="00000000">
              <w:rPr>
                <w:b w:val="1"/>
                <w:bCs w:val="1"/>
                <w:sz w:val="20"/>
                <w:szCs w:val="20"/>
                <w:rtl w:val="0"/>
              </w:rPr>
              <w:t xml:space="preserve">Detection System with Snort</w:t>
            </w:r>
          </w:p>
          <w:p w:rsidR="00000000" w:rsidDel="00000000" w:rsidP="00000000" w:rsidRDefault="00000000" w:rsidRPr="00000000" w14:paraId="00000FEB">
            <w:pPr>
              <w:rPr>
                <w:b w:val="1"/>
                <w:bCs w:val="1"/>
                <w:sz w:val="20"/>
                <w:szCs w:val="20"/>
              </w:rPr>
            </w:pPr>
            <w:r w:rsidDel="00000000" w:rsidR="00000000" w:rsidRPr="00000000">
              <w:rPr>
                <w:b w:val="1"/>
                <w:bCs w:val="1"/>
                <w:sz w:val="20"/>
                <w:szCs w:val="20"/>
                <w:rtl w:val="0"/>
              </w:rPr>
              <w:t xml:space="preserve">Machine Learning Pugin</w:t>
            </w:r>
          </w:p>
        </w:tc>
        <w:tc>
          <w:tcPr>
            <w:shd w:fill="ffff00" w:val="clear"/>
          </w:tcPr>
          <w:p w:rsidR="00000000" w:rsidDel="00000000" w:rsidP="00000000" w:rsidRDefault="00000000" w:rsidRPr="00000000" w14:paraId="00000FEC">
            <w:pPr>
              <w:jc w:val="center"/>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0FED">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0FEE">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0FEF">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F0">
            <w:pPr>
              <w:rPr>
                <w:sz w:val="20"/>
                <w:szCs w:val="20"/>
              </w:rPr>
            </w:pPr>
            <w:r w:rsidDel="00000000" w:rsidR="00000000" w:rsidRPr="00000000">
              <w:rPr>
                <w:rtl w:val="0"/>
              </w:rPr>
            </w:r>
          </w:p>
        </w:tc>
        <w:tc>
          <w:tcPr>
            <w:shd w:fill="ffff00" w:val="clear"/>
          </w:tcPr>
          <w:p w:rsidR="00000000" w:rsidDel="00000000" w:rsidP="00000000" w:rsidRDefault="00000000" w:rsidRPr="00000000" w14:paraId="00000FF1">
            <w:pPr>
              <w:jc w:val="center"/>
              <w:rPr>
                <w:sz w:val="20"/>
                <w:szCs w:val="20"/>
              </w:rPr>
            </w:pPr>
            <w:r w:rsidDel="00000000" w:rsidR="00000000" w:rsidRPr="00000000">
              <w:rPr>
                <w:sz w:val="20"/>
                <w:szCs w:val="20"/>
                <w:rtl w:val="0"/>
              </w:rPr>
              <w:t xml:space="preserve">13</w:t>
            </w:r>
          </w:p>
        </w:tc>
        <w:tc>
          <w:tcPr>
            <w:shd w:fill="ffff00" w:val="clear"/>
          </w:tcPr>
          <w:p w:rsidR="00000000" w:rsidDel="00000000" w:rsidP="00000000" w:rsidRDefault="00000000" w:rsidRPr="00000000" w14:paraId="00000FF2">
            <w:pPr>
              <w:rPr>
                <w:sz w:val="20"/>
                <w:szCs w:val="20"/>
              </w:rPr>
            </w:pPr>
            <w:r w:rsidDel="00000000" w:rsidR="00000000" w:rsidRPr="00000000">
              <w:rPr>
                <w:rtl w:val="0"/>
              </w:rPr>
            </w:r>
          </w:p>
        </w:tc>
        <w:tc>
          <w:tcPr>
            <w:shd w:fill="ffff00" w:val="clear"/>
          </w:tcPr>
          <w:p w:rsidR="00000000" w:rsidDel="00000000" w:rsidP="00000000" w:rsidRDefault="00000000" w:rsidRPr="00000000" w14:paraId="00000FF3">
            <w:pPr>
              <w:rPr>
                <w:sz w:val="20"/>
                <w:szCs w:val="20"/>
              </w:rPr>
            </w:pPr>
            <w:hyperlink r:id="rId131">
              <w:r w:rsidDel="00000000" w:rsidR="00000000" w:rsidRPr="00000000">
                <w:rPr>
                  <w:color w:val="1155cc"/>
                  <w:sz w:val="20"/>
                  <w:szCs w:val="20"/>
                  <w:u w:val="single"/>
                  <w:rtl w:val="0"/>
                </w:rPr>
                <w:t xml:space="preserve">https://drive.google.com/drive/folders/1JRexeJsqj4Ixzwd3D4PH08CD7UbvRw9q?usp=sharing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0FF4">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FF5">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0FF6">
            <w:pPr>
              <w:rPr>
                <w:b w:val="1"/>
                <w:bCs w:val="1"/>
                <w:sz w:val="20"/>
                <w:szCs w:val="20"/>
              </w:rPr>
            </w:pPr>
            <w:r w:rsidDel="00000000" w:rsidR="00000000" w:rsidRPr="00000000">
              <w:rPr>
                <w:rtl w:val="0"/>
              </w:rPr>
            </w:r>
          </w:p>
          <w:tbl>
            <w:tblPr>
              <w:tblStyle w:val="Table22"/>
              <w:tblW w:w="3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tblGridChange w:id="0">
                <w:tblGrid>
                  <w:gridCol w:w="3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ind w:left="-141.7322834645671" w:firstLine="0"/>
                    <w:rPr>
                      <w:b w:val="1"/>
                      <w:bCs w:val="1"/>
                      <w:sz w:val="20"/>
                      <w:szCs w:val="20"/>
                    </w:rPr>
                  </w:pPr>
                  <w:r w:rsidDel="00000000" w:rsidR="00000000" w:rsidRPr="00000000">
                    <w:rPr>
                      <w:b w:val="1"/>
                      <w:bCs w:val="1"/>
                      <w:sz w:val="20"/>
                      <w:szCs w:val="20"/>
                      <w:rtl w:val="0"/>
                    </w:rPr>
                    <w:t xml:space="preserve">Security Analysis Of Audit Tools</w:t>
                  </w:r>
                </w:p>
              </w:tc>
            </w:tr>
          </w:tbl>
          <w:p w:rsidR="00000000" w:rsidDel="00000000" w:rsidP="00000000" w:rsidRDefault="00000000" w:rsidRPr="00000000" w14:paraId="00000FF8">
            <w:pPr>
              <w:rPr>
                <w:b w:val="1"/>
                <w:bCs w:val="1"/>
                <w:sz w:val="20"/>
                <w:szCs w:val="20"/>
              </w:rPr>
            </w:pPr>
            <w:r w:rsidDel="00000000" w:rsidR="00000000" w:rsidRPr="00000000">
              <w:rPr>
                <w:rtl w:val="0"/>
              </w:rPr>
            </w:r>
          </w:p>
        </w:tc>
        <w:tc>
          <w:tcPr>
            <w:shd w:fill="ffff00" w:val="clear"/>
          </w:tcPr>
          <w:p w:rsidR="00000000" w:rsidDel="00000000" w:rsidP="00000000" w:rsidRDefault="00000000" w:rsidRPr="00000000" w14:paraId="00000FF9">
            <w:pPr>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0FFA">
            <w:pPr>
              <w:jc w:val="center"/>
              <w:rPr>
                <w:sz w:val="20"/>
                <w:szCs w:val="20"/>
              </w:rPr>
            </w:pPr>
            <w:r w:rsidDel="00000000" w:rsidR="00000000" w:rsidRPr="00000000">
              <w:rPr>
                <w:sz w:val="20"/>
                <w:szCs w:val="20"/>
                <w:rtl w:val="0"/>
              </w:rPr>
              <w:t xml:space="preserve">BRIN-PSSN</w:t>
            </w:r>
          </w:p>
        </w:tc>
        <w:tc>
          <w:tcPr>
            <w:shd w:fill="ffff00" w:val="clear"/>
          </w:tcPr>
          <w:p w:rsidR="00000000" w:rsidDel="00000000" w:rsidP="00000000" w:rsidRDefault="00000000" w:rsidRPr="00000000" w14:paraId="00000FFB">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0FFC">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0FFD">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FFE">
            <w:pPr>
              <w:jc w:val="center"/>
              <w:rPr>
                <w:sz w:val="20"/>
                <w:szCs w:val="20"/>
              </w:rPr>
            </w:pPr>
            <w:r w:rsidDel="00000000" w:rsidR="00000000" w:rsidRPr="00000000">
              <w:rPr>
                <w:sz w:val="20"/>
                <w:szCs w:val="20"/>
                <w:rtl w:val="0"/>
              </w:rPr>
              <w:t xml:space="preserve">3</w:t>
            </w:r>
          </w:p>
        </w:tc>
        <w:tc>
          <w:tcPr>
            <w:shd w:fill="ffff00" w:val="clear"/>
          </w:tcPr>
          <w:p w:rsidR="00000000" w:rsidDel="00000000" w:rsidP="00000000" w:rsidRDefault="00000000" w:rsidRPr="00000000" w14:paraId="00000FFF">
            <w:pPr>
              <w:rPr>
                <w:sz w:val="20"/>
                <w:szCs w:val="20"/>
              </w:rPr>
            </w:pPr>
            <w:r w:rsidDel="00000000" w:rsidR="00000000" w:rsidRPr="00000000">
              <w:rPr>
                <w:rtl w:val="0"/>
              </w:rPr>
            </w:r>
          </w:p>
        </w:tc>
        <w:tc>
          <w:tcPr>
            <w:shd w:fill="ffff00" w:val="clear"/>
          </w:tcPr>
          <w:p w:rsidR="00000000" w:rsidDel="00000000" w:rsidP="00000000" w:rsidRDefault="00000000" w:rsidRPr="00000000" w14:paraId="00001000">
            <w:pPr>
              <w:rPr>
                <w:sz w:val="20"/>
                <w:szCs w:val="20"/>
              </w:rPr>
            </w:pPr>
            <w:hyperlink r:id="rId132">
              <w:r w:rsidDel="00000000" w:rsidR="00000000" w:rsidRPr="00000000">
                <w:rPr>
                  <w:color w:val="1155cc"/>
                  <w:sz w:val="20"/>
                  <w:szCs w:val="20"/>
                  <w:u w:val="single"/>
                  <w:rtl w:val="0"/>
                </w:rPr>
                <w:t xml:space="preserve">https://drive.google.com/drive/folders/1KaR4GIHGjkgG7eDylCQSoMdXpI-4CxV6?usp=sharing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01">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02">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1003">
            <w:pPr>
              <w:rPr>
                <w:b w:val="1"/>
                <w:bCs w:val="1"/>
                <w:sz w:val="20"/>
                <w:szCs w:val="20"/>
              </w:rPr>
            </w:pPr>
            <w:r w:rsidDel="00000000" w:rsidR="00000000" w:rsidRPr="00000000">
              <w:rPr>
                <w:b w:val="1"/>
                <w:bCs w:val="1"/>
                <w:sz w:val="20"/>
                <w:szCs w:val="20"/>
                <w:rtl w:val="0"/>
              </w:rPr>
              <w:t xml:space="preserve">Analysis Of Fraud Attacks Using Android Package Kit (APK) In Indonesia</w:t>
            </w:r>
          </w:p>
        </w:tc>
        <w:tc>
          <w:tcPr>
            <w:shd w:fill="ffff00" w:val="clear"/>
          </w:tcPr>
          <w:p w:rsidR="00000000" w:rsidDel="00000000" w:rsidP="00000000" w:rsidRDefault="00000000" w:rsidRPr="00000000" w14:paraId="00001004">
            <w:pPr>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1005">
            <w:pPr>
              <w:jc w:val="center"/>
              <w:rPr>
                <w:sz w:val="20"/>
                <w:szCs w:val="20"/>
              </w:rPr>
            </w:pPr>
            <w:r w:rsidDel="00000000" w:rsidR="00000000" w:rsidRPr="00000000">
              <w:rPr>
                <w:sz w:val="20"/>
                <w:szCs w:val="20"/>
                <w:rtl w:val="0"/>
              </w:rPr>
              <w:t xml:space="preserve">BRIN-PSSN</w:t>
            </w:r>
          </w:p>
        </w:tc>
        <w:tc>
          <w:tcPr>
            <w:shd w:fill="ffff00" w:val="clear"/>
          </w:tcPr>
          <w:p w:rsidR="00000000" w:rsidDel="00000000" w:rsidP="00000000" w:rsidRDefault="00000000" w:rsidRPr="00000000" w14:paraId="00001006">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1007">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08">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009">
            <w:pPr>
              <w:jc w:val="center"/>
              <w:rPr>
                <w:sz w:val="20"/>
                <w:szCs w:val="20"/>
              </w:rPr>
            </w:pPr>
            <w:r w:rsidDel="00000000" w:rsidR="00000000" w:rsidRPr="00000000">
              <w:rPr>
                <w:sz w:val="20"/>
                <w:szCs w:val="20"/>
                <w:rtl w:val="0"/>
              </w:rPr>
              <w:t xml:space="preserve">3</w:t>
            </w:r>
          </w:p>
        </w:tc>
        <w:tc>
          <w:tcPr>
            <w:shd w:fill="ffff00" w:val="clear"/>
          </w:tcPr>
          <w:p w:rsidR="00000000" w:rsidDel="00000000" w:rsidP="00000000" w:rsidRDefault="00000000" w:rsidRPr="00000000" w14:paraId="0000100A">
            <w:pPr>
              <w:rPr>
                <w:sz w:val="20"/>
                <w:szCs w:val="20"/>
              </w:rPr>
            </w:pPr>
            <w:r w:rsidDel="00000000" w:rsidR="00000000" w:rsidRPr="00000000">
              <w:rPr>
                <w:rtl w:val="0"/>
              </w:rPr>
            </w:r>
          </w:p>
        </w:tc>
        <w:tc>
          <w:tcPr>
            <w:shd w:fill="ffff00" w:val="clear"/>
          </w:tcPr>
          <w:p w:rsidR="00000000" w:rsidDel="00000000" w:rsidP="00000000" w:rsidRDefault="00000000" w:rsidRPr="00000000" w14:paraId="0000100B">
            <w:pPr>
              <w:rPr>
                <w:sz w:val="20"/>
                <w:szCs w:val="20"/>
              </w:rPr>
            </w:pPr>
            <w:hyperlink r:id="rId133">
              <w:r w:rsidDel="00000000" w:rsidR="00000000" w:rsidRPr="00000000">
                <w:rPr>
                  <w:color w:val="1155cc"/>
                  <w:sz w:val="20"/>
                  <w:szCs w:val="20"/>
                  <w:u w:val="single"/>
                  <w:rtl w:val="0"/>
                </w:rPr>
                <w:t xml:space="preserve">https://drive.google.com/drive/folders/1o1AxItMQgTJ3HCegHPTdouLjaNm5yJsm?usp=sharing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0C">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0D">
            <w:pPr>
              <w:rPr>
                <w:b w:val="1"/>
                <w:bCs w:val="1"/>
                <w:sz w:val="20"/>
                <w:szCs w:val="20"/>
              </w:rPr>
            </w:pPr>
            <w:r w:rsidDel="00000000" w:rsidR="00000000" w:rsidRPr="00000000">
              <w:rPr>
                <w:b w:val="1"/>
                <w:bCs w:val="1"/>
                <w:sz w:val="20"/>
                <w:szCs w:val="20"/>
                <w:rtl w:val="0"/>
              </w:rPr>
              <w:t xml:space="preserve">Dimas Febriyan Priambodo</w:t>
            </w:r>
          </w:p>
        </w:tc>
        <w:tc>
          <w:tcPr>
            <w:shd w:fill="ffff00" w:val="clear"/>
          </w:tcPr>
          <w:p w:rsidR="00000000" w:rsidDel="00000000" w:rsidP="00000000" w:rsidRDefault="00000000" w:rsidRPr="00000000" w14:paraId="0000100E">
            <w:pPr>
              <w:rPr>
                <w:b w:val="1"/>
                <w:bCs w:val="1"/>
                <w:sz w:val="20"/>
                <w:szCs w:val="20"/>
              </w:rPr>
            </w:pPr>
            <w:r w:rsidDel="00000000" w:rsidR="00000000" w:rsidRPr="00000000">
              <w:rPr>
                <w:b w:val="1"/>
                <w:bCs w:val="1"/>
                <w:sz w:val="20"/>
                <w:szCs w:val="20"/>
                <w:rtl w:val="0"/>
              </w:rPr>
              <w:t xml:space="preserve">Securing Digital Data Destruction Through Cryptographic Methods for Enhanced Personal Data Protection (Pdp) Solution in Indonesia</w:t>
            </w:r>
          </w:p>
        </w:tc>
        <w:tc>
          <w:tcPr>
            <w:shd w:fill="ffff00" w:val="clear"/>
          </w:tcPr>
          <w:p w:rsidR="00000000" w:rsidDel="00000000" w:rsidP="00000000" w:rsidRDefault="00000000" w:rsidRPr="00000000" w14:paraId="0000100F">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10">
            <w:pPr>
              <w:jc w:val="center"/>
              <w:rPr>
                <w:sz w:val="20"/>
                <w:szCs w:val="20"/>
              </w:rPr>
            </w:pPr>
            <w:r w:rsidDel="00000000" w:rsidR="00000000" w:rsidRPr="00000000">
              <w:rPr>
                <w:sz w:val="20"/>
                <w:szCs w:val="20"/>
                <w:rtl w:val="0"/>
              </w:rPr>
              <w:t xml:space="preserve">PSSN-UNSIA</w:t>
            </w:r>
          </w:p>
        </w:tc>
        <w:tc>
          <w:tcPr>
            <w:shd w:fill="ffff00" w:val="clear"/>
          </w:tcPr>
          <w:p w:rsidR="00000000" w:rsidDel="00000000" w:rsidP="00000000" w:rsidRDefault="00000000" w:rsidRPr="00000000" w14:paraId="00001011">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1012">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13">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014">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015">
            <w:pPr>
              <w:jc w:val="center"/>
              <w:rPr>
                <w:sz w:val="20"/>
                <w:szCs w:val="20"/>
              </w:rPr>
            </w:pPr>
            <w:r w:rsidDel="00000000" w:rsidR="00000000" w:rsidRPr="00000000">
              <w:rPr>
                <w:sz w:val="20"/>
                <w:szCs w:val="20"/>
                <w:rtl w:val="0"/>
              </w:rPr>
              <w:t xml:space="preserve">7,6</w:t>
            </w:r>
          </w:p>
        </w:tc>
        <w:tc>
          <w:tcPr>
            <w:shd w:fill="ffff00" w:val="clear"/>
          </w:tcPr>
          <w:p w:rsidR="00000000" w:rsidDel="00000000" w:rsidP="00000000" w:rsidRDefault="00000000" w:rsidRPr="00000000" w14:paraId="00001016">
            <w:pPr>
              <w:rPr>
                <w:sz w:val="20"/>
                <w:szCs w:val="20"/>
              </w:rPr>
            </w:pPr>
            <w:hyperlink r:id="rId134">
              <w:r w:rsidDel="00000000" w:rsidR="00000000" w:rsidRPr="00000000">
                <w:rPr>
                  <w:color w:val="1155cc"/>
                  <w:sz w:val="20"/>
                  <w:szCs w:val="20"/>
                  <w:u w:val="single"/>
                  <w:rtl w:val="0"/>
                </w:rPr>
                <w:t xml:space="preserve">https://drive.google.com/drive/folders/1Oas4eO3sN-tc-iu_v_wsLvnGgvhtbuxN?usp=sharing</w:t>
              </w:r>
            </w:hyperlink>
            <w:r w:rsidDel="00000000" w:rsidR="00000000" w:rsidRPr="00000000">
              <w:rPr>
                <w:rtl w:val="0"/>
              </w:rPr>
            </w:r>
          </w:p>
          <w:p w:rsidR="00000000" w:rsidDel="00000000" w:rsidP="00000000" w:rsidRDefault="00000000" w:rsidRPr="00000000" w14:paraId="00001017">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18">
            <w:pPr>
              <w:rPr/>
            </w:pPr>
            <w:r w:rsidDel="00000000" w:rsidR="00000000" w:rsidRPr="00000000">
              <w:rPr>
                <w:rtl w:val="0"/>
              </w:rPr>
            </w:r>
          </w:p>
        </w:tc>
        <w:tc>
          <w:tcPr>
            <w:shd w:fill="ffff00" w:val="clear"/>
          </w:tcPr>
          <w:p w:rsidR="00000000" w:rsidDel="00000000" w:rsidP="00000000" w:rsidRDefault="00000000" w:rsidRPr="00000000" w14:paraId="00001019">
            <w:pPr>
              <w:rPr>
                <w:b w:val="1"/>
                <w:bCs w:val="1"/>
                <w:sz w:val="20"/>
                <w:szCs w:val="20"/>
              </w:rPr>
            </w:pPr>
            <w:r w:rsidDel="00000000" w:rsidR="00000000" w:rsidRPr="00000000">
              <w:rPr>
                <w:b w:val="1"/>
                <w:bCs w:val="1"/>
                <w:sz w:val="20"/>
                <w:szCs w:val="20"/>
                <w:rtl w:val="0"/>
              </w:rPr>
              <w:t xml:space="preserve">Ira Rosianal Hikmah</w:t>
            </w:r>
          </w:p>
        </w:tc>
        <w:tc>
          <w:tcPr>
            <w:shd w:fill="ffff00" w:val="clear"/>
          </w:tcPr>
          <w:p w:rsidR="00000000" w:rsidDel="00000000" w:rsidP="00000000" w:rsidRDefault="00000000" w:rsidRPr="00000000" w14:paraId="0000101A">
            <w:pPr>
              <w:rPr>
                <w:b w:val="1"/>
                <w:bCs w:val="1"/>
                <w:sz w:val="20"/>
                <w:szCs w:val="20"/>
              </w:rPr>
            </w:pPr>
            <w:commentRangeStart w:id="14"/>
            <w:r w:rsidDel="00000000" w:rsidR="00000000" w:rsidRPr="00000000">
              <w:rPr>
                <w:b w:val="1"/>
                <w:bCs w:val="1"/>
                <w:sz w:val="20"/>
                <w:szCs w:val="20"/>
                <w:rtl w:val="0"/>
              </w:rPr>
              <w:t xml:space="preserve">Network Forensic Serangan DoS pada Jaringan Cloud berdasarkan Generic Framework for Network Forensics (GFNF)</w:t>
            </w:r>
          </w:p>
        </w:tc>
        <w:tc>
          <w:tcPr>
            <w:shd w:fill="ffff00" w:val="clear"/>
          </w:tcPr>
          <w:p w:rsidR="00000000" w:rsidDel="00000000" w:rsidP="00000000" w:rsidRDefault="00000000" w:rsidRPr="00000000" w14:paraId="0000101B">
            <w:pPr>
              <w:rPr>
                <w:sz w:val="20"/>
                <w:szCs w:val="20"/>
              </w:rPr>
            </w:pPr>
            <w:commentRangeEnd w:id="14"/>
            <w:r w:rsidDel="00000000" w:rsidR="00000000" w:rsidRPr="00000000">
              <w:commentReference w:id="14"/>
            </w:r>
            <w:r w:rsidDel="00000000" w:rsidR="00000000" w:rsidRPr="00000000">
              <w:rPr>
                <w:sz w:val="20"/>
                <w:szCs w:val="20"/>
                <w:rtl w:val="0"/>
              </w:rPr>
              <w:t xml:space="preserve">1</w:t>
            </w:r>
          </w:p>
        </w:tc>
        <w:tc>
          <w:tcPr>
            <w:shd w:fill="ffff00" w:val="clear"/>
          </w:tcPr>
          <w:p w:rsidR="00000000" w:rsidDel="00000000" w:rsidP="00000000" w:rsidRDefault="00000000" w:rsidRPr="00000000" w14:paraId="0000101C">
            <w:pP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101D">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101E">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1F">
            <w:pPr>
              <w:jc w:val="center"/>
              <w:rPr>
                <w:sz w:val="20"/>
                <w:szCs w:val="20"/>
              </w:rPr>
            </w:pPr>
            <w:r w:rsidDel="00000000" w:rsidR="00000000" w:rsidRPr="00000000">
              <w:rPr>
                <w:sz w:val="20"/>
                <w:szCs w:val="20"/>
                <w:rtl w:val="0"/>
              </w:rPr>
              <w:t xml:space="preserve">0,8</w:t>
            </w:r>
          </w:p>
        </w:tc>
        <w:tc>
          <w:tcPr>
            <w:shd w:fill="ffff00" w:val="clear"/>
          </w:tcPr>
          <w:p w:rsidR="00000000" w:rsidDel="00000000" w:rsidP="00000000" w:rsidRDefault="00000000" w:rsidRPr="00000000" w14:paraId="00001020">
            <w:pPr>
              <w:rPr>
                <w:sz w:val="20"/>
                <w:szCs w:val="20"/>
              </w:rPr>
            </w:pPr>
            <w:r w:rsidDel="00000000" w:rsidR="00000000" w:rsidRPr="00000000">
              <w:rPr>
                <w:rtl w:val="0"/>
              </w:rPr>
            </w:r>
          </w:p>
        </w:tc>
        <w:tc>
          <w:tcPr>
            <w:shd w:fill="ffff00" w:val="clear"/>
          </w:tcPr>
          <w:p w:rsidR="00000000" w:rsidDel="00000000" w:rsidP="00000000" w:rsidRDefault="00000000" w:rsidRPr="00000000" w14:paraId="00001021">
            <w:pPr>
              <w:rPr>
                <w:sz w:val="20"/>
                <w:szCs w:val="20"/>
              </w:rPr>
            </w:pPr>
            <w:r w:rsidDel="00000000" w:rsidR="00000000" w:rsidRPr="00000000">
              <w:rPr>
                <w:rtl w:val="0"/>
              </w:rPr>
            </w:r>
          </w:p>
        </w:tc>
        <w:tc>
          <w:tcPr>
            <w:shd w:fill="ffff00" w:val="clear"/>
          </w:tcPr>
          <w:p w:rsidR="00000000" w:rsidDel="00000000" w:rsidP="00000000" w:rsidRDefault="00000000" w:rsidRPr="00000000" w14:paraId="00001022">
            <w:pPr>
              <w:rPr>
                <w:sz w:val="20"/>
                <w:szCs w:val="20"/>
              </w:rPr>
            </w:pPr>
            <w:hyperlink r:id="rId135">
              <w:r w:rsidDel="00000000" w:rsidR="00000000" w:rsidRPr="00000000">
                <w:rPr>
                  <w:color w:val="1155cc"/>
                  <w:sz w:val="20"/>
                  <w:szCs w:val="20"/>
                  <w:u w:val="single"/>
                  <w:rtl w:val="0"/>
                </w:rPr>
                <w:t xml:space="preserve">https://drive.google.com/drive/folders/1PZIHeVWsfW1BQUxfIOXuBz3JCuooUDE1?usp=sharing</w:t>
              </w:r>
            </w:hyperlink>
            <w:r w:rsidDel="00000000" w:rsidR="00000000" w:rsidRPr="00000000">
              <w:rPr>
                <w:rtl w:val="0"/>
              </w:rPr>
            </w:r>
          </w:p>
          <w:p w:rsidR="00000000" w:rsidDel="00000000" w:rsidP="00000000" w:rsidRDefault="00000000" w:rsidRPr="00000000" w14:paraId="00001023">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24">
            <w:pPr>
              <w:rPr/>
            </w:pPr>
            <w:r w:rsidDel="00000000" w:rsidR="00000000" w:rsidRPr="00000000">
              <w:rPr>
                <w:rtl w:val="0"/>
              </w:rPr>
            </w:r>
          </w:p>
        </w:tc>
        <w:tc>
          <w:tcPr>
            <w:shd w:fill="ffff00" w:val="clear"/>
          </w:tcPr>
          <w:p w:rsidR="00000000" w:rsidDel="00000000" w:rsidP="00000000" w:rsidRDefault="00000000" w:rsidRPr="00000000" w14:paraId="00001025">
            <w:pPr>
              <w:rPr>
                <w:b w:val="1"/>
                <w:bCs w:val="1"/>
                <w:sz w:val="20"/>
                <w:szCs w:val="20"/>
              </w:rPr>
            </w:pPr>
            <w:commentRangeStart w:id="15"/>
            <w:r w:rsidDel="00000000" w:rsidR="00000000" w:rsidRPr="00000000">
              <w:rPr>
                <w:b w:val="1"/>
                <w:bCs w:val="1"/>
                <w:sz w:val="20"/>
                <w:szCs w:val="20"/>
                <w:rtl w:val="0"/>
              </w:rPr>
              <w:t xml:space="preserve">Ira Rosianal Hikmah</w:t>
            </w:r>
          </w:p>
        </w:tc>
        <w:tc>
          <w:tcPr>
            <w:shd w:fill="ffff00" w:val="clear"/>
          </w:tcPr>
          <w:p w:rsidR="00000000" w:rsidDel="00000000" w:rsidP="00000000" w:rsidRDefault="00000000" w:rsidRPr="00000000" w14:paraId="00001026">
            <w:pPr>
              <w:rPr>
                <w:b w:val="1"/>
                <w:bCs w:val="1"/>
                <w:sz w:val="20"/>
                <w:szCs w:val="20"/>
              </w:rPr>
            </w:pPr>
            <w:commentRangeEnd w:id="15"/>
            <w:r w:rsidDel="00000000" w:rsidR="00000000" w:rsidRPr="00000000">
              <w:commentReference w:id="15"/>
            </w:r>
            <w:r w:rsidDel="00000000" w:rsidR="00000000" w:rsidRPr="00000000">
              <w:rPr>
                <w:b w:val="1"/>
                <w:bCs w:val="1"/>
                <w:sz w:val="20"/>
                <w:szCs w:val="20"/>
                <w:rtl w:val="0"/>
              </w:rPr>
              <w:t xml:space="preserve">Analisis Perbandingan Kinerja dan Kegunaan Aplikasi Pengelola Kata Sandi Closed-Source berdasarkan ISO/IEC 25010</w:t>
            </w:r>
          </w:p>
        </w:tc>
        <w:tc>
          <w:tcPr>
            <w:shd w:fill="ffff00" w:val="clear"/>
          </w:tcPr>
          <w:p w:rsidR="00000000" w:rsidDel="00000000" w:rsidP="00000000" w:rsidRDefault="00000000" w:rsidRPr="00000000" w14:paraId="00001027">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28">
            <w:pP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1029">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102A">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2B">
            <w:pPr>
              <w:jc w:val="center"/>
              <w:rPr>
                <w:sz w:val="20"/>
                <w:szCs w:val="20"/>
              </w:rPr>
            </w:pPr>
            <w:r w:rsidDel="00000000" w:rsidR="00000000" w:rsidRPr="00000000">
              <w:rPr>
                <w:sz w:val="20"/>
                <w:szCs w:val="20"/>
                <w:rtl w:val="0"/>
              </w:rPr>
              <w:t xml:space="preserve">0,8</w:t>
            </w:r>
          </w:p>
        </w:tc>
        <w:tc>
          <w:tcPr>
            <w:shd w:fill="ffff00" w:val="clear"/>
          </w:tcPr>
          <w:p w:rsidR="00000000" w:rsidDel="00000000" w:rsidP="00000000" w:rsidRDefault="00000000" w:rsidRPr="00000000" w14:paraId="0000102C">
            <w:pPr>
              <w:rPr>
                <w:sz w:val="20"/>
                <w:szCs w:val="20"/>
              </w:rPr>
            </w:pPr>
            <w:r w:rsidDel="00000000" w:rsidR="00000000" w:rsidRPr="00000000">
              <w:rPr>
                <w:rtl w:val="0"/>
              </w:rPr>
            </w:r>
          </w:p>
        </w:tc>
        <w:tc>
          <w:tcPr>
            <w:shd w:fill="ffff00" w:val="clear"/>
          </w:tcPr>
          <w:p w:rsidR="00000000" w:rsidDel="00000000" w:rsidP="00000000" w:rsidRDefault="00000000" w:rsidRPr="00000000" w14:paraId="0000102D">
            <w:pPr>
              <w:rPr>
                <w:sz w:val="20"/>
                <w:szCs w:val="20"/>
              </w:rPr>
            </w:pPr>
            <w:r w:rsidDel="00000000" w:rsidR="00000000" w:rsidRPr="00000000">
              <w:rPr>
                <w:rtl w:val="0"/>
              </w:rPr>
            </w:r>
          </w:p>
        </w:tc>
        <w:tc>
          <w:tcPr>
            <w:shd w:fill="ffff00" w:val="clear"/>
          </w:tcPr>
          <w:p w:rsidR="00000000" w:rsidDel="00000000" w:rsidP="00000000" w:rsidRDefault="00000000" w:rsidRPr="00000000" w14:paraId="0000102E">
            <w:pPr>
              <w:rPr>
                <w:sz w:val="20"/>
                <w:szCs w:val="20"/>
              </w:rPr>
            </w:pPr>
            <w:hyperlink r:id="rId136">
              <w:r w:rsidDel="00000000" w:rsidR="00000000" w:rsidRPr="00000000">
                <w:rPr>
                  <w:color w:val="1155cc"/>
                  <w:sz w:val="20"/>
                  <w:szCs w:val="20"/>
                  <w:u w:val="single"/>
                  <w:rtl w:val="0"/>
                </w:rPr>
                <w:t xml:space="preserve">https://drive.google.com/drive/folders/1p7ojpW24tAV9lgsdvJNgvcpivIAw21f5?usp=sharing</w:t>
              </w:r>
            </w:hyperlink>
            <w:r w:rsidDel="00000000" w:rsidR="00000000" w:rsidRPr="00000000">
              <w:rPr>
                <w:rtl w:val="0"/>
              </w:rPr>
            </w:r>
          </w:p>
          <w:p w:rsidR="00000000" w:rsidDel="00000000" w:rsidP="00000000" w:rsidRDefault="00000000" w:rsidRPr="00000000" w14:paraId="0000102F">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30">
            <w:pPr>
              <w:rPr/>
            </w:pPr>
            <w:r w:rsidDel="00000000" w:rsidR="00000000" w:rsidRPr="00000000">
              <w:rPr>
                <w:rtl w:val="0"/>
              </w:rPr>
            </w:r>
          </w:p>
        </w:tc>
        <w:tc>
          <w:tcPr>
            <w:shd w:fill="ffff00" w:val="clear"/>
          </w:tcPr>
          <w:p w:rsidR="00000000" w:rsidDel="00000000" w:rsidP="00000000" w:rsidRDefault="00000000" w:rsidRPr="00000000" w14:paraId="00001031">
            <w:pPr>
              <w:rPr>
                <w:b w:val="1"/>
                <w:bCs w:val="1"/>
                <w:sz w:val="20"/>
                <w:szCs w:val="20"/>
              </w:rPr>
            </w:pPr>
            <w:r w:rsidDel="00000000" w:rsidR="00000000" w:rsidRPr="00000000">
              <w:rPr>
                <w:b w:val="1"/>
                <w:bCs w:val="1"/>
                <w:sz w:val="20"/>
                <w:szCs w:val="20"/>
                <w:rtl w:val="0"/>
              </w:rPr>
              <w:t xml:space="preserve">Ira Rosianal Hikmah</w:t>
            </w:r>
          </w:p>
        </w:tc>
        <w:tc>
          <w:tcPr>
            <w:shd w:fill="ffff00" w:val="clear"/>
          </w:tcPr>
          <w:p w:rsidR="00000000" w:rsidDel="00000000" w:rsidP="00000000" w:rsidRDefault="00000000" w:rsidRPr="00000000" w14:paraId="00001032">
            <w:pPr>
              <w:rPr>
                <w:b w:val="1"/>
                <w:bCs w:val="1"/>
                <w:sz w:val="20"/>
                <w:szCs w:val="20"/>
              </w:rPr>
            </w:pPr>
            <w:r w:rsidDel="00000000" w:rsidR="00000000" w:rsidRPr="00000000">
              <w:rPr>
                <w:b w:val="1"/>
                <w:bCs w:val="1"/>
                <w:sz w:val="20"/>
                <w:szCs w:val="20"/>
                <w:rtl w:val="0"/>
              </w:rPr>
              <w:t xml:space="preserve">Analisis Komparatif</w:t>
            </w:r>
          </w:p>
          <w:p w:rsidR="00000000" w:rsidDel="00000000" w:rsidP="00000000" w:rsidRDefault="00000000" w:rsidRPr="00000000" w14:paraId="00001033">
            <w:pPr>
              <w:rPr>
                <w:b w:val="1"/>
                <w:bCs w:val="1"/>
                <w:sz w:val="20"/>
                <w:szCs w:val="20"/>
              </w:rPr>
            </w:pPr>
            <w:r w:rsidDel="00000000" w:rsidR="00000000" w:rsidRPr="00000000">
              <w:rPr>
                <w:b w:val="1"/>
                <w:bCs w:val="1"/>
                <w:sz w:val="20"/>
                <w:szCs w:val="20"/>
                <w:rtl w:val="0"/>
              </w:rPr>
              <w:t xml:space="preserve">Keamanan Aplikasi</w:t>
            </w:r>
          </w:p>
          <w:p w:rsidR="00000000" w:rsidDel="00000000" w:rsidP="00000000" w:rsidRDefault="00000000" w:rsidRPr="00000000" w14:paraId="00001034">
            <w:pPr>
              <w:rPr>
                <w:b w:val="1"/>
                <w:bCs w:val="1"/>
                <w:sz w:val="20"/>
                <w:szCs w:val="20"/>
              </w:rPr>
            </w:pPr>
            <w:r w:rsidDel="00000000" w:rsidR="00000000" w:rsidRPr="00000000">
              <w:rPr>
                <w:b w:val="1"/>
                <w:bCs w:val="1"/>
                <w:sz w:val="20"/>
                <w:szCs w:val="20"/>
                <w:rtl w:val="0"/>
              </w:rPr>
              <w:t xml:space="preserve">Pengelola Kata Sandi</w:t>
            </w:r>
          </w:p>
          <w:p w:rsidR="00000000" w:rsidDel="00000000" w:rsidP="00000000" w:rsidRDefault="00000000" w:rsidRPr="00000000" w14:paraId="00001035">
            <w:pPr>
              <w:rPr>
                <w:b w:val="1"/>
                <w:bCs w:val="1"/>
                <w:sz w:val="20"/>
                <w:szCs w:val="20"/>
              </w:rPr>
            </w:pPr>
            <w:r w:rsidDel="00000000" w:rsidR="00000000" w:rsidRPr="00000000">
              <w:rPr>
                <w:b w:val="1"/>
                <w:bCs w:val="1"/>
                <w:sz w:val="20"/>
                <w:szCs w:val="20"/>
                <w:rtl w:val="0"/>
              </w:rPr>
              <w:t xml:space="preserve">Berbayar Lastpass,</w:t>
            </w:r>
          </w:p>
          <w:p w:rsidR="00000000" w:rsidDel="00000000" w:rsidP="00000000" w:rsidRDefault="00000000" w:rsidRPr="00000000" w14:paraId="00001036">
            <w:pPr>
              <w:rPr>
                <w:b w:val="1"/>
                <w:bCs w:val="1"/>
                <w:sz w:val="20"/>
                <w:szCs w:val="20"/>
              </w:rPr>
            </w:pPr>
            <w:r w:rsidDel="00000000" w:rsidR="00000000" w:rsidRPr="00000000">
              <w:rPr>
                <w:b w:val="1"/>
                <w:bCs w:val="1"/>
                <w:sz w:val="20"/>
                <w:szCs w:val="20"/>
                <w:rtl w:val="0"/>
              </w:rPr>
              <w:t xml:space="preserve">1Password, dan Keeper</w:t>
            </w:r>
          </w:p>
          <w:p w:rsidR="00000000" w:rsidDel="00000000" w:rsidP="00000000" w:rsidRDefault="00000000" w:rsidRPr="00000000" w14:paraId="00001037">
            <w:pPr>
              <w:rPr>
                <w:b w:val="1"/>
                <w:bCs w:val="1"/>
                <w:sz w:val="20"/>
                <w:szCs w:val="20"/>
              </w:rPr>
            </w:pPr>
            <w:r w:rsidDel="00000000" w:rsidR="00000000" w:rsidRPr="00000000">
              <w:rPr>
                <w:b w:val="1"/>
                <w:bCs w:val="1"/>
                <w:sz w:val="20"/>
                <w:szCs w:val="20"/>
                <w:rtl w:val="0"/>
              </w:rPr>
              <w:t xml:space="preserve">Berdasarkan ISO/IEC 25010</w:t>
            </w:r>
          </w:p>
        </w:tc>
        <w:tc>
          <w:tcPr>
            <w:shd w:fill="ffff00" w:val="clear"/>
          </w:tcPr>
          <w:p w:rsidR="00000000" w:rsidDel="00000000" w:rsidP="00000000" w:rsidRDefault="00000000" w:rsidRPr="00000000" w14:paraId="00001038">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39">
            <w:pP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103A">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103B">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3C">
            <w:pPr>
              <w:jc w:val="center"/>
              <w:rPr>
                <w:sz w:val="20"/>
                <w:szCs w:val="20"/>
              </w:rPr>
            </w:pPr>
            <w:r w:rsidDel="00000000" w:rsidR="00000000" w:rsidRPr="00000000">
              <w:rPr>
                <w:sz w:val="20"/>
                <w:szCs w:val="20"/>
                <w:rtl w:val="0"/>
              </w:rPr>
              <w:t xml:space="preserve">1,5</w:t>
            </w:r>
          </w:p>
        </w:tc>
        <w:tc>
          <w:tcPr>
            <w:shd w:fill="ffff00" w:val="clear"/>
          </w:tcPr>
          <w:p w:rsidR="00000000" w:rsidDel="00000000" w:rsidP="00000000" w:rsidRDefault="00000000" w:rsidRPr="00000000" w14:paraId="0000103D">
            <w:pPr>
              <w:rPr>
                <w:sz w:val="20"/>
                <w:szCs w:val="20"/>
              </w:rPr>
            </w:pPr>
            <w:r w:rsidDel="00000000" w:rsidR="00000000" w:rsidRPr="00000000">
              <w:rPr>
                <w:rtl w:val="0"/>
              </w:rPr>
            </w:r>
          </w:p>
        </w:tc>
        <w:tc>
          <w:tcPr>
            <w:shd w:fill="ffff00" w:val="clear"/>
          </w:tcPr>
          <w:p w:rsidR="00000000" w:rsidDel="00000000" w:rsidP="00000000" w:rsidRDefault="00000000" w:rsidRPr="00000000" w14:paraId="0000103E">
            <w:pPr>
              <w:rPr>
                <w:sz w:val="20"/>
                <w:szCs w:val="20"/>
              </w:rPr>
            </w:pPr>
            <w:r w:rsidDel="00000000" w:rsidR="00000000" w:rsidRPr="00000000">
              <w:rPr>
                <w:rtl w:val="0"/>
              </w:rPr>
            </w:r>
          </w:p>
        </w:tc>
        <w:tc>
          <w:tcPr>
            <w:shd w:fill="ffff00" w:val="clear"/>
          </w:tcPr>
          <w:p w:rsidR="00000000" w:rsidDel="00000000" w:rsidP="00000000" w:rsidRDefault="00000000" w:rsidRPr="00000000" w14:paraId="0000103F">
            <w:pPr>
              <w:rPr>
                <w:sz w:val="20"/>
                <w:szCs w:val="20"/>
              </w:rPr>
            </w:pPr>
            <w:hyperlink r:id="rId137">
              <w:r w:rsidDel="00000000" w:rsidR="00000000" w:rsidRPr="00000000">
                <w:rPr>
                  <w:color w:val="1155cc"/>
                  <w:sz w:val="20"/>
                  <w:szCs w:val="20"/>
                  <w:u w:val="single"/>
                  <w:rtl w:val="0"/>
                </w:rPr>
                <w:t xml:space="preserve">https://drive.google.com/drive/folders/1BMkUDRMO5H4HbtFAqssigeUyEOmlyGJ9?usp=sharing</w:t>
              </w:r>
            </w:hyperlink>
            <w:r w:rsidDel="00000000" w:rsidR="00000000" w:rsidRPr="00000000">
              <w:rPr>
                <w:rtl w:val="0"/>
              </w:rPr>
            </w:r>
          </w:p>
          <w:p w:rsidR="00000000" w:rsidDel="00000000" w:rsidP="00000000" w:rsidRDefault="00000000" w:rsidRPr="00000000" w14:paraId="00001040">
            <w:pPr>
              <w:rPr>
                <w:sz w:val="20"/>
                <w:szCs w:val="20"/>
              </w:rPr>
            </w:pPr>
            <w:r w:rsidDel="00000000" w:rsidR="00000000" w:rsidRPr="00000000">
              <w:rPr>
                <w:rtl w:val="0"/>
              </w:rPr>
            </w:r>
          </w:p>
          <w:p w:rsidR="00000000" w:rsidDel="00000000" w:rsidP="00000000" w:rsidRDefault="00000000" w:rsidRPr="00000000" w14:paraId="00001041">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42">
            <w:pPr>
              <w:rPr/>
            </w:pPr>
            <w:r w:rsidDel="00000000" w:rsidR="00000000" w:rsidRPr="00000000">
              <w:rPr>
                <w:rtl w:val="0"/>
              </w:rPr>
            </w:r>
          </w:p>
        </w:tc>
        <w:tc>
          <w:tcPr>
            <w:shd w:fill="ffff00" w:val="clear"/>
          </w:tcPr>
          <w:p w:rsidR="00000000" w:rsidDel="00000000" w:rsidP="00000000" w:rsidRDefault="00000000" w:rsidRPr="00000000" w14:paraId="00001043">
            <w:pPr>
              <w:rPr>
                <w:b w:val="1"/>
                <w:bCs w:val="1"/>
                <w:sz w:val="20"/>
                <w:szCs w:val="20"/>
              </w:rPr>
            </w:pPr>
            <w:r w:rsidDel="00000000" w:rsidR="00000000" w:rsidRPr="00000000">
              <w:rPr>
                <w:b w:val="1"/>
                <w:bCs w:val="1"/>
                <w:sz w:val="20"/>
                <w:szCs w:val="20"/>
                <w:rtl w:val="0"/>
              </w:rPr>
              <w:t xml:space="preserve">Ira Rosianal Hikmah</w:t>
            </w:r>
          </w:p>
        </w:tc>
        <w:tc>
          <w:tcPr>
            <w:shd w:fill="ffff00" w:val="clear"/>
          </w:tcPr>
          <w:p w:rsidR="00000000" w:rsidDel="00000000" w:rsidP="00000000" w:rsidRDefault="00000000" w:rsidRPr="00000000" w14:paraId="00001044">
            <w:pPr>
              <w:rPr>
                <w:b w:val="1"/>
                <w:bCs w:val="1"/>
                <w:sz w:val="20"/>
                <w:szCs w:val="20"/>
              </w:rPr>
            </w:pPr>
            <w:r w:rsidDel="00000000" w:rsidR="00000000" w:rsidRPr="00000000">
              <w:rPr>
                <w:b w:val="1"/>
                <w:bCs w:val="1"/>
                <w:sz w:val="20"/>
                <w:szCs w:val="20"/>
                <w:rtl w:val="0"/>
              </w:rPr>
              <w:t xml:space="preserve">Readline Stealer Malware</w:t>
            </w:r>
          </w:p>
          <w:p w:rsidR="00000000" w:rsidDel="00000000" w:rsidP="00000000" w:rsidRDefault="00000000" w:rsidRPr="00000000" w14:paraId="00001045">
            <w:pPr>
              <w:rPr>
                <w:b w:val="1"/>
                <w:bCs w:val="1"/>
                <w:sz w:val="20"/>
                <w:szCs w:val="20"/>
              </w:rPr>
            </w:pPr>
            <w:r w:rsidDel="00000000" w:rsidR="00000000" w:rsidRPr="00000000">
              <w:rPr>
                <w:b w:val="1"/>
                <w:bCs w:val="1"/>
                <w:sz w:val="20"/>
                <w:szCs w:val="20"/>
                <w:rtl w:val="0"/>
              </w:rPr>
              <w:t xml:space="preserve">Analysis with Surface,</w:t>
            </w:r>
          </w:p>
          <w:p w:rsidR="00000000" w:rsidDel="00000000" w:rsidP="00000000" w:rsidRDefault="00000000" w:rsidRPr="00000000" w14:paraId="00001046">
            <w:pPr>
              <w:rPr>
                <w:b w:val="1"/>
                <w:bCs w:val="1"/>
                <w:sz w:val="20"/>
                <w:szCs w:val="20"/>
              </w:rPr>
            </w:pPr>
            <w:r w:rsidDel="00000000" w:rsidR="00000000" w:rsidRPr="00000000">
              <w:rPr>
                <w:b w:val="1"/>
                <w:bCs w:val="1"/>
                <w:sz w:val="20"/>
                <w:szCs w:val="20"/>
                <w:rtl w:val="0"/>
              </w:rPr>
              <w:t xml:space="preserve">Runtime and Static Code</w:t>
            </w:r>
          </w:p>
          <w:p w:rsidR="00000000" w:rsidDel="00000000" w:rsidP="00000000" w:rsidRDefault="00000000" w:rsidRPr="00000000" w14:paraId="00001047">
            <w:pPr>
              <w:rPr>
                <w:b w:val="1"/>
                <w:bCs w:val="1"/>
                <w:sz w:val="20"/>
                <w:szCs w:val="20"/>
              </w:rPr>
            </w:pPr>
            <w:r w:rsidDel="00000000" w:rsidR="00000000" w:rsidRPr="00000000">
              <w:rPr>
                <w:b w:val="1"/>
                <w:bCs w:val="1"/>
                <w:sz w:val="20"/>
                <w:szCs w:val="20"/>
                <w:rtl w:val="0"/>
              </w:rPr>
              <w:t xml:space="preserve">Methods</w:t>
            </w:r>
          </w:p>
        </w:tc>
        <w:tc>
          <w:tcPr>
            <w:shd w:fill="ffff00" w:val="clear"/>
          </w:tcPr>
          <w:p w:rsidR="00000000" w:rsidDel="00000000" w:rsidP="00000000" w:rsidRDefault="00000000" w:rsidRPr="00000000" w14:paraId="00001048">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49">
            <w:pPr>
              <w:rPr>
                <w:sz w:val="20"/>
                <w:szCs w:val="20"/>
              </w:rPr>
            </w:pPr>
            <w:r w:rsidDel="00000000" w:rsidR="00000000" w:rsidRPr="00000000">
              <w:rPr>
                <w:rtl w:val="0"/>
              </w:rPr>
            </w:r>
          </w:p>
        </w:tc>
        <w:tc>
          <w:tcPr>
            <w:shd w:fill="ffff00" w:val="clear"/>
          </w:tcPr>
          <w:p w:rsidR="00000000" w:rsidDel="00000000" w:rsidP="00000000" w:rsidRDefault="00000000" w:rsidRPr="00000000" w14:paraId="0000104A">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104B">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4C">
            <w:pPr>
              <w:jc w:val="center"/>
              <w:rPr>
                <w:sz w:val="20"/>
                <w:szCs w:val="20"/>
              </w:rPr>
            </w:pPr>
            <w:r w:rsidDel="00000000" w:rsidR="00000000" w:rsidRPr="00000000">
              <w:rPr>
                <w:sz w:val="20"/>
                <w:szCs w:val="20"/>
                <w:rtl w:val="0"/>
              </w:rPr>
              <w:t xml:space="preserve">3,7</w:t>
            </w:r>
          </w:p>
        </w:tc>
        <w:tc>
          <w:tcPr>
            <w:shd w:fill="ffff00" w:val="clear"/>
          </w:tcPr>
          <w:p w:rsidR="00000000" w:rsidDel="00000000" w:rsidP="00000000" w:rsidRDefault="00000000" w:rsidRPr="00000000" w14:paraId="0000104D">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04E">
            <w:pPr>
              <w:rPr>
                <w:sz w:val="20"/>
                <w:szCs w:val="20"/>
              </w:rPr>
            </w:pPr>
            <w:r w:rsidDel="00000000" w:rsidR="00000000" w:rsidRPr="00000000">
              <w:rPr>
                <w:rtl w:val="0"/>
              </w:rPr>
            </w:r>
          </w:p>
        </w:tc>
        <w:tc>
          <w:tcPr>
            <w:shd w:fill="ffff00" w:val="clear"/>
          </w:tcPr>
          <w:p w:rsidR="00000000" w:rsidDel="00000000" w:rsidP="00000000" w:rsidRDefault="00000000" w:rsidRPr="00000000" w14:paraId="0000104F">
            <w:pPr>
              <w:rPr>
                <w:sz w:val="20"/>
                <w:szCs w:val="20"/>
              </w:rPr>
            </w:pPr>
            <w:hyperlink r:id="rId138">
              <w:r w:rsidDel="00000000" w:rsidR="00000000" w:rsidRPr="00000000">
                <w:rPr>
                  <w:color w:val="1155cc"/>
                  <w:sz w:val="20"/>
                  <w:szCs w:val="20"/>
                  <w:u w:val="single"/>
                  <w:rtl w:val="0"/>
                </w:rPr>
                <w:t xml:space="preserve">https://drive.google.com/drive/folders/1qJAbHXdrvFqdyNBsz2NXBHlIADP-R45L?usp=sharing</w:t>
              </w:r>
            </w:hyperlink>
            <w:r w:rsidDel="00000000" w:rsidR="00000000" w:rsidRPr="00000000">
              <w:rPr>
                <w:rtl w:val="0"/>
              </w:rPr>
            </w:r>
          </w:p>
          <w:p w:rsidR="00000000" w:rsidDel="00000000" w:rsidP="00000000" w:rsidRDefault="00000000" w:rsidRPr="00000000" w14:paraId="00001050">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51">
            <w:pPr>
              <w:rPr/>
            </w:pPr>
            <w:r w:rsidDel="00000000" w:rsidR="00000000" w:rsidRPr="00000000">
              <w:rPr>
                <w:rtl w:val="0"/>
              </w:rPr>
            </w:r>
          </w:p>
        </w:tc>
        <w:tc>
          <w:tcPr>
            <w:shd w:fill="ffff00" w:val="clear"/>
          </w:tcPr>
          <w:p w:rsidR="00000000" w:rsidDel="00000000" w:rsidP="00000000" w:rsidRDefault="00000000" w:rsidRPr="00000000" w14:paraId="00001052">
            <w:pPr>
              <w:rPr>
                <w:b w:val="1"/>
                <w:bCs w:val="1"/>
                <w:sz w:val="20"/>
                <w:szCs w:val="20"/>
              </w:rPr>
            </w:pPr>
            <w:r w:rsidDel="00000000" w:rsidR="00000000" w:rsidRPr="00000000">
              <w:rPr>
                <w:b w:val="1"/>
                <w:bCs w:val="1"/>
                <w:sz w:val="20"/>
                <w:szCs w:val="20"/>
                <w:rtl w:val="0"/>
              </w:rPr>
              <w:t xml:space="preserve">Ira Rosianal Hikmah</w:t>
            </w:r>
          </w:p>
        </w:tc>
        <w:tc>
          <w:tcPr>
            <w:shd w:fill="ffff00" w:val="clear"/>
          </w:tcPr>
          <w:p w:rsidR="00000000" w:rsidDel="00000000" w:rsidP="00000000" w:rsidRDefault="00000000" w:rsidRPr="00000000" w14:paraId="00001053">
            <w:pPr>
              <w:rPr>
                <w:b w:val="1"/>
                <w:bCs w:val="1"/>
                <w:sz w:val="20"/>
                <w:szCs w:val="20"/>
              </w:rPr>
            </w:pPr>
            <w:r w:rsidDel="00000000" w:rsidR="00000000" w:rsidRPr="00000000">
              <w:rPr>
                <w:b w:val="1"/>
                <w:bCs w:val="1"/>
                <w:sz w:val="20"/>
                <w:szCs w:val="20"/>
                <w:rtl w:val="0"/>
              </w:rPr>
              <w:t xml:space="preserve">Information Security Risk</w:t>
            </w:r>
          </w:p>
          <w:p w:rsidR="00000000" w:rsidDel="00000000" w:rsidP="00000000" w:rsidRDefault="00000000" w:rsidRPr="00000000" w14:paraId="00001054">
            <w:pPr>
              <w:rPr>
                <w:b w:val="1"/>
                <w:bCs w:val="1"/>
                <w:sz w:val="20"/>
                <w:szCs w:val="20"/>
              </w:rPr>
            </w:pPr>
            <w:r w:rsidDel="00000000" w:rsidR="00000000" w:rsidRPr="00000000">
              <w:rPr>
                <w:b w:val="1"/>
                <w:bCs w:val="1"/>
                <w:sz w:val="20"/>
                <w:szCs w:val="20"/>
                <w:rtl w:val="0"/>
              </w:rPr>
              <w:t xml:space="preserve">Management Design Based</w:t>
            </w:r>
          </w:p>
          <w:p w:rsidR="00000000" w:rsidDel="00000000" w:rsidP="00000000" w:rsidRDefault="00000000" w:rsidRPr="00000000" w14:paraId="00001055">
            <w:pPr>
              <w:rPr>
                <w:b w:val="1"/>
                <w:bCs w:val="1"/>
                <w:sz w:val="20"/>
                <w:szCs w:val="20"/>
              </w:rPr>
            </w:pPr>
            <w:r w:rsidDel="00000000" w:rsidR="00000000" w:rsidRPr="00000000">
              <w:rPr>
                <w:b w:val="1"/>
                <w:bCs w:val="1"/>
                <w:sz w:val="20"/>
                <w:szCs w:val="20"/>
                <w:rtl w:val="0"/>
              </w:rPr>
              <w:t xml:space="preserve">on ISO/IEC 27005:2002,</w:t>
            </w:r>
          </w:p>
          <w:p w:rsidR="00000000" w:rsidDel="00000000" w:rsidP="00000000" w:rsidRDefault="00000000" w:rsidRPr="00000000" w14:paraId="00001056">
            <w:pPr>
              <w:rPr>
                <w:b w:val="1"/>
                <w:bCs w:val="1"/>
                <w:sz w:val="20"/>
                <w:szCs w:val="20"/>
              </w:rPr>
            </w:pPr>
            <w:r w:rsidDel="00000000" w:rsidR="00000000" w:rsidRPr="00000000">
              <w:rPr>
                <w:b w:val="1"/>
                <w:bCs w:val="1"/>
                <w:sz w:val="20"/>
                <w:szCs w:val="20"/>
                <w:rtl w:val="0"/>
              </w:rPr>
              <w:t xml:space="preserve">and NIST 800-53 Revision 5</w:t>
            </w:r>
          </w:p>
          <w:p w:rsidR="00000000" w:rsidDel="00000000" w:rsidP="00000000" w:rsidRDefault="00000000" w:rsidRPr="00000000" w14:paraId="00001057">
            <w:pPr>
              <w:rPr>
                <w:b w:val="1"/>
                <w:bCs w:val="1"/>
                <w:sz w:val="20"/>
                <w:szCs w:val="20"/>
              </w:rPr>
            </w:pPr>
            <w:r w:rsidDel="00000000" w:rsidR="00000000" w:rsidRPr="00000000">
              <w:rPr>
                <w:b w:val="1"/>
                <w:bCs w:val="1"/>
                <w:sz w:val="20"/>
                <w:szCs w:val="20"/>
                <w:rtl w:val="0"/>
              </w:rPr>
              <w:t xml:space="preserve">(A Case Study at ABC</w:t>
            </w:r>
          </w:p>
          <w:p w:rsidR="00000000" w:rsidDel="00000000" w:rsidP="00000000" w:rsidRDefault="00000000" w:rsidRPr="00000000" w14:paraId="00001058">
            <w:pPr>
              <w:rPr>
                <w:b w:val="1"/>
                <w:bCs w:val="1"/>
                <w:sz w:val="20"/>
                <w:szCs w:val="20"/>
              </w:rPr>
            </w:pPr>
            <w:r w:rsidDel="00000000" w:rsidR="00000000" w:rsidRPr="00000000">
              <w:rPr>
                <w:b w:val="1"/>
                <w:bCs w:val="1"/>
                <w:sz w:val="20"/>
                <w:szCs w:val="20"/>
                <w:rtl w:val="0"/>
              </w:rPr>
              <w:t xml:space="preserve">Regency)</w:t>
            </w:r>
          </w:p>
        </w:tc>
        <w:tc>
          <w:tcPr>
            <w:shd w:fill="ffff00" w:val="clear"/>
          </w:tcPr>
          <w:p w:rsidR="00000000" w:rsidDel="00000000" w:rsidP="00000000" w:rsidRDefault="00000000" w:rsidRPr="00000000" w14:paraId="00001059">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5A">
            <w:pP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105B">
            <w:pPr>
              <w:rPr>
                <w:sz w:val="20"/>
                <w:szCs w:val="20"/>
              </w:rPr>
            </w:pPr>
            <w:r w:rsidDel="00000000" w:rsidR="00000000" w:rsidRPr="00000000">
              <w:rPr>
                <w:rtl w:val="0"/>
              </w:rPr>
            </w:r>
          </w:p>
        </w:tc>
        <w:tc>
          <w:tcPr>
            <w:shd w:fill="ffff00" w:val="clear"/>
          </w:tcPr>
          <w:p w:rsidR="00000000" w:rsidDel="00000000" w:rsidP="00000000" w:rsidRDefault="00000000" w:rsidRPr="00000000" w14:paraId="0000105C">
            <w:pPr>
              <w:rPr>
                <w:sz w:val="20"/>
                <w:szCs w:val="20"/>
              </w:rPr>
            </w:pPr>
            <w:r w:rsidDel="00000000" w:rsidR="00000000" w:rsidRPr="00000000">
              <w:rPr>
                <w:rtl w:val="0"/>
              </w:rPr>
            </w:r>
          </w:p>
        </w:tc>
        <w:tc>
          <w:tcPr>
            <w:shd w:fill="ffff00" w:val="clear"/>
          </w:tcPr>
          <w:p w:rsidR="00000000" w:rsidDel="00000000" w:rsidP="00000000" w:rsidRDefault="00000000" w:rsidRPr="00000000" w14:paraId="0000105D">
            <w:pPr>
              <w:rPr>
                <w:sz w:val="20"/>
                <w:szCs w:val="20"/>
              </w:rPr>
            </w:pPr>
            <w:r w:rsidDel="00000000" w:rsidR="00000000" w:rsidRPr="00000000">
              <w:rPr>
                <w:rtl w:val="0"/>
              </w:rPr>
            </w:r>
          </w:p>
        </w:tc>
        <w:tc>
          <w:tcPr>
            <w:shd w:fill="ffff00" w:val="clear"/>
          </w:tcPr>
          <w:p w:rsidR="00000000" w:rsidDel="00000000" w:rsidP="00000000" w:rsidRDefault="00000000" w:rsidRPr="00000000" w14:paraId="0000105E">
            <w:pPr>
              <w:jc w:val="center"/>
              <w:rPr>
                <w:sz w:val="20"/>
                <w:szCs w:val="20"/>
              </w:rPr>
            </w:pPr>
            <w:r w:rsidDel="00000000" w:rsidR="00000000" w:rsidRPr="00000000">
              <w:rPr>
                <w:sz w:val="20"/>
                <w:szCs w:val="20"/>
                <w:rtl w:val="0"/>
              </w:rPr>
              <w:t xml:space="preserve">11,3</w:t>
            </w:r>
          </w:p>
        </w:tc>
        <w:tc>
          <w:tcPr>
            <w:shd w:fill="ffff00" w:val="clear"/>
          </w:tcPr>
          <w:p w:rsidR="00000000" w:rsidDel="00000000" w:rsidP="00000000" w:rsidRDefault="00000000" w:rsidRPr="00000000" w14:paraId="0000105F">
            <w:pPr>
              <w:rPr>
                <w:sz w:val="20"/>
                <w:szCs w:val="20"/>
              </w:rPr>
            </w:pPr>
            <w:r w:rsidDel="00000000" w:rsidR="00000000" w:rsidRPr="00000000">
              <w:rPr>
                <w:rtl w:val="0"/>
              </w:rPr>
            </w:r>
          </w:p>
        </w:tc>
        <w:tc>
          <w:tcPr>
            <w:shd w:fill="ffff00" w:val="clear"/>
          </w:tcPr>
          <w:p w:rsidR="00000000" w:rsidDel="00000000" w:rsidP="00000000" w:rsidRDefault="00000000" w:rsidRPr="00000000" w14:paraId="00001060">
            <w:pPr>
              <w:rPr>
                <w:sz w:val="20"/>
                <w:szCs w:val="20"/>
              </w:rPr>
            </w:pPr>
            <w:hyperlink r:id="rId139">
              <w:r w:rsidDel="00000000" w:rsidR="00000000" w:rsidRPr="00000000">
                <w:rPr>
                  <w:color w:val="1155cc"/>
                  <w:sz w:val="20"/>
                  <w:szCs w:val="20"/>
                  <w:u w:val="single"/>
                  <w:rtl w:val="0"/>
                </w:rPr>
                <w:t xml:space="preserve">https://drive.google.com/drive/folders/1d89c0BN95VRVnAJe-c8IDBQtis_RAFn1?usp=sharing</w:t>
              </w:r>
            </w:hyperlink>
            <w:r w:rsidDel="00000000" w:rsidR="00000000" w:rsidRPr="00000000">
              <w:rPr>
                <w:rtl w:val="0"/>
              </w:rPr>
            </w:r>
          </w:p>
          <w:p w:rsidR="00000000" w:rsidDel="00000000" w:rsidP="00000000" w:rsidRDefault="00000000" w:rsidRPr="00000000" w14:paraId="00001061">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62">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63">
            <w:pPr>
              <w:rPr>
                <w:b w:val="1"/>
                <w:bCs w:val="1"/>
                <w:sz w:val="20"/>
                <w:szCs w:val="20"/>
              </w:rPr>
            </w:pPr>
            <w:r w:rsidDel="00000000" w:rsidR="00000000" w:rsidRPr="00000000">
              <w:rPr>
                <w:b w:val="1"/>
                <w:bCs w:val="1"/>
                <w:sz w:val="20"/>
                <w:szCs w:val="20"/>
                <w:rtl w:val="0"/>
              </w:rPr>
              <w:t xml:space="preserve">Ira Rosianal Hikmah</w:t>
            </w:r>
          </w:p>
        </w:tc>
        <w:tc>
          <w:tcPr>
            <w:shd w:fill="ffff00" w:val="clear"/>
          </w:tcPr>
          <w:p w:rsidR="00000000" w:rsidDel="00000000" w:rsidP="00000000" w:rsidRDefault="00000000" w:rsidRPr="00000000" w14:paraId="00001064">
            <w:pPr>
              <w:rPr>
                <w:b w:val="1"/>
                <w:bCs w:val="1"/>
                <w:sz w:val="20"/>
                <w:szCs w:val="20"/>
              </w:rPr>
            </w:pPr>
            <w:r w:rsidDel="00000000" w:rsidR="00000000" w:rsidRPr="00000000">
              <w:rPr>
                <w:b w:val="1"/>
                <w:bCs w:val="1"/>
                <w:sz w:val="20"/>
                <w:szCs w:val="20"/>
                <w:rtl w:val="0"/>
              </w:rPr>
              <w:t xml:space="preserve">Security Testing of XYZ Websiter Application using ISSAF and OWASP WSTG V4.2 Methods</w:t>
            </w:r>
          </w:p>
        </w:tc>
        <w:tc>
          <w:tcPr>
            <w:shd w:fill="ffff00" w:val="clear"/>
          </w:tcPr>
          <w:p w:rsidR="00000000" w:rsidDel="00000000" w:rsidP="00000000" w:rsidRDefault="00000000" w:rsidRPr="00000000" w14:paraId="00001065">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66">
            <w:pP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1067">
            <w:pPr>
              <w:rPr>
                <w:sz w:val="20"/>
                <w:szCs w:val="20"/>
              </w:rPr>
            </w:pPr>
            <w:r w:rsidDel="00000000" w:rsidR="00000000" w:rsidRPr="00000000">
              <w:rPr>
                <w:rtl w:val="0"/>
              </w:rPr>
            </w:r>
          </w:p>
        </w:tc>
        <w:tc>
          <w:tcPr>
            <w:shd w:fill="ffff00" w:val="clear"/>
          </w:tcPr>
          <w:p w:rsidR="00000000" w:rsidDel="00000000" w:rsidP="00000000" w:rsidRDefault="00000000" w:rsidRPr="00000000" w14:paraId="00001068">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69">
            <w:pPr>
              <w:rPr>
                <w:sz w:val="20"/>
                <w:szCs w:val="20"/>
              </w:rPr>
            </w:pPr>
            <w:r w:rsidDel="00000000" w:rsidR="00000000" w:rsidRPr="00000000">
              <w:rPr>
                <w:rtl w:val="0"/>
              </w:rPr>
            </w:r>
          </w:p>
        </w:tc>
        <w:tc>
          <w:tcPr>
            <w:shd w:fill="ffff00" w:val="clear"/>
          </w:tcPr>
          <w:p w:rsidR="00000000" w:rsidDel="00000000" w:rsidP="00000000" w:rsidRDefault="00000000" w:rsidRPr="00000000" w14:paraId="0000106A">
            <w:pPr>
              <w:rPr>
                <w:sz w:val="20"/>
                <w:szCs w:val="20"/>
              </w:rPr>
            </w:pPr>
            <w:r w:rsidDel="00000000" w:rsidR="00000000" w:rsidRPr="00000000">
              <w:rPr>
                <w:rtl w:val="0"/>
              </w:rPr>
            </w:r>
          </w:p>
        </w:tc>
        <w:tc>
          <w:tcPr>
            <w:shd w:fill="ffff00" w:val="clear"/>
          </w:tcPr>
          <w:p w:rsidR="00000000" w:rsidDel="00000000" w:rsidP="00000000" w:rsidRDefault="00000000" w:rsidRPr="00000000" w14:paraId="0000106B">
            <w:pPr>
              <w:jc w:val="center"/>
              <w:rPr>
                <w:sz w:val="20"/>
                <w:szCs w:val="20"/>
              </w:rPr>
            </w:pPr>
            <w:r w:rsidDel="00000000" w:rsidR="00000000" w:rsidRPr="00000000">
              <w:rPr>
                <w:sz w:val="20"/>
                <w:szCs w:val="20"/>
                <w:rtl w:val="0"/>
              </w:rPr>
              <w:t xml:space="preserve">0,8</w:t>
            </w:r>
          </w:p>
        </w:tc>
        <w:tc>
          <w:tcPr>
            <w:shd w:fill="ffff00" w:val="clear"/>
          </w:tcPr>
          <w:p w:rsidR="00000000" w:rsidDel="00000000" w:rsidP="00000000" w:rsidRDefault="00000000" w:rsidRPr="00000000" w14:paraId="0000106C">
            <w:pPr>
              <w:rPr>
                <w:sz w:val="20"/>
                <w:szCs w:val="20"/>
              </w:rPr>
            </w:pPr>
            <w:hyperlink r:id="rId140">
              <w:r w:rsidDel="00000000" w:rsidR="00000000" w:rsidRPr="00000000">
                <w:rPr>
                  <w:color w:val="1155cc"/>
                  <w:sz w:val="20"/>
                  <w:szCs w:val="20"/>
                  <w:u w:val="single"/>
                  <w:rtl w:val="0"/>
                </w:rPr>
                <w:t xml:space="preserve">https://drive.google.com/drive/folders/1Pqryon91iBl_n-rjHxpcO8W4CA0Xns1w?usp=sharing</w:t>
              </w:r>
            </w:hyperlink>
            <w:r w:rsidDel="00000000" w:rsidR="00000000" w:rsidRPr="00000000">
              <w:rPr>
                <w:rtl w:val="0"/>
              </w:rPr>
            </w:r>
          </w:p>
          <w:p w:rsidR="00000000" w:rsidDel="00000000" w:rsidP="00000000" w:rsidRDefault="00000000" w:rsidRPr="00000000" w14:paraId="0000106D">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6E">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6F">
            <w:pPr>
              <w:rPr>
                <w:sz w:val="20"/>
                <w:szCs w:val="20"/>
              </w:rPr>
            </w:pPr>
            <w:r w:rsidDel="00000000" w:rsidR="00000000" w:rsidRPr="00000000">
              <w:rPr>
                <w:sz w:val="20"/>
                <w:szCs w:val="20"/>
                <w:rtl w:val="0"/>
              </w:rPr>
              <w:t xml:space="preserve">Jeckson Sidabutar</w:t>
            </w:r>
          </w:p>
        </w:tc>
        <w:tc>
          <w:tcPr>
            <w:shd w:fill="ffff00" w:val="clear"/>
          </w:tcPr>
          <w:p w:rsidR="00000000" w:rsidDel="00000000" w:rsidP="00000000" w:rsidRDefault="00000000" w:rsidRPr="00000000" w14:paraId="00001070">
            <w:pPr>
              <w:rPr>
                <w:sz w:val="20"/>
                <w:szCs w:val="20"/>
              </w:rPr>
            </w:pPr>
            <w:r w:rsidDel="00000000" w:rsidR="00000000" w:rsidRPr="00000000">
              <w:rPr>
                <w:sz w:val="20"/>
                <w:szCs w:val="20"/>
                <w:rtl w:val="0"/>
              </w:rPr>
              <w:t xml:space="preserve">Malware classification and visualization using EfficientNet and B2IMG algorithm</w:t>
            </w:r>
          </w:p>
        </w:tc>
        <w:tc>
          <w:tcPr>
            <w:shd w:fill="ffff00" w:val="clear"/>
          </w:tcPr>
          <w:p w:rsidR="00000000" w:rsidDel="00000000" w:rsidP="00000000" w:rsidRDefault="00000000" w:rsidRPr="00000000" w14:paraId="00001071">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72">
            <w:pP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1073">
            <w:pPr>
              <w:rPr>
                <w:sz w:val="20"/>
                <w:szCs w:val="20"/>
              </w:rPr>
            </w:pPr>
            <w:r w:rsidDel="00000000" w:rsidR="00000000" w:rsidRPr="00000000">
              <w:rPr>
                <w:rtl w:val="0"/>
              </w:rPr>
            </w:r>
          </w:p>
        </w:tc>
        <w:tc>
          <w:tcPr>
            <w:shd w:fill="ffff00" w:val="clear"/>
          </w:tcPr>
          <w:p w:rsidR="00000000" w:rsidDel="00000000" w:rsidP="00000000" w:rsidRDefault="00000000" w:rsidRPr="00000000" w14:paraId="00001074">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75">
            <w:pPr>
              <w:rPr>
                <w:sz w:val="20"/>
                <w:szCs w:val="20"/>
              </w:rPr>
            </w:pPr>
            <w:r w:rsidDel="00000000" w:rsidR="00000000" w:rsidRPr="00000000">
              <w:rPr>
                <w:rtl w:val="0"/>
              </w:rPr>
            </w:r>
          </w:p>
        </w:tc>
        <w:tc>
          <w:tcPr>
            <w:shd w:fill="ffff00" w:val="clear"/>
          </w:tcPr>
          <w:p w:rsidR="00000000" w:rsidDel="00000000" w:rsidP="00000000" w:rsidRDefault="00000000" w:rsidRPr="00000000" w14:paraId="00001076">
            <w:pPr>
              <w:rPr>
                <w:sz w:val="20"/>
                <w:szCs w:val="20"/>
              </w:rPr>
            </w:pPr>
            <w:r w:rsidDel="00000000" w:rsidR="00000000" w:rsidRPr="00000000">
              <w:rPr>
                <w:rtl w:val="0"/>
              </w:rPr>
            </w:r>
          </w:p>
        </w:tc>
        <w:tc>
          <w:tcPr>
            <w:shd w:fill="ffff00" w:val="clear"/>
          </w:tcPr>
          <w:p w:rsidR="00000000" w:rsidDel="00000000" w:rsidP="00000000" w:rsidRDefault="00000000" w:rsidRPr="00000000" w14:paraId="00001077">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078">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79">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7A">
            <w:pPr>
              <w:rPr>
                <w:sz w:val="20"/>
                <w:szCs w:val="20"/>
              </w:rPr>
            </w:pPr>
            <w:r w:rsidDel="00000000" w:rsidR="00000000" w:rsidRPr="00000000">
              <w:rPr>
                <w:sz w:val="20"/>
                <w:szCs w:val="20"/>
                <w:rtl w:val="0"/>
              </w:rPr>
              <w:t xml:space="preserve">Jeckson Sidabutar</w:t>
            </w:r>
          </w:p>
        </w:tc>
        <w:tc>
          <w:tcPr>
            <w:shd w:fill="ffff00" w:val="clear"/>
          </w:tcPr>
          <w:p w:rsidR="00000000" w:rsidDel="00000000" w:rsidP="00000000" w:rsidRDefault="00000000" w:rsidRPr="00000000" w14:paraId="0000107B">
            <w:pPr>
              <w:rPr>
                <w:sz w:val="20"/>
                <w:szCs w:val="20"/>
              </w:rPr>
            </w:pPr>
            <w:r w:rsidDel="00000000" w:rsidR="00000000" w:rsidRPr="00000000">
              <w:rPr>
                <w:sz w:val="20"/>
                <w:szCs w:val="20"/>
                <w:rtl w:val="0"/>
              </w:rPr>
              <w:t xml:space="preserve">Implementation of Generative Language Models in Cyber Exercise Secure Coding Using Prompt Engineering</w:t>
            </w:r>
          </w:p>
        </w:tc>
        <w:tc>
          <w:tcPr>
            <w:shd w:fill="ffff00" w:val="clear"/>
          </w:tcPr>
          <w:p w:rsidR="00000000" w:rsidDel="00000000" w:rsidP="00000000" w:rsidRDefault="00000000" w:rsidRPr="00000000" w14:paraId="0000107C">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7D">
            <w:pPr>
              <w:rPr>
                <w:sz w:val="20"/>
                <w:szCs w:val="20"/>
              </w:rPr>
            </w:pPr>
            <w:r w:rsidDel="00000000" w:rsidR="00000000" w:rsidRPr="00000000">
              <w:rPr>
                <w:rtl w:val="0"/>
              </w:rPr>
            </w:r>
          </w:p>
        </w:tc>
        <w:tc>
          <w:tcPr>
            <w:shd w:fill="ffff00" w:val="clear"/>
          </w:tcPr>
          <w:p w:rsidR="00000000" w:rsidDel="00000000" w:rsidP="00000000" w:rsidRDefault="00000000" w:rsidRPr="00000000" w14:paraId="0000107E">
            <w:pPr>
              <w:rPr>
                <w:sz w:val="20"/>
                <w:szCs w:val="20"/>
              </w:rPr>
            </w:pPr>
            <w:r w:rsidDel="00000000" w:rsidR="00000000" w:rsidRPr="00000000">
              <w:rPr>
                <w:rtl w:val="0"/>
              </w:rPr>
            </w:r>
          </w:p>
        </w:tc>
        <w:tc>
          <w:tcPr>
            <w:shd w:fill="ffff00" w:val="clear"/>
          </w:tcPr>
          <w:p w:rsidR="00000000" w:rsidDel="00000000" w:rsidP="00000000" w:rsidRDefault="00000000" w:rsidRPr="00000000" w14:paraId="0000107F">
            <w:pPr>
              <w:rPr>
                <w:sz w:val="20"/>
                <w:szCs w:val="20"/>
              </w:rPr>
            </w:pPr>
            <w:r w:rsidDel="00000000" w:rsidR="00000000" w:rsidRPr="00000000">
              <w:rPr>
                <w:rtl w:val="0"/>
              </w:rPr>
            </w:r>
          </w:p>
        </w:tc>
        <w:tc>
          <w:tcPr>
            <w:shd w:fill="ffff00" w:val="clear"/>
          </w:tcPr>
          <w:p w:rsidR="00000000" w:rsidDel="00000000" w:rsidP="00000000" w:rsidRDefault="00000000" w:rsidRPr="00000000" w14:paraId="00001080">
            <w:pPr>
              <w:rPr>
                <w:sz w:val="20"/>
                <w:szCs w:val="20"/>
              </w:rPr>
            </w:pPr>
            <w:r w:rsidDel="00000000" w:rsidR="00000000" w:rsidRPr="00000000">
              <w:rPr>
                <w:rtl w:val="0"/>
              </w:rPr>
            </w:r>
          </w:p>
        </w:tc>
        <w:tc>
          <w:tcPr>
            <w:shd w:fill="ffff00" w:val="clear"/>
          </w:tcPr>
          <w:p w:rsidR="00000000" w:rsidDel="00000000" w:rsidP="00000000" w:rsidRDefault="00000000" w:rsidRPr="00000000" w14:paraId="00001081">
            <w:pPr>
              <w:rPr>
                <w:sz w:val="20"/>
                <w:szCs w:val="20"/>
              </w:rPr>
            </w:pPr>
            <w:r w:rsidDel="00000000" w:rsidR="00000000" w:rsidRPr="00000000">
              <w:rPr>
                <w:rtl w:val="0"/>
              </w:rPr>
            </w:r>
          </w:p>
        </w:tc>
        <w:tc>
          <w:tcPr>
            <w:shd w:fill="ffff00" w:val="clear"/>
          </w:tcPr>
          <w:p w:rsidR="00000000" w:rsidDel="00000000" w:rsidP="00000000" w:rsidRDefault="00000000" w:rsidRPr="00000000" w14:paraId="00001082">
            <w:pPr>
              <w:rPr>
                <w:sz w:val="20"/>
                <w:szCs w:val="20"/>
              </w:rPr>
            </w:pPr>
            <w:r w:rsidDel="00000000" w:rsidR="00000000" w:rsidRPr="00000000">
              <w:rPr>
                <w:rtl w:val="0"/>
              </w:rPr>
            </w:r>
          </w:p>
        </w:tc>
        <w:tc>
          <w:tcPr>
            <w:shd w:fill="ffff00" w:val="clear"/>
          </w:tcPr>
          <w:p w:rsidR="00000000" w:rsidDel="00000000" w:rsidP="00000000" w:rsidRDefault="00000000" w:rsidRPr="00000000" w14:paraId="00001083">
            <w:pPr>
              <w:rPr>
                <w:sz w:val="20"/>
                <w:szCs w:val="20"/>
              </w:rPr>
            </w:pPr>
            <w:r w:rsidDel="00000000" w:rsidR="00000000" w:rsidRPr="00000000">
              <w:rPr>
                <w:sz w:val="20"/>
                <w:szCs w:val="20"/>
                <w:rtl w:val="0"/>
              </w:rPr>
              <w:t xml:space="preserve">2025</w:t>
            </w:r>
          </w:p>
        </w:tc>
      </w:tr>
      <w:tr>
        <w:trPr>
          <w:cantSplit w:val="0"/>
          <w:trHeight w:val="290" w:hRule="atLeast"/>
          <w:tblHeader w:val="0"/>
        </w:trPr>
        <w:tc>
          <w:tcPr>
            <w:shd w:fill="ffff00" w:val="clear"/>
          </w:tcPr>
          <w:p w:rsidR="00000000" w:rsidDel="00000000" w:rsidP="00000000" w:rsidRDefault="00000000" w:rsidRPr="00000000" w14:paraId="00001084">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85">
            <w:pPr>
              <w:rPr>
                <w:sz w:val="20"/>
                <w:szCs w:val="20"/>
              </w:rPr>
            </w:pPr>
            <w:r w:rsidDel="00000000" w:rsidR="00000000" w:rsidRPr="00000000">
              <w:rPr>
                <w:sz w:val="20"/>
                <w:szCs w:val="20"/>
                <w:rtl w:val="0"/>
              </w:rPr>
              <w:t xml:space="preserve">Jeckson Sidabutar</w:t>
            </w:r>
          </w:p>
        </w:tc>
        <w:tc>
          <w:tcPr>
            <w:shd w:fill="ffff00" w:val="clear"/>
          </w:tcPr>
          <w:p w:rsidR="00000000" w:rsidDel="00000000" w:rsidP="00000000" w:rsidRDefault="00000000" w:rsidRPr="00000000" w14:paraId="00001086">
            <w:pPr>
              <w:rPr>
                <w:sz w:val="20"/>
                <w:szCs w:val="20"/>
              </w:rPr>
            </w:pPr>
            <w:r w:rsidDel="00000000" w:rsidR="00000000" w:rsidRPr="00000000">
              <w:rPr>
                <w:sz w:val="20"/>
                <w:szCs w:val="20"/>
                <w:rtl w:val="0"/>
              </w:rPr>
              <w:t xml:space="preserve">How Can Gov-CSIRT</w:t>
            </w:r>
          </w:p>
          <w:p w:rsidR="00000000" w:rsidDel="00000000" w:rsidP="00000000" w:rsidRDefault="00000000" w:rsidRPr="00000000" w14:paraId="00001087">
            <w:pPr>
              <w:rPr>
                <w:sz w:val="20"/>
                <w:szCs w:val="20"/>
              </w:rPr>
            </w:pPr>
            <w:r w:rsidDel="00000000" w:rsidR="00000000" w:rsidRPr="00000000">
              <w:rPr>
                <w:sz w:val="20"/>
                <w:szCs w:val="20"/>
                <w:rtl w:val="0"/>
              </w:rPr>
              <w:t xml:space="preserve">Indonesia Maintain National</w:t>
            </w:r>
          </w:p>
          <w:p w:rsidR="00000000" w:rsidDel="00000000" w:rsidP="00000000" w:rsidRDefault="00000000" w:rsidRPr="00000000" w14:paraId="00001088">
            <w:pPr>
              <w:rPr>
                <w:sz w:val="20"/>
                <w:szCs w:val="20"/>
              </w:rPr>
            </w:pPr>
            <w:r w:rsidDel="00000000" w:rsidR="00000000" w:rsidRPr="00000000">
              <w:rPr>
                <w:sz w:val="20"/>
                <w:szCs w:val="20"/>
                <w:rtl w:val="0"/>
              </w:rPr>
              <w:t xml:space="preserve">Cybersecurity in the Future?</w:t>
            </w:r>
          </w:p>
        </w:tc>
        <w:tc>
          <w:tcPr>
            <w:shd w:fill="ffff00" w:val="clear"/>
          </w:tcPr>
          <w:p w:rsidR="00000000" w:rsidDel="00000000" w:rsidP="00000000" w:rsidRDefault="00000000" w:rsidRPr="00000000" w14:paraId="00001089">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8A">
            <w:pPr>
              <w:rPr>
                <w:sz w:val="20"/>
                <w:szCs w:val="20"/>
              </w:rPr>
            </w:pPr>
            <w:r w:rsidDel="00000000" w:rsidR="00000000" w:rsidRPr="00000000">
              <w:rPr>
                <w:rtl w:val="0"/>
              </w:rPr>
            </w:r>
          </w:p>
        </w:tc>
        <w:tc>
          <w:tcPr>
            <w:shd w:fill="ffff00" w:val="clear"/>
          </w:tcPr>
          <w:p w:rsidR="00000000" w:rsidDel="00000000" w:rsidP="00000000" w:rsidRDefault="00000000" w:rsidRPr="00000000" w14:paraId="0000108B">
            <w:pPr>
              <w:rPr>
                <w:sz w:val="20"/>
                <w:szCs w:val="20"/>
              </w:rPr>
            </w:pPr>
            <w:r w:rsidDel="00000000" w:rsidR="00000000" w:rsidRPr="00000000">
              <w:rPr>
                <w:rtl w:val="0"/>
              </w:rPr>
            </w:r>
          </w:p>
        </w:tc>
        <w:tc>
          <w:tcPr>
            <w:shd w:fill="ffff00" w:val="clear"/>
          </w:tcPr>
          <w:p w:rsidR="00000000" w:rsidDel="00000000" w:rsidP="00000000" w:rsidRDefault="00000000" w:rsidRPr="00000000" w14:paraId="0000108C">
            <w:pPr>
              <w:rPr>
                <w:sz w:val="20"/>
                <w:szCs w:val="20"/>
              </w:rPr>
            </w:pPr>
            <w:r w:rsidDel="00000000" w:rsidR="00000000" w:rsidRPr="00000000">
              <w:rPr>
                <w:rtl w:val="0"/>
              </w:rPr>
            </w:r>
          </w:p>
        </w:tc>
        <w:tc>
          <w:tcPr>
            <w:shd w:fill="ffff00" w:val="clear"/>
          </w:tcPr>
          <w:p w:rsidR="00000000" w:rsidDel="00000000" w:rsidP="00000000" w:rsidRDefault="00000000" w:rsidRPr="00000000" w14:paraId="0000108D">
            <w:pPr>
              <w:rPr>
                <w:sz w:val="20"/>
                <w:szCs w:val="20"/>
              </w:rPr>
            </w:pPr>
            <w:r w:rsidDel="00000000" w:rsidR="00000000" w:rsidRPr="00000000">
              <w:rPr>
                <w:rtl w:val="0"/>
              </w:rPr>
            </w:r>
          </w:p>
        </w:tc>
        <w:tc>
          <w:tcPr>
            <w:shd w:fill="ffff00" w:val="clear"/>
          </w:tcPr>
          <w:p w:rsidR="00000000" w:rsidDel="00000000" w:rsidP="00000000" w:rsidRDefault="00000000" w:rsidRPr="00000000" w14:paraId="0000108E">
            <w:pPr>
              <w:rPr>
                <w:sz w:val="20"/>
                <w:szCs w:val="20"/>
              </w:rPr>
            </w:pPr>
            <w:r w:rsidDel="00000000" w:rsidR="00000000" w:rsidRPr="00000000">
              <w:rPr>
                <w:rtl w:val="0"/>
              </w:rPr>
            </w:r>
          </w:p>
        </w:tc>
        <w:tc>
          <w:tcPr>
            <w:shd w:fill="ffff00" w:val="clear"/>
          </w:tcPr>
          <w:p w:rsidR="00000000" w:rsidDel="00000000" w:rsidP="00000000" w:rsidRDefault="00000000" w:rsidRPr="00000000" w14:paraId="0000108F">
            <w:pPr>
              <w:rPr>
                <w:sz w:val="20"/>
                <w:szCs w:val="20"/>
              </w:rPr>
            </w:pPr>
            <w:r w:rsidDel="00000000" w:rsidR="00000000" w:rsidRPr="00000000">
              <w:rPr>
                <w:rtl w:val="0"/>
              </w:rPr>
            </w:r>
          </w:p>
        </w:tc>
        <w:tc>
          <w:tcPr>
            <w:shd w:fill="ffff00" w:val="clear"/>
          </w:tcPr>
          <w:p w:rsidR="00000000" w:rsidDel="00000000" w:rsidP="00000000" w:rsidRDefault="00000000" w:rsidRPr="00000000" w14:paraId="00001090">
            <w:pPr>
              <w:rPr>
                <w:sz w:val="20"/>
                <w:szCs w:val="20"/>
              </w:rPr>
            </w:pPr>
            <w:r w:rsidDel="00000000" w:rsidR="00000000" w:rsidRPr="00000000">
              <w:rPr>
                <w:sz w:val="20"/>
                <w:szCs w:val="20"/>
                <w:rtl w:val="0"/>
              </w:rPr>
              <w:t xml:space="preserve">2024</w:t>
            </w:r>
          </w:p>
        </w:tc>
      </w:tr>
      <w:tr>
        <w:trPr>
          <w:cantSplit w:val="0"/>
          <w:trHeight w:val="290" w:hRule="atLeast"/>
          <w:tblHeader w:val="0"/>
        </w:trPr>
        <w:tc>
          <w:tcPr>
            <w:shd w:fill="ffff00" w:val="clear"/>
          </w:tcPr>
          <w:p w:rsidR="00000000" w:rsidDel="00000000" w:rsidP="00000000" w:rsidRDefault="00000000" w:rsidRPr="00000000" w14:paraId="00001091">
            <w:pPr>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92">
            <w:pPr>
              <w:rPr>
                <w:sz w:val="20"/>
                <w:szCs w:val="20"/>
              </w:rPr>
            </w:pPr>
            <w:r w:rsidDel="00000000" w:rsidR="00000000" w:rsidRPr="00000000">
              <w:rPr>
                <w:sz w:val="20"/>
                <w:szCs w:val="20"/>
                <w:rtl w:val="0"/>
              </w:rPr>
              <w:t xml:space="preserve">Jeckson Sidabutar</w:t>
            </w:r>
          </w:p>
        </w:tc>
        <w:tc>
          <w:tcPr>
            <w:shd w:fill="ffff00" w:val="clear"/>
          </w:tcPr>
          <w:p w:rsidR="00000000" w:rsidDel="00000000" w:rsidP="00000000" w:rsidRDefault="00000000" w:rsidRPr="00000000" w14:paraId="00001093">
            <w:pPr>
              <w:rPr>
                <w:sz w:val="20"/>
                <w:szCs w:val="20"/>
              </w:rPr>
            </w:pPr>
            <w:r w:rsidDel="00000000" w:rsidR="00000000" w:rsidRPr="00000000">
              <w:rPr>
                <w:sz w:val="20"/>
                <w:szCs w:val="20"/>
                <w:rtl w:val="0"/>
              </w:rPr>
              <w:t xml:space="preserve">Grand Desain Gov-CSIRT</w:t>
            </w:r>
          </w:p>
          <w:p w:rsidR="00000000" w:rsidDel="00000000" w:rsidP="00000000" w:rsidRDefault="00000000" w:rsidRPr="00000000" w14:paraId="00001094">
            <w:pPr>
              <w:rPr>
                <w:sz w:val="20"/>
                <w:szCs w:val="20"/>
              </w:rPr>
            </w:pPr>
            <w:r w:rsidDel="00000000" w:rsidR="00000000" w:rsidRPr="00000000">
              <w:rPr>
                <w:sz w:val="20"/>
                <w:szCs w:val="20"/>
                <w:rtl w:val="0"/>
              </w:rPr>
              <w:t xml:space="preserve">Indonesia</w:t>
            </w:r>
          </w:p>
        </w:tc>
        <w:tc>
          <w:tcPr>
            <w:shd w:fill="ffff00" w:val="clear"/>
          </w:tcPr>
          <w:p w:rsidR="00000000" w:rsidDel="00000000" w:rsidP="00000000" w:rsidRDefault="00000000" w:rsidRPr="00000000" w14:paraId="00001095">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96">
            <w:pPr>
              <w:rPr>
                <w:sz w:val="20"/>
                <w:szCs w:val="20"/>
              </w:rPr>
            </w:pPr>
            <w:r w:rsidDel="00000000" w:rsidR="00000000" w:rsidRPr="00000000">
              <w:rPr>
                <w:rtl w:val="0"/>
              </w:rPr>
            </w:r>
          </w:p>
        </w:tc>
        <w:tc>
          <w:tcPr>
            <w:shd w:fill="ffff00" w:val="clear"/>
          </w:tcPr>
          <w:p w:rsidR="00000000" w:rsidDel="00000000" w:rsidP="00000000" w:rsidRDefault="00000000" w:rsidRPr="00000000" w14:paraId="00001097">
            <w:pPr>
              <w:rPr>
                <w:sz w:val="20"/>
                <w:szCs w:val="20"/>
              </w:rPr>
            </w:pPr>
            <w:r w:rsidDel="00000000" w:rsidR="00000000" w:rsidRPr="00000000">
              <w:rPr>
                <w:rtl w:val="0"/>
              </w:rPr>
            </w:r>
          </w:p>
        </w:tc>
        <w:tc>
          <w:tcPr>
            <w:shd w:fill="ffff00" w:val="clear"/>
          </w:tcPr>
          <w:p w:rsidR="00000000" w:rsidDel="00000000" w:rsidP="00000000" w:rsidRDefault="00000000" w:rsidRPr="00000000" w14:paraId="00001098">
            <w:pPr>
              <w:rPr>
                <w:sz w:val="20"/>
                <w:szCs w:val="20"/>
              </w:rPr>
            </w:pPr>
            <w:r w:rsidDel="00000000" w:rsidR="00000000" w:rsidRPr="00000000">
              <w:rPr>
                <w:rtl w:val="0"/>
              </w:rPr>
            </w:r>
          </w:p>
        </w:tc>
        <w:tc>
          <w:tcPr>
            <w:shd w:fill="ffff00" w:val="clear"/>
          </w:tcPr>
          <w:p w:rsidR="00000000" w:rsidDel="00000000" w:rsidP="00000000" w:rsidRDefault="00000000" w:rsidRPr="00000000" w14:paraId="00001099">
            <w:pPr>
              <w:rPr>
                <w:sz w:val="20"/>
                <w:szCs w:val="20"/>
              </w:rPr>
            </w:pPr>
            <w:r w:rsidDel="00000000" w:rsidR="00000000" w:rsidRPr="00000000">
              <w:rPr>
                <w:rtl w:val="0"/>
              </w:rPr>
            </w:r>
          </w:p>
        </w:tc>
        <w:tc>
          <w:tcPr>
            <w:shd w:fill="ffff00" w:val="clear"/>
          </w:tcPr>
          <w:p w:rsidR="00000000" w:rsidDel="00000000" w:rsidP="00000000" w:rsidRDefault="00000000" w:rsidRPr="00000000" w14:paraId="0000109A">
            <w:pPr>
              <w:rPr>
                <w:sz w:val="20"/>
                <w:szCs w:val="20"/>
              </w:rPr>
            </w:pPr>
            <w:r w:rsidDel="00000000" w:rsidR="00000000" w:rsidRPr="00000000">
              <w:rPr>
                <w:rtl w:val="0"/>
              </w:rPr>
            </w:r>
          </w:p>
        </w:tc>
        <w:tc>
          <w:tcPr>
            <w:shd w:fill="ffff00" w:val="clear"/>
          </w:tcPr>
          <w:p w:rsidR="00000000" w:rsidDel="00000000" w:rsidP="00000000" w:rsidRDefault="00000000" w:rsidRPr="00000000" w14:paraId="0000109B">
            <w:pPr>
              <w:rPr>
                <w:sz w:val="20"/>
                <w:szCs w:val="20"/>
              </w:rPr>
            </w:pPr>
            <w:r w:rsidDel="00000000" w:rsidR="00000000" w:rsidRPr="00000000">
              <w:rPr>
                <w:rtl w:val="0"/>
              </w:rPr>
            </w:r>
          </w:p>
        </w:tc>
        <w:tc>
          <w:tcPr>
            <w:shd w:fill="ffff00" w:val="clear"/>
          </w:tcPr>
          <w:p w:rsidR="00000000" w:rsidDel="00000000" w:rsidP="00000000" w:rsidRDefault="00000000" w:rsidRPr="00000000" w14:paraId="0000109C">
            <w:pPr>
              <w:rPr>
                <w:sz w:val="20"/>
                <w:szCs w:val="20"/>
              </w:rPr>
            </w:pPr>
            <w:r w:rsidDel="00000000" w:rsidR="00000000" w:rsidRPr="00000000">
              <w:rPr>
                <w:sz w:val="20"/>
                <w:szCs w:val="20"/>
                <w:rtl w:val="0"/>
              </w:rPr>
              <w:t xml:space="preserve">2024</w:t>
            </w:r>
          </w:p>
        </w:tc>
      </w:tr>
      <w:tr>
        <w:trPr>
          <w:cantSplit w:val="0"/>
          <w:trHeight w:val="290" w:hRule="atLeast"/>
          <w:tblHeader w:val="0"/>
        </w:trPr>
        <w:tc>
          <w:tcPr>
            <w:shd w:fill="ffff00" w:val="clear"/>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9E">
            <w:pPr>
              <w:rPr>
                <w:sz w:val="20"/>
                <w:szCs w:val="20"/>
              </w:rPr>
            </w:pPr>
            <w:r w:rsidDel="00000000" w:rsidR="00000000" w:rsidRPr="00000000">
              <w:rPr>
                <w:sz w:val="20"/>
                <w:szCs w:val="20"/>
                <w:rtl w:val="0"/>
              </w:rPr>
              <w:t xml:space="preserve">Jeckson Sidabutar</w:t>
            </w:r>
          </w:p>
        </w:tc>
        <w:tc>
          <w:tcPr>
            <w:shd w:fill="ffff00" w:val="clear"/>
          </w:tcPr>
          <w:p w:rsidR="00000000" w:rsidDel="00000000" w:rsidP="00000000" w:rsidRDefault="00000000" w:rsidRPr="00000000" w14:paraId="0000109F">
            <w:pPr>
              <w:rPr>
                <w:sz w:val="20"/>
                <w:szCs w:val="20"/>
              </w:rPr>
            </w:pPr>
            <w:r w:rsidDel="00000000" w:rsidR="00000000" w:rsidRPr="00000000">
              <w:rPr>
                <w:sz w:val="20"/>
                <w:szCs w:val="20"/>
                <w:rtl w:val="0"/>
              </w:rPr>
              <w:t xml:space="preserve">Prototype Keamanan Jaringan Sistem Pemerintahan Berbasis Elektronik Dengan Next Gen Firewall Dan Embedded Virtual Private Network</w:t>
            </w:r>
          </w:p>
        </w:tc>
        <w:tc>
          <w:tcPr>
            <w:shd w:fill="ffff00" w:val="clear"/>
          </w:tcPr>
          <w:p w:rsidR="00000000" w:rsidDel="00000000" w:rsidP="00000000" w:rsidRDefault="00000000" w:rsidRPr="00000000" w14:paraId="000010A0">
            <w:pPr>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10A1">
            <w:pPr>
              <w:rPr>
                <w:sz w:val="20"/>
                <w:szCs w:val="20"/>
              </w:rPr>
            </w:pPr>
            <w:r w:rsidDel="00000000" w:rsidR="00000000" w:rsidRPr="00000000">
              <w:rPr>
                <w:rtl w:val="0"/>
              </w:rPr>
            </w:r>
          </w:p>
        </w:tc>
        <w:tc>
          <w:tcPr>
            <w:shd w:fill="ffff00" w:val="clear"/>
          </w:tcPr>
          <w:p w:rsidR="00000000" w:rsidDel="00000000" w:rsidP="00000000" w:rsidRDefault="00000000" w:rsidRPr="00000000" w14:paraId="000010A2">
            <w:pPr>
              <w:rPr>
                <w:sz w:val="20"/>
                <w:szCs w:val="20"/>
              </w:rPr>
            </w:pPr>
            <w:r w:rsidDel="00000000" w:rsidR="00000000" w:rsidRPr="00000000">
              <w:rPr>
                <w:rtl w:val="0"/>
              </w:rPr>
            </w:r>
          </w:p>
        </w:tc>
        <w:tc>
          <w:tcPr>
            <w:shd w:fill="ffff00" w:val="clear"/>
          </w:tcPr>
          <w:p w:rsidR="00000000" w:rsidDel="00000000" w:rsidP="00000000" w:rsidRDefault="00000000" w:rsidRPr="00000000" w14:paraId="000010A3">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2024</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A9">
            <w:pPr>
              <w:rPr>
                <w:sz w:val="20"/>
                <w:szCs w:val="20"/>
              </w:rPr>
            </w:pPr>
            <w:r w:rsidDel="00000000" w:rsidR="00000000" w:rsidRPr="00000000">
              <w:rPr>
                <w:sz w:val="20"/>
                <w:szCs w:val="20"/>
                <w:rtl w:val="0"/>
              </w:rPr>
              <w:t xml:space="preserve">Jeckson Sidabutar</w:t>
            </w:r>
          </w:p>
        </w:tc>
        <w:tc>
          <w:tcPr>
            <w:shd w:fill="ffff00" w:val="clear"/>
          </w:tcPr>
          <w:p w:rsidR="00000000" w:rsidDel="00000000" w:rsidP="00000000" w:rsidRDefault="00000000" w:rsidRPr="00000000" w14:paraId="000010AA">
            <w:pPr>
              <w:rPr>
                <w:sz w:val="20"/>
                <w:szCs w:val="20"/>
              </w:rPr>
            </w:pPr>
            <w:r w:rsidDel="00000000" w:rsidR="00000000" w:rsidRPr="00000000">
              <w:rPr>
                <w:sz w:val="20"/>
                <w:szCs w:val="20"/>
                <w:rtl w:val="0"/>
              </w:rPr>
              <w:t xml:space="preserve">Designing Information Security Risk Management Policies in an e-Government System Using TOGAF Enterprise Architecture</w:t>
            </w:r>
          </w:p>
        </w:tc>
        <w:tc>
          <w:tcPr>
            <w:shd w:fill="ffff00" w:val="clear"/>
          </w:tcPr>
          <w:p w:rsidR="00000000" w:rsidDel="00000000" w:rsidP="00000000" w:rsidRDefault="00000000" w:rsidRPr="00000000" w14:paraId="000010AB">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AC">
            <w:pPr>
              <w:rPr>
                <w:sz w:val="20"/>
                <w:szCs w:val="20"/>
              </w:rPr>
            </w:pPr>
            <w:r w:rsidDel="00000000" w:rsidR="00000000" w:rsidRPr="00000000">
              <w:rPr>
                <w:rtl w:val="0"/>
              </w:rPr>
            </w:r>
          </w:p>
        </w:tc>
        <w:tc>
          <w:tcPr>
            <w:shd w:fill="ffff00" w:val="clear"/>
          </w:tcPr>
          <w:p w:rsidR="00000000" w:rsidDel="00000000" w:rsidP="00000000" w:rsidRDefault="00000000" w:rsidRPr="00000000" w14:paraId="000010AD">
            <w:pPr>
              <w:rPr>
                <w:sz w:val="20"/>
                <w:szCs w:val="20"/>
              </w:rPr>
            </w:pPr>
            <w:r w:rsidDel="00000000" w:rsidR="00000000" w:rsidRPr="00000000">
              <w:rPr>
                <w:rtl w:val="0"/>
              </w:rPr>
            </w:r>
          </w:p>
        </w:tc>
        <w:tc>
          <w:tcPr>
            <w:shd w:fill="ffff00" w:val="clear"/>
          </w:tcPr>
          <w:p w:rsidR="00000000" w:rsidDel="00000000" w:rsidP="00000000" w:rsidRDefault="00000000" w:rsidRPr="00000000" w14:paraId="000010AE">
            <w:pPr>
              <w:rPr>
                <w:sz w:val="20"/>
                <w:szCs w:val="20"/>
              </w:rPr>
            </w:pPr>
            <w:r w:rsidDel="00000000" w:rsidR="00000000" w:rsidRPr="00000000">
              <w:rPr>
                <w:rtl w:val="0"/>
              </w:rPr>
            </w:r>
          </w:p>
        </w:tc>
        <w:tc>
          <w:tcPr>
            <w:shd w:fill="ffff00" w:val="clear"/>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2024</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B4">
            <w:pPr>
              <w:rPr>
                <w:sz w:val="20"/>
                <w:szCs w:val="20"/>
              </w:rPr>
            </w:pPr>
            <w:r w:rsidDel="00000000" w:rsidR="00000000" w:rsidRPr="00000000">
              <w:rPr>
                <w:sz w:val="20"/>
                <w:szCs w:val="20"/>
                <w:rtl w:val="0"/>
              </w:rPr>
              <w:t xml:space="preserve">Jeckson Sidabutar</w:t>
            </w:r>
          </w:p>
        </w:tc>
        <w:tc>
          <w:tcPr>
            <w:shd w:fill="ffff00" w:val="clear"/>
          </w:tcPr>
          <w:p w:rsidR="00000000" w:rsidDel="00000000" w:rsidP="00000000" w:rsidRDefault="00000000" w:rsidRPr="00000000" w14:paraId="000010B5">
            <w:pPr>
              <w:rPr>
                <w:sz w:val="20"/>
                <w:szCs w:val="20"/>
              </w:rPr>
            </w:pPr>
            <w:r w:rsidDel="00000000" w:rsidR="00000000" w:rsidRPr="00000000">
              <w:rPr>
                <w:sz w:val="20"/>
                <w:szCs w:val="20"/>
                <w:rtl w:val="0"/>
              </w:rPr>
              <w:t xml:space="preserve">Comparative Analysis of</w:t>
            </w:r>
          </w:p>
          <w:p w:rsidR="00000000" w:rsidDel="00000000" w:rsidP="00000000" w:rsidRDefault="00000000" w:rsidRPr="00000000" w14:paraId="000010B6">
            <w:pPr>
              <w:rPr>
                <w:sz w:val="20"/>
                <w:szCs w:val="20"/>
              </w:rPr>
            </w:pPr>
            <w:r w:rsidDel="00000000" w:rsidR="00000000" w:rsidRPr="00000000">
              <w:rPr>
                <w:sz w:val="20"/>
                <w:szCs w:val="20"/>
                <w:rtl w:val="0"/>
              </w:rPr>
              <w:t xml:space="preserve">Forensic Whatsapp Desktop</w:t>
            </w:r>
          </w:p>
          <w:p w:rsidR="00000000" w:rsidDel="00000000" w:rsidP="00000000" w:rsidRDefault="00000000" w:rsidRPr="00000000" w14:paraId="000010B7">
            <w:pPr>
              <w:rPr>
                <w:sz w:val="20"/>
                <w:szCs w:val="20"/>
              </w:rPr>
            </w:pPr>
            <w:r w:rsidDel="00000000" w:rsidR="00000000" w:rsidRPr="00000000">
              <w:rPr>
                <w:sz w:val="20"/>
                <w:szCs w:val="20"/>
                <w:rtl w:val="0"/>
              </w:rPr>
              <w:t xml:space="preserve">Based-on IDFIF V2</w:t>
            </w:r>
          </w:p>
        </w:tc>
        <w:tc>
          <w:tcPr>
            <w:shd w:fill="ffff00" w:val="clear"/>
          </w:tcPr>
          <w:p w:rsidR="00000000" w:rsidDel="00000000" w:rsidP="00000000" w:rsidRDefault="00000000" w:rsidRPr="00000000" w14:paraId="000010B8">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B9">
            <w:pPr>
              <w:rPr>
                <w:sz w:val="20"/>
                <w:szCs w:val="20"/>
              </w:rPr>
            </w:pPr>
            <w:r w:rsidDel="00000000" w:rsidR="00000000" w:rsidRPr="00000000">
              <w:rPr>
                <w:rtl w:val="0"/>
              </w:rPr>
            </w:r>
          </w:p>
        </w:tc>
        <w:tc>
          <w:tcPr>
            <w:shd w:fill="ffff00" w:val="clear"/>
          </w:tcPr>
          <w:p w:rsidR="00000000" w:rsidDel="00000000" w:rsidP="00000000" w:rsidRDefault="00000000" w:rsidRPr="00000000" w14:paraId="000010BA">
            <w:pPr>
              <w:rPr>
                <w:sz w:val="20"/>
                <w:szCs w:val="20"/>
              </w:rPr>
            </w:pPr>
            <w:r w:rsidDel="00000000" w:rsidR="00000000" w:rsidRPr="00000000">
              <w:rPr>
                <w:rtl w:val="0"/>
              </w:rPr>
            </w:r>
          </w:p>
        </w:tc>
        <w:tc>
          <w:tcPr>
            <w:shd w:fill="ffff00" w:val="clear"/>
          </w:tcPr>
          <w:p w:rsidR="00000000" w:rsidDel="00000000" w:rsidP="00000000" w:rsidRDefault="00000000" w:rsidRPr="00000000" w14:paraId="000010BB">
            <w:pPr>
              <w:rPr>
                <w:sz w:val="20"/>
                <w:szCs w:val="20"/>
              </w:rPr>
            </w:pPr>
            <w:r w:rsidDel="00000000" w:rsidR="00000000" w:rsidRPr="00000000">
              <w:rPr>
                <w:rtl w:val="0"/>
              </w:rPr>
            </w:r>
          </w:p>
        </w:tc>
        <w:tc>
          <w:tcPr>
            <w:shd w:fill="ffff00" w:val="clear"/>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2023</w:t>
            </w:r>
            <w:r w:rsidDel="00000000" w:rsidR="00000000" w:rsidRPr="00000000">
              <w:rPr>
                <w:rtl w:val="0"/>
              </w:rPr>
            </w:r>
          </w:p>
        </w:tc>
      </w:tr>
      <w:tr>
        <w:trPr>
          <w:cantSplit w:val="0"/>
          <w:trHeight w:val="904.921875" w:hRule="atLeast"/>
          <w:tblHeader w:val="0"/>
        </w:trPr>
        <w:tc>
          <w:tcPr>
            <w:shd w:fill="ffff00" w:val="clear"/>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C1">
            <w:pPr>
              <w:rPr>
                <w:sz w:val="20"/>
                <w:szCs w:val="20"/>
              </w:rPr>
            </w:pPr>
            <w:r w:rsidDel="00000000" w:rsidR="00000000" w:rsidRPr="00000000">
              <w:rPr>
                <w:sz w:val="20"/>
                <w:szCs w:val="20"/>
                <w:rtl w:val="0"/>
              </w:rPr>
              <w:t xml:space="preserve">Jeckson Sidabutar</w:t>
            </w:r>
          </w:p>
        </w:tc>
        <w:tc>
          <w:tcPr>
            <w:shd w:fill="ffff00" w:val="clear"/>
          </w:tcPr>
          <w:p w:rsidR="00000000" w:rsidDel="00000000" w:rsidP="00000000" w:rsidRDefault="00000000" w:rsidRPr="00000000" w14:paraId="000010C2">
            <w:pPr>
              <w:rPr>
                <w:sz w:val="20"/>
                <w:szCs w:val="20"/>
              </w:rPr>
            </w:pPr>
            <w:r w:rsidDel="00000000" w:rsidR="00000000" w:rsidRPr="00000000">
              <w:rPr>
                <w:sz w:val="20"/>
                <w:szCs w:val="20"/>
                <w:rtl w:val="0"/>
              </w:rPr>
              <w:t xml:space="preserve">Digital Forensic Analysis of</w:t>
            </w:r>
          </w:p>
          <w:p w:rsidR="00000000" w:rsidDel="00000000" w:rsidP="00000000" w:rsidRDefault="00000000" w:rsidRPr="00000000" w14:paraId="000010C3">
            <w:pPr>
              <w:rPr>
                <w:sz w:val="20"/>
                <w:szCs w:val="20"/>
              </w:rPr>
            </w:pPr>
            <w:r w:rsidDel="00000000" w:rsidR="00000000" w:rsidRPr="00000000">
              <w:rPr>
                <w:sz w:val="20"/>
                <w:szCs w:val="20"/>
                <w:rtl w:val="0"/>
              </w:rPr>
              <w:t xml:space="preserve">WhatsApp Business</w:t>
            </w:r>
          </w:p>
          <w:p w:rsidR="00000000" w:rsidDel="00000000" w:rsidP="00000000" w:rsidRDefault="00000000" w:rsidRPr="00000000" w14:paraId="000010C4">
            <w:pPr>
              <w:rPr>
                <w:sz w:val="20"/>
                <w:szCs w:val="20"/>
              </w:rPr>
            </w:pPr>
            <w:r w:rsidDel="00000000" w:rsidR="00000000" w:rsidRPr="00000000">
              <w:rPr>
                <w:sz w:val="20"/>
                <w:szCs w:val="20"/>
                <w:rtl w:val="0"/>
              </w:rPr>
              <w:t xml:space="preserve">Applications on Android</w:t>
            </w:r>
          </w:p>
          <w:p w:rsidR="00000000" w:rsidDel="00000000" w:rsidP="00000000" w:rsidRDefault="00000000" w:rsidRPr="00000000" w14:paraId="000010C5">
            <w:pPr>
              <w:rPr>
                <w:sz w:val="20"/>
                <w:szCs w:val="20"/>
              </w:rPr>
            </w:pPr>
            <w:r w:rsidDel="00000000" w:rsidR="00000000" w:rsidRPr="00000000">
              <w:rPr>
                <w:sz w:val="20"/>
                <w:szCs w:val="20"/>
                <w:rtl w:val="0"/>
              </w:rPr>
              <w:t xml:space="preserve">Smartphones using NIST</w:t>
            </w:r>
          </w:p>
        </w:tc>
        <w:tc>
          <w:tcPr>
            <w:shd w:fill="ffff00" w:val="clear"/>
          </w:tcPr>
          <w:p w:rsidR="00000000" w:rsidDel="00000000" w:rsidP="00000000" w:rsidRDefault="00000000" w:rsidRPr="00000000" w14:paraId="000010C6">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C7">
            <w:pPr>
              <w:rPr>
                <w:sz w:val="20"/>
                <w:szCs w:val="20"/>
              </w:rPr>
            </w:pPr>
            <w:r w:rsidDel="00000000" w:rsidR="00000000" w:rsidRPr="00000000">
              <w:rPr>
                <w:rtl w:val="0"/>
              </w:rPr>
            </w:r>
          </w:p>
        </w:tc>
        <w:tc>
          <w:tcPr>
            <w:shd w:fill="ffff00" w:val="clear"/>
          </w:tcPr>
          <w:p w:rsidR="00000000" w:rsidDel="00000000" w:rsidP="00000000" w:rsidRDefault="00000000" w:rsidRPr="00000000" w14:paraId="000010C8">
            <w:pPr>
              <w:rPr>
                <w:sz w:val="20"/>
                <w:szCs w:val="20"/>
              </w:rPr>
            </w:pPr>
            <w:r w:rsidDel="00000000" w:rsidR="00000000" w:rsidRPr="00000000">
              <w:rPr>
                <w:rtl w:val="0"/>
              </w:rPr>
            </w:r>
          </w:p>
        </w:tc>
        <w:tc>
          <w:tcPr>
            <w:shd w:fill="ffff00" w:val="clear"/>
          </w:tcPr>
          <w:p w:rsidR="00000000" w:rsidDel="00000000" w:rsidP="00000000" w:rsidRDefault="00000000" w:rsidRPr="00000000" w14:paraId="000010C9">
            <w:pPr>
              <w:rPr>
                <w:sz w:val="20"/>
                <w:szCs w:val="20"/>
              </w:rPr>
            </w:pPr>
            <w:r w:rsidDel="00000000" w:rsidR="00000000" w:rsidRPr="00000000">
              <w:rPr>
                <w:rtl w:val="0"/>
              </w:rPr>
            </w:r>
          </w:p>
        </w:tc>
        <w:tc>
          <w:tcPr>
            <w:shd w:fill="ffff00" w:val="clear"/>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2023</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CF">
            <w:pPr>
              <w:rPr>
                <w:b w:val="1"/>
                <w:bCs w:val="1"/>
                <w:sz w:val="20"/>
                <w:szCs w:val="20"/>
              </w:rPr>
            </w:pPr>
            <w:r w:rsidDel="00000000" w:rsidR="00000000" w:rsidRPr="00000000">
              <w:rPr>
                <w:b w:val="1"/>
                <w:bCs w:val="1"/>
                <w:sz w:val="20"/>
                <w:szCs w:val="20"/>
                <w:rtl w:val="0"/>
              </w:rPr>
              <w:t xml:space="preserve">Jeckson Sidabutar</w:t>
            </w:r>
          </w:p>
        </w:tc>
        <w:tc>
          <w:tcPr>
            <w:shd w:fill="ffff00" w:val="clear"/>
          </w:tcPr>
          <w:p w:rsidR="00000000" w:rsidDel="00000000" w:rsidP="00000000" w:rsidRDefault="00000000" w:rsidRPr="00000000" w14:paraId="000010D0">
            <w:pPr>
              <w:rPr>
                <w:b w:val="1"/>
                <w:bCs w:val="1"/>
                <w:sz w:val="20"/>
                <w:szCs w:val="20"/>
              </w:rPr>
            </w:pPr>
            <w:r w:rsidDel="00000000" w:rsidR="00000000" w:rsidRPr="00000000">
              <w:rPr>
                <w:b w:val="1"/>
                <w:bCs w:val="1"/>
                <w:sz w:val="20"/>
                <w:szCs w:val="20"/>
                <w:rtl w:val="0"/>
              </w:rPr>
              <w:t xml:space="preserve">Comparative Study of Open</w:t>
            </w:r>
          </w:p>
          <w:p w:rsidR="00000000" w:rsidDel="00000000" w:rsidP="00000000" w:rsidRDefault="00000000" w:rsidRPr="00000000" w14:paraId="000010D1">
            <w:pPr>
              <w:rPr>
                <w:b w:val="1"/>
                <w:bCs w:val="1"/>
                <w:sz w:val="20"/>
                <w:szCs w:val="20"/>
              </w:rPr>
            </w:pPr>
            <w:r w:rsidDel="00000000" w:rsidR="00000000" w:rsidRPr="00000000">
              <w:rPr>
                <w:b w:val="1"/>
                <w:bCs w:val="1"/>
                <w:sz w:val="20"/>
                <w:szCs w:val="20"/>
                <w:rtl w:val="0"/>
              </w:rPr>
              <w:t xml:space="preserve">Source Firewall</w:t>
            </w:r>
          </w:p>
        </w:tc>
        <w:tc>
          <w:tcPr>
            <w:shd w:fill="ffff00" w:val="clear"/>
          </w:tcPr>
          <w:p w:rsidR="00000000" w:rsidDel="00000000" w:rsidP="00000000" w:rsidRDefault="00000000" w:rsidRPr="00000000" w14:paraId="000010D2">
            <w:pPr>
              <w:jc w:val="center"/>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10D3">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10D4">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10D5">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shd w:fill="ffff00" w:val="clear"/>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hyperlink r:id="rId141">
              <w:r w:rsidDel="00000000" w:rsidR="00000000" w:rsidRPr="00000000">
                <w:rPr>
                  <w:color w:val="1155cc"/>
                  <w:sz w:val="20"/>
                  <w:szCs w:val="20"/>
                  <w:u w:val="single"/>
                  <w:rtl w:val="0"/>
                </w:rPr>
                <w:t xml:space="preserve">https://drive.google.com/drive/folders/18iXq6Emm21_zcMUGiLl12kO_Jw05c0_b?usp=sharing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DB">
            <w:pPr>
              <w:rPr>
                <w:sz w:val="20"/>
                <w:szCs w:val="20"/>
              </w:rPr>
            </w:pPr>
            <w:r w:rsidDel="00000000" w:rsidR="00000000" w:rsidRPr="00000000">
              <w:rPr>
                <w:sz w:val="20"/>
                <w:szCs w:val="20"/>
                <w:rtl w:val="0"/>
              </w:rPr>
              <w:t xml:space="preserve">Magfirawaty</w:t>
            </w:r>
          </w:p>
        </w:tc>
        <w:tc>
          <w:tcPr>
            <w:shd w:fill="ffff00" w:val="clear"/>
          </w:tcPr>
          <w:p w:rsidR="00000000" w:rsidDel="00000000" w:rsidP="00000000" w:rsidRDefault="00000000" w:rsidRPr="00000000" w14:paraId="000010DC">
            <w:pPr>
              <w:rPr>
                <w:sz w:val="20"/>
                <w:szCs w:val="20"/>
              </w:rPr>
            </w:pPr>
            <w:r w:rsidDel="00000000" w:rsidR="00000000" w:rsidRPr="00000000">
              <w:rPr>
                <w:sz w:val="20"/>
                <w:szCs w:val="20"/>
                <w:rtl w:val="0"/>
              </w:rPr>
              <w:t xml:space="preserve">Enhancing Security Through</w:t>
            </w:r>
          </w:p>
          <w:p w:rsidR="00000000" w:rsidDel="00000000" w:rsidP="00000000" w:rsidRDefault="00000000" w:rsidRPr="00000000" w14:paraId="000010DD">
            <w:pPr>
              <w:rPr>
                <w:sz w:val="20"/>
                <w:szCs w:val="20"/>
              </w:rPr>
            </w:pPr>
            <w:r w:rsidDel="00000000" w:rsidR="00000000" w:rsidRPr="00000000">
              <w:rPr>
                <w:sz w:val="20"/>
                <w:szCs w:val="20"/>
                <w:rtl w:val="0"/>
              </w:rPr>
              <w:t xml:space="preserve">the Utilization of</w:t>
            </w:r>
          </w:p>
          <w:p w:rsidR="00000000" w:rsidDel="00000000" w:rsidP="00000000" w:rsidRDefault="00000000" w:rsidRPr="00000000" w14:paraId="000010DE">
            <w:pPr>
              <w:rPr>
                <w:sz w:val="20"/>
                <w:szCs w:val="20"/>
              </w:rPr>
            </w:pPr>
            <w:r w:rsidDel="00000000" w:rsidR="00000000" w:rsidRPr="00000000">
              <w:rPr>
                <w:sz w:val="20"/>
                <w:szCs w:val="20"/>
                <w:rtl w:val="0"/>
              </w:rPr>
              <w:t xml:space="preserve">Cryptography and</w:t>
            </w:r>
          </w:p>
          <w:p w:rsidR="00000000" w:rsidDel="00000000" w:rsidP="00000000" w:rsidRDefault="00000000" w:rsidRPr="00000000" w14:paraId="000010DF">
            <w:pPr>
              <w:rPr>
                <w:sz w:val="20"/>
                <w:szCs w:val="20"/>
              </w:rPr>
            </w:pPr>
            <w:r w:rsidDel="00000000" w:rsidR="00000000" w:rsidRPr="00000000">
              <w:rPr>
                <w:sz w:val="20"/>
                <w:szCs w:val="20"/>
                <w:rtl w:val="0"/>
              </w:rPr>
              <w:t xml:space="preserve">Steganography Techniques</w:t>
            </w:r>
          </w:p>
          <w:p w:rsidR="00000000" w:rsidDel="00000000" w:rsidP="00000000" w:rsidRDefault="00000000" w:rsidRPr="00000000" w14:paraId="000010E0">
            <w:pPr>
              <w:rPr>
                <w:sz w:val="20"/>
                <w:szCs w:val="20"/>
              </w:rPr>
            </w:pPr>
            <w:r w:rsidDel="00000000" w:rsidR="00000000" w:rsidRPr="00000000">
              <w:rPr>
                <w:sz w:val="20"/>
                <w:szCs w:val="20"/>
                <w:rtl w:val="0"/>
              </w:rPr>
              <w:t xml:space="preserve">for IoT Communication</w:t>
            </w:r>
          </w:p>
        </w:tc>
        <w:tc>
          <w:tcPr>
            <w:shd w:fill="ffff00" w:val="clear"/>
          </w:tcPr>
          <w:p w:rsidR="00000000" w:rsidDel="00000000" w:rsidP="00000000" w:rsidRDefault="00000000" w:rsidRPr="00000000" w14:paraId="000010E1">
            <w:pPr>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10E2">
            <w:pPr>
              <w:rPr>
                <w:sz w:val="20"/>
                <w:szCs w:val="20"/>
              </w:rPr>
            </w:pPr>
            <w:r w:rsidDel="00000000" w:rsidR="00000000" w:rsidRPr="00000000">
              <w:rPr>
                <w:rtl w:val="0"/>
              </w:rPr>
            </w:r>
          </w:p>
        </w:tc>
        <w:tc>
          <w:tcPr>
            <w:shd w:fill="ffff00" w:val="clear"/>
          </w:tcPr>
          <w:p w:rsidR="00000000" w:rsidDel="00000000" w:rsidP="00000000" w:rsidRDefault="00000000" w:rsidRPr="00000000" w14:paraId="000010E3">
            <w:pPr>
              <w:rPr>
                <w:sz w:val="20"/>
                <w:szCs w:val="20"/>
              </w:rPr>
            </w:pPr>
            <w:r w:rsidDel="00000000" w:rsidR="00000000" w:rsidRPr="00000000">
              <w:rPr>
                <w:rtl w:val="0"/>
              </w:rPr>
            </w:r>
          </w:p>
        </w:tc>
        <w:tc>
          <w:tcPr>
            <w:shd w:fill="ffff00" w:val="clear"/>
          </w:tcPr>
          <w:p w:rsidR="00000000" w:rsidDel="00000000" w:rsidP="00000000" w:rsidRDefault="00000000" w:rsidRPr="00000000" w14:paraId="000010E4">
            <w:pPr>
              <w:rPr>
                <w:sz w:val="20"/>
                <w:szCs w:val="20"/>
              </w:rPr>
            </w:pPr>
            <w:r w:rsidDel="00000000" w:rsidR="00000000" w:rsidRPr="00000000">
              <w:rPr>
                <w:rtl w:val="0"/>
              </w:rPr>
            </w:r>
          </w:p>
        </w:tc>
        <w:tc>
          <w:tcPr>
            <w:shd w:fill="ffff00" w:val="clear"/>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2024</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EA">
            <w:pPr>
              <w:rPr>
                <w:sz w:val="20"/>
                <w:szCs w:val="20"/>
              </w:rPr>
            </w:pPr>
            <w:r w:rsidDel="00000000" w:rsidR="00000000" w:rsidRPr="00000000">
              <w:rPr>
                <w:sz w:val="20"/>
                <w:szCs w:val="20"/>
                <w:rtl w:val="0"/>
              </w:rPr>
              <w:t xml:space="preserve">Magfirawaty</w:t>
            </w:r>
          </w:p>
        </w:tc>
        <w:tc>
          <w:tcPr>
            <w:shd w:fill="ffff00" w:val="clear"/>
          </w:tcPr>
          <w:p w:rsidR="00000000" w:rsidDel="00000000" w:rsidP="00000000" w:rsidRDefault="00000000" w:rsidRPr="00000000" w14:paraId="000010EB">
            <w:pPr>
              <w:rPr>
                <w:sz w:val="20"/>
                <w:szCs w:val="20"/>
              </w:rPr>
            </w:pPr>
            <w:r w:rsidDel="00000000" w:rsidR="00000000" w:rsidRPr="00000000">
              <w:rPr>
                <w:sz w:val="20"/>
                <w:szCs w:val="20"/>
                <w:rtl w:val="0"/>
              </w:rPr>
              <w:t xml:space="preserve">ESP and MAX30100 with</w:t>
            </w:r>
          </w:p>
          <w:p w:rsidR="00000000" w:rsidDel="00000000" w:rsidP="00000000" w:rsidRDefault="00000000" w:rsidRPr="00000000" w14:paraId="000010EC">
            <w:pPr>
              <w:rPr>
                <w:sz w:val="20"/>
                <w:szCs w:val="20"/>
              </w:rPr>
            </w:pPr>
            <w:r w:rsidDel="00000000" w:rsidR="00000000" w:rsidRPr="00000000">
              <w:rPr>
                <w:sz w:val="20"/>
                <w:szCs w:val="20"/>
                <w:rtl w:val="0"/>
              </w:rPr>
              <w:t xml:space="preserve">Chebyshev Filter for</w:t>
            </w:r>
          </w:p>
          <w:p w:rsidR="00000000" w:rsidDel="00000000" w:rsidP="00000000" w:rsidRDefault="00000000" w:rsidRPr="00000000" w14:paraId="000010ED">
            <w:pPr>
              <w:rPr>
                <w:sz w:val="20"/>
                <w:szCs w:val="20"/>
              </w:rPr>
            </w:pPr>
            <w:r w:rsidDel="00000000" w:rsidR="00000000" w:rsidRPr="00000000">
              <w:rPr>
                <w:sz w:val="20"/>
                <w:szCs w:val="20"/>
                <w:rtl w:val="0"/>
              </w:rPr>
              <w:t xml:space="preserve">Enhanced Heart and</w:t>
            </w:r>
          </w:p>
          <w:p w:rsidR="00000000" w:rsidDel="00000000" w:rsidP="00000000" w:rsidRDefault="00000000" w:rsidRPr="00000000" w14:paraId="000010EE">
            <w:pPr>
              <w:rPr>
                <w:sz w:val="20"/>
                <w:szCs w:val="20"/>
              </w:rPr>
            </w:pPr>
            <w:r w:rsidDel="00000000" w:rsidR="00000000" w:rsidRPr="00000000">
              <w:rPr>
                <w:sz w:val="20"/>
                <w:szCs w:val="20"/>
                <w:rtl w:val="0"/>
              </w:rPr>
              <w:t xml:space="preserve">Oxygen Measurement</w:t>
            </w:r>
          </w:p>
        </w:tc>
        <w:tc>
          <w:tcPr>
            <w:shd w:fill="ffff00" w:val="clear"/>
          </w:tcPr>
          <w:p w:rsidR="00000000" w:rsidDel="00000000" w:rsidP="00000000" w:rsidRDefault="00000000" w:rsidRPr="00000000" w14:paraId="000010EF">
            <w:pPr>
              <w:rPr>
                <w:sz w:val="20"/>
                <w:szCs w:val="20"/>
              </w:rPr>
            </w:pPr>
            <w:r w:rsidDel="00000000" w:rsidR="00000000" w:rsidRPr="00000000">
              <w:rPr>
                <w:sz w:val="20"/>
                <w:szCs w:val="20"/>
                <w:rtl w:val="0"/>
              </w:rPr>
              <w:t xml:space="preserve">4</w:t>
            </w:r>
          </w:p>
        </w:tc>
        <w:tc>
          <w:tcPr>
            <w:shd w:fill="ffff00" w:val="clear"/>
          </w:tcPr>
          <w:p w:rsidR="00000000" w:rsidDel="00000000" w:rsidP="00000000" w:rsidRDefault="00000000" w:rsidRPr="00000000" w14:paraId="000010F0">
            <w:pPr>
              <w:rPr>
                <w:sz w:val="20"/>
                <w:szCs w:val="20"/>
              </w:rPr>
            </w:pPr>
            <w:r w:rsidDel="00000000" w:rsidR="00000000" w:rsidRPr="00000000">
              <w:rPr>
                <w:rtl w:val="0"/>
              </w:rPr>
            </w:r>
          </w:p>
        </w:tc>
        <w:tc>
          <w:tcPr>
            <w:shd w:fill="ffff00" w:val="clear"/>
          </w:tcPr>
          <w:p w:rsidR="00000000" w:rsidDel="00000000" w:rsidP="00000000" w:rsidRDefault="00000000" w:rsidRPr="00000000" w14:paraId="000010F1">
            <w:pPr>
              <w:rPr>
                <w:sz w:val="20"/>
                <w:szCs w:val="20"/>
              </w:rPr>
            </w:pPr>
            <w:r w:rsidDel="00000000" w:rsidR="00000000" w:rsidRPr="00000000">
              <w:rPr>
                <w:rtl w:val="0"/>
              </w:rPr>
            </w:r>
          </w:p>
        </w:tc>
        <w:tc>
          <w:tcPr>
            <w:shd w:fill="ffff00" w:val="clear"/>
          </w:tcPr>
          <w:p w:rsidR="00000000" w:rsidDel="00000000" w:rsidP="00000000" w:rsidRDefault="00000000" w:rsidRPr="00000000" w14:paraId="000010F2">
            <w:pPr>
              <w:rPr>
                <w:sz w:val="20"/>
                <w:szCs w:val="20"/>
              </w:rPr>
            </w:pPr>
            <w:r w:rsidDel="00000000" w:rsidR="00000000" w:rsidRPr="00000000">
              <w:rPr>
                <w:rtl w:val="0"/>
              </w:rPr>
            </w:r>
          </w:p>
        </w:tc>
        <w:tc>
          <w:tcPr>
            <w:shd w:fill="ffff00" w:val="clea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2024</w:t>
            </w:r>
          </w:p>
        </w:tc>
      </w:tr>
      <w:tr>
        <w:trPr>
          <w:cantSplit w:val="0"/>
          <w:trHeight w:val="290" w:hRule="atLeast"/>
          <w:tblHeader w:val="0"/>
        </w:trPr>
        <w:tc>
          <w:tcPr>
            <w:shd w:fill="ffff00" w:val="clear"/>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0F8">
            <w:pPr>
              <w:rPr>
                <w:sz w:val="20"/>
                <w:szCs w:val="20"/>
              </w:rPr>
            </w:pPr>
            <w:r w:rsidDel="00000000" w:rsidR="00000000" w:rsidRPr="00000000">
              <w:rPr>
                <w:sz w:val="20"/>
                <w:szCs w:val="20"/>
                <w:rtl w:val="0"/>
              </w:rPr>
              <w:t xml:space="preserve">Magfirawaty</w:t>
            </w:r>
          </w:p>
        </w:tc>
        <w:tc>
          <w:tcPr>
            <w:shd w:fill="ffff00" w:val="clear"/>
          </w:tcPr>
          <w:p w:rsidR="00000000" w:rsidDel="00000000" w:rsidP="00000000" w:rsidRDefault="00000000" w:rsidRPr="00000000" w14:paraId="000010F9">
            <w:pPr>
              <w:rPr>
                <w:sz w:val="20"/>
                <w:szCs w:val="20"/>
              </w:rPr>
            </w:pPr>
            <w:r w:rsidDel="00000000" w:rsidR="00000000" w:rsidRPr="00000000">
              <w:rPr>
                <w:sz w:val="20"/>
                <w:szCs w:val="20"/>
                <w:rtl w:val="0"/>
              </w:rPr>
              <w:t xml:space="preserve">Implementasi Protokol</w:t>
            </w:r>
          </w:p>
          <w:p w:rsidR="00000000" w:rsidDel="00000000" w:rsidP="00000000" w:rsidRDefault="00000000" w:rsidRPr="00000000" w14:paraId="000010FA">
            <w:pPr>
              <w:rPr>
                <w:sz w:val="20"/>
                <w:szCs w:val="20"/>
              </w:rPr>
            </w:pPr>
            <w:r w:rsidDel="00000000" w:rsidR="00000000" w:rsidRPr="00000000">
              <w:rPr>
                <w:sz w:val="20"/>
                <w:szCs w:val="20"/>
                <w:rtl w:val="0"/>
              </w:rPr>
              <w:t xml:space="preserve">MQTT dan Skema Protokol</w:t>
            </w:r>
          </w:p>
          <w:p w:rsidR="00000000" w:rsidDel="00000000" w:rsidP="00000000" w:rsidRDefault="00000000" w:rsidRPr="00000000" w14:paraId="000010FB">
            <w:pPr>
              <w:rPr>
                <w:sz w:val="20"/>
                <w:szCs w:val="20"/>
              </w:rPr>
            </w:pPr>
            <w:r w:rsidDel="00000000" w:rsidR="00000000" w:rsidRPr="00000000">
              <w:rPr>
                <w:sz w:val="20"/>
                <w:szCs w:val="20"/>
                <w:rtl w:val="0"/>
              </w:rPr>
              <w:t xml:space="preserve">Otentikasi Berbasis Elliptic</w:t>
            </w:r>
          </w:p>
          <w:p w:rsidR="00000000" w:rsidDel="00000000" w:rsidP="00000000" w:rsidRDefault="00000000" w:rsidRPr="00000000" w14:paraId="000010FC">
            <w:pPr>
              <w:rPr>
                <w:sz w:val="20"/>
                <w:szCs w:val="20"/>
              </w:rPr>
            </w:pPr>
            <w:r w:rsidDel="00000000" w:rsidR="00000000" w:rsidRPr="00000000">
              <w:rPr>
                <w:sz w:val="20"/>
                <w:szCs w:val="20"/>
                <w:rtl w:val="0"/>
              </w:rPr>
              <w:t xml:space="preserve">Curve Cryptography</w:t>
            </w:r>
          </w:p>
          <w:p w:rsidR="00000000" w:rsidDel="00000000" w:rsidP="00000000" w:rsidRDefault="00000000" w:rsidRPr="00000000" w14:paraId="000010FD">
            <w:pPr>
              <w:rPr>
                <w:sz w:val="20"/>
                <w:szCs w:val="20"/>
              </w:rPr>
            </w:pPr>
            <w:r w:rsidDel="00000000" w:rsidR="00000000" w:rsidRPr="00000000">
              <w:rPr>
                <w:sz w:val="20"/>
                <w:szCs w:val="20"/>
                <w:rtl w:val="0"/>
              </w:rPr>
              <w:t xml:space="preserve">Lingkungan Rumah Pintar</w:t>
            </w:r>
          </w:p>
        </w:tc>
        <w:tc>
          <w:tcPr>
            <w:shd w:fill="ffff00" w:val="clear"/>
          </w:tcPr>
          <w:p w:rsidR="00000000" w:rsidDel="00000000" w:rsidP="00000000" w:rsidRDefault="00000000" w:rsidRPr="00000000" w14:paraId="000010FE">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0FF">
            <w:pPr>
              <w:rPr>
                <w:sz w:val="20"/>
                <w:szCs w:val="20"/>
              </w:rPr>
            </w:pPr>
            <w:r w:rsidDel="00000000" w:rsidR="00000000" w:rsidRPr="00000000">
              <w:rPr>
                <w:rtl w:val="0"/>
              </w:rPr>
            </w:r>
          </w:p>
        </w:tc>
        <w:tc>
          <w:tcPr>
            <w:shd w:fill="ffff00" w:val="clear"/>
          </w:tcPr>
          <w:p w:rsidR="00000000" w:rsidDel="00000000" w:rsidP="00000000" w:rsidRDefault="00000000" w:rsidRPr="00000000" w14:paraId="00001100">
            <w:pPr>
              <w:rPr>
                <w:sz w:val="20"/>
                <w:szCs w:val="20"/>
              </w:rPr>
            </w:pPr>
            <w:r w:rsidDel="00000000" w:rsidR="00000000" w:rsidRPr="00000000">
              <w:rPr>
                <w:rtl w:val="0"/>
              </w:rPr>
            </w:r>
          </w:p>
        </w:tc>
        <w:tc>
          <w:tcPr>
            <w:shd w:fill="ffff00" w:val="clear"/>
          </w:tcPr>
          <w:p w:rsidR="00000000" w:rsidDel="00000000" w:rsidP="00000000" w:rsidRDefault="00000000" w:rsidRPr="00000000" w14:paraId="00001101">
            <w:pPr>
              <w:rPr>
                <w:sz w:val="20"/>
                <w:szCs w:val="20"/>
              </w:rPr>
            </w:pPr>
            <w:r w:rsidDel="00000000" w:rsidR="00000000" w:rsidRPr="00000000">
              <w:rPr>
                <w:rtl w:val="0"/>
              </w:rPr>
            </w:r>
          </w:p>
        </w:tc>
        <w:tc>
          <w:tcPr>
            <w:shd w:fill="ffff00" w:val="clear"/>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2024</w:t>
            </w:r>
          </w:p>
        </w:tc>
      </w:tr>
      <w:tr>
        <w:trPr>
          <w:cantSplit w:val="0"/>
          <w:trHeight w:val="290" w:hRule="atLeast"/>
          <w:tblHeader w:val="0"/>
        </w:trPr>
        <w:tc>
          <w:tcPr>
            <w:shd w:fill="ffff00" w:val="clear"/>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07">
            <w:pPr>
              <w:rPr>
                <w:sz w:val="20"/>
                <w:szCs w:val="20"/>
              </w:rPr>
            </w:pPr>
            <w:r w:rsidDel="00000000" w:rsidR="00000000" w:rsidRPr="00000000">
              <w:rPr>
                <w:sz w:val="20"/>
                <w:szCs w:val="20"/>
                <w:rtl w:val="0"/>
              </w:rPr>
              <w:t xml:space="preserve">Magfirawaty</w:t>
            </w:r>
          </w:p>
        </w:tc>
        <w:tc>
          <w:tcPr>
            <w:shd w:fill="ffff00" w:val="clear"/>
          </w:tcPr>
          <w:p w:rsidR="00000000" w:rsidDel="00000000" w:rsidP="00000000" w:rsidRDefault="00000000" w:rsidRPr="00000000" w14:paraId="00001108">
            <w:pPr>
              <w:rPr>
                <w:sz w:val="20"/>
                <w:szCs w:val="20"/>
              </w:rPr>
            </w:pPr>
            <w:r w:rsidDel="00000000" w:rsidR="00000000" w:rsidRPr="00000000">
              <w:rPr>
                <w:sz w:val="20"/>
                <w:szCs w:val="20"/>
                <w:rtl w:val="0"/>
              </w:rPr>
              <w:t xml:space="preserve">Application Of Cryptography</w:t>
            </w:r>
          </w:p>
          <w:p w:rsidR="00000000" w:rsidDel="00000000" w:rsidP="00000000" w:rsidRDefault="00000000" w:rsidRPr="00000000" w14:paraId="00001109">
            <w:pPr>
              <w:rPr>
                <w:sz w:val="20"/>
                <w:szCs w:val="20"/>
              </w:rPr>
            </w:pPr>
            <w:r w:rsidDel="00000000" w:rsidR="00000000" w:rsidRPr="00000000">
              <w:rPr>
                <w:sz w:val="20"/>
                <w:szCs w:val="20"/>
                <w:rtl w:val="0"/>
              </w:rPr>
              <w:t xml:space="preserve">Image Encryption and</w:t>
            </w:r>
          </w:p>
          <w:p w:rsidR="00000000" w:rsidDel="00000000" w:rsidP="00000000" w:rsidRDefault="00000000" w:rsidRPr="00000000" w14:paraId="0000110A">
            <w:pPr>
              <w:rPr>
                <w:sz w:val="20"/>
                <w:szCs w:val="20"/>
              </w:rPr>
            </w:pPr>
            <w:r w:rsidDel="00000000" w:rsidR="00000000" w:rsidRPr="00000000">
              <w:rPr>
                <w:sz w:val="20"/>
                <w:szCs w:val="20"/>
                <w:rtl w:val="0"/>
              </w:rPr>
              <w:t xml:space="preserve">Steganography Technique</w:t>
            </w:r>
          </w:p>
          <w:p w:rsidR="00000000" w:rsidDel="00000000" w:rsidP="00000000" w:rsidRDefault="00000000" w:rsidRPr="00000000" w14:paraId="0000110B">
            <w:pPr>
              <w:rPr>
                <w:sz w:val="20"/>
                <w:szCs w:val="20"/>
              </w:rPr>
            </w:pPr>
            <w:r w:rsidDel="00000000" w:rsidR="00000000" w:rsidRPr="00000000">
              <w:rPr>
                <w:sz w:val="20"/>
                <w:szCs w:val="20"/>
                <w:rtl w:val="0"/>
              </w:rPr>
              <w:t xml:space="preserve">(CIEST) Method To</w:t>
            </w:r>
          </w:p>
          <w:p w:rsidR="00000000" w:rsidDel="00000000" w:rsidP="00000000" w:rsidRDefault="00000000" w:rsidRPr="00000000" w14:paraId="0000110C">
            <w:pPr>
              <w:rPr>
                <w:sz w:val="20"/>
                <w:szCs w:val="20"/>
              </w:rPr>
            </w:pPr>
            <w:r w:rsidDel="00000000" w:rsidR="00000000" w:rsidRPr="00000000">
              <w:rPr>
                <w:sz w:val="20"/>
                <w:szCs w:val="20"/>
                <w:rtl w:val="0"/>
              </w:rPr>
              <w:t xml:space="preserve">Improve Digital Image</w:t>
            </w:r>
          </w:p>
          <w:p w:rsidR="00000000" w:rsidDel="00000000" w:rsidP="00000000" w:rsidRDefault="00000000" w:rsidRPr="00000000" w14:paraId="0000110D">
            <w:pPr>
              <w:rPr>
                <w:sz w:val="20"/>
                <w:szCs w:val="20"/>
              </w:rPr>
            </w:pPr>
            <w:r w:rsidDel="00000000" w:rsidR="00000000" w:rsidRPr="00000000">
              <w:rPr>
                <w:sz w:val="20"/>
                <w:szCs w:val="20"/>
                <w:rtl w:val="0"/>
              </w:rPr>
              <w:t xml:space="preserve">Security</w:t>
            </w:r>
          </w:p>
        </w:tc>
        <w:tc>
          <w:tcPr>
            <w:shd w:fill="ffff00" w:val="clear"/>
          </w:tcPr>
          <w:p w:rsidR="00000000" w:rsidDel="00000000" w:rsidP="00000000" w:rsidRDefault="00000000" w:rsidRPr="00000000" w14:paraId="0000110E">
            <w:pPr>
              <w:rPr>
                <w:sz w:val="20"/>
                <w:szCs w:val="20"/>
              </w:rPr>
            </w:pPr>
            <w:r w:rsidDel="00000000" w:rsidR="00000000" w:rsidRPr="00000000">
              <w:rPr>
                <w:sz w:val="20"/>
                <w:szCs w:val="20"/>
                <w:rtl w:val="0"/>
              </w:rPr>
              <w:t xml:space="preserve">4</w:t>
            </w:r>
          </w:p>
        </w:tc>
        <w:tc>
          <w:tcPr>
            <w:shd w:fill="ffff00" w:val="clear"/>
          </w:tcPr>
          <w:p w:rsidR="00000000" w:rsidDel="00000000" w:rsidP="00000000" w:rsidRDefault="00000000" w:rsidRPr="00000000" w14:paraId="0000110F">
            <w:pPr>
              <w:rPr>
                <w:sz w:val="20"/>
                <w:szCs w:val="20"/>
              </w:rPr>
            </w:pPr>
            <w:r w:rsidDel="00000000" w:rsidR="00000000" w:rsidRPr="00000000">
              <w:rPr>
                <w:rtl w:val="0"/>
              </w:rPr>
            </w:r>
          </w:p>
        </w:tc>
        <w:tc>
          <w:tcPr>
            <w:shd w:fill="ffff00" w:val="clear"/>
          </w:tcPr>
          <w:p w:rsidR="00000000" w:rsidDel="00000000" w:rsidP="00000000" w:rsidRDefault="00000000" w:rsidRPr="00000000" w14:paraId="00001110">
            <w:pPr>
              <w:rPr>
                <w:sz w:val="20"/>
                <w:szCs w:val="20"/>
              </w:rPr>
            </w:pPr>
            <w:r w:rsidDel="00000000" w:rsidR="00000000" w:rsidRPr="00000000">
              <w:rPr>
                <w:rtl w:val="0"/>
              </w:rPr>
            </w:r>
          </w:p>
        </w:tc>
        <w:tc>
          <w:tcPr>
            <w:shd w:fill="ffff00" w:val="clear"/>
          </w:tcPr>
          <w:p w:rsidR="00000000" w:rsidDel="00000000" w:rsidP="00000000" w:rsidRDefault="00000000" w:rsidRPr="00000000" w14:paraId="00001111">
            <w:pPr>
              <w:rPr>
                <w:sz w:val="20"/>
                <w:szCs w:val="20"/>
              </w:rPr>
            </w:pPr>
            <w:r w:rsidDel="00000000" w:rsidR="00000000" w:rsidRPr="00000000">
              <w:rPr>
                <w:rtl w:val="0"/>
              </w:rPr>
            </w:r>
          </w:p>
        </w:tc>
        <w:tc>
          <w:tcPr>
            <w:shd w:fill="ffff00" w:val="clear"/>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2024</w:t>
            </w:r>
          </w:p>
        </w:tc>
      </w:tr>
      <w:tr>
        <w:trPr>
          <w:cantSplit w:val="0"/>
          <w:trHeight w:val="290" w:hRule="atLeast"/>
          <w:tblHeader w:val="0"/>
        </w:trPr>
        <w:tc>
          <w:tcPr>
            <w:shd w:fill="ffff00" w:val="clear"/>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17">
            <w:pPr>
              <w:rPr>
                <w:sz w:val="20"/>
                <w:szCs w:val="20"/>
              </w:rPr>
            </w:pPr>
            <w:r w:rsidDel="00000000" w:rsidR="00000000" w:rsidRPr="00000000">
              <w:rPr>
                <w:sz w:val="20"/>
                <w:szCs w:val="20"/>
                <w:rtl w:val="0"/>
              </w:rPr>
              <w:t xml:space="preserve">Magfirawaty</w:t>
            </w:r>
          </w:p>
        </w:tc>
        <w:tc>
          <w:tcPr>
            <w:shd w:fill="ffff00" w:val="clear"/>
          </w:tcPr>
          <w:p w:rsidR="00000000" w:rsidDel="00000000" w:rsidP="00000000" w:rsidRDefault="00000000" w:rsidRPr="00000000" w14:paraId="00001118">
            <w:pPr>
              <w:rPr>
                <w:sz w:val="20"/>
                <w:szCs w:val="20"/>
              </w:rPr>
            </w:pPr>
            <w:r w:rsidDel="00000000" w:rsidR="00000000" w:rsidRPr="00000000">
              <w:rPr>
                <w:sz w:val="20"/>
                <w:szCs w:val="20"/>
                <w:rtl w:val="0"/>
              </w:rPr>
              <w:t xml:space="preserve">Image Encryption</w:t>
            </w:r>
          </w:p>
          <w:p w:rsidR="00000000" w:rsidDel="00000000" w:rsidP="00000000" w:rsidRDefault="00000000" w:rsidRPr="00000000" w14:paraId="00001119">
            <w:pPr>
              <w:rPr>
                <w:sz w:val="20"/>
                <w:szCs w:val="20"/>
              </w:rPr>
            </w:pPr>
            <w:r w:rsidDel="00000000" w:rsidR="00000000" w:rsidRPr="00000000">
              <w:rPr>
                <w:sz w:val="20"/>
                <w:szCs w:val="20"/>
                <w:rtl w:val="0"/>
              </w:rPr>
              <w:t xml:space="preserve">Techniques for Confusion</w:t>
            </w:r>
          </w:p>
          <w:p w:rsidR="00000000" w:rsidDel="00000000" w:rsidP="00000000" w:rsidRDefault="00000000" w:rsidRPr="00000000" w14:paraId="0000111A">
            <w:pPr>
              <w:rPr>
                <w:sz w:val="20"/>
                <w:szCs w:val="20"/>
              </w:rPr>
            </w:pPr>
            <w:r w:rsidDel="00000000" w:rsidR="00000000" w:rsidRPr="00000000">
              <w:rPr>
                <w:sz w:val="20"/>
                <w:szCs w:val="20"/>
                <w:rtl w:val="0"/>
              </w:rPr>
              <w:t xml:space="preserve">and Diffusion Processes</w:t>
            </w:r>
          </w:p>
          <w:p w:rsidR="00000000" w:rsidDel="00000000" w:rsidP="00000000" w:rsidRDefault="00000000" w:rsidRPr="00000000" w14:paraId="0000111B">
            <w:pPr>
              <w:rPr>
                <w:sz w:val="20"/>
                <w:szCs w:val="20"/>
              </w:rPr>
            </w:pPr>
            <w:r w:rsidDel="00000000" w:rsidR="00000000" w:rsidRPr="00000000">
              <w:rPr>
                <w:sz w:val="20"/>
                <w:szCs w:val="20"/>
                <w:rtl w:val="0"/>
              </w:rPr>
              <w:t xml:space="preserve">Using 1D Chaos Systems</w:t>
            </w:r>
          </w:p>
        </w:tc>
        <w:tc>
          <w:tcPr>
            <w:shd w:fill="ffff00" w:val="clear"/>
          </w:tcPr>
          <w:p w:rsidR="00000000" w:rsidDel="00000000" w:rsidP="00000000" w:rsidRDefault="00000000" w:rsidRPr="00000000" w14:paraId="0000111C">
            <w:pPr>
              <w:rPr>
                <w:sz w:val="20"/>
                <w:szCs w:val="20"/>
              </w:rPr>
            </w:pPr>
            <w:r w:rsidDel="00000000" w:rsidR="00000000" w:rsidRPr="00000000">
              <w:rPr>
                <w:sz w:val="20"/>
                <w:szCs w:val="20"/>
                <w:rtl w:val="0"/>
              </w:rPr>
              <w:t xml:space="preserve">3</w:t>
            </w:r>
          </w:p>
        </w:tc>
        <w:tc>
          <w:tcPr>
            <w:shd w:fill="ffff00" w:val="clear"/>
          </w:tcPr>
          <w:p w:rsidR="00000000" w:rsidDel="00000000" w:rsidP="00000000" w:rsidRDefault="00000000" w:rsidRPr="00000000" w14:paraId="0000111D">
            <w:pPr>
              <w:rPr>
                <w:sz w:val="20"/>
                <w:szCs w:val="20"/>
              </w:rPr>
            </w:pPr>
            <w:r w:rsidDel="00000000" w:rsidR="00000000" w:rsidRPr="00000000">
              <w:rPr>
                <w:rtl w:val="0"/>
              </w:rPr>
            </w:r>
          </w:p>
        </w:tc>
        <w:tc>
          <w:tcPr>
            <w:shd w:fill="ffff00" w:val="clear"/>
          </w:tcPr>
          <w:p w:rsidR="00000000" w:rsidDel="00000000" w:rsidP="00000000" w:rsidRDefault="00000000" w:rsidRPr="00000000" w14:paraId="0000111E">
            <w:pPr>
              <w:rPr>
                <w:sz w:val="20"/>
                <w:szCs w:val="20"/>
              </w:rPr>
            </w:pPr>
            <w:r w:rsidDel="00000000" w:rsidR="00000000" w:rsidRPr="00000000">
              <w:rPr>
                <w:rtl w:val="0"/>
              </w:rPr>
            </w:r>
          </w:p>
        </w:tc>
        <w:tc>
          <w:tcPr>
            <w:shd w:fill="ffff00" w:val="clear"/>
          </w:tcPr>
          <w:p w:rsidR="00000000" w:rsidDel="00000000" w:rsidP="00000000" w:rsidRDefault="00000000" w:rsidRPr="00000000" w14:paraId="0000111F">
            <w:pPr>
              <w:rPr>
                <w:sz w:val="20"/>
                <w:szCs w:val="20"/>
              </w:rPr>
            </w:pPr>
            <w:r w:rsidDel="00000000" w:rsidR="00000000" w:rsidRPr="00000000">
              <w:rPr>
                <w:rtl w:val="0"/>
              </w:rPr>
            </w:r>
          </w:p>
        </w:tc>
        <w:tc>
          <w:tcPr>
            <w:shd w:fill="ffff00" w:val="clear"/>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w:t>
            </w:r>
          </w:p>
        </w:tc>
      </w:tr>
      <w:tr>
        <w:trPr>
          <w:cantSplit w:val="0"/>
          <w:trHeight w:val="290" w:hRule="atLeast"/>
          <w:tblHeader w:val="0"/>
        </w:trPr>
        <w:tc>
          <w:tcPr>
            <w:shd w:fill="ffff00" w:val="clear"/>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25">
            <w:pPr>
              <w:rPr>
                <w:sz w:val="20"/>
                <w:szCs w:val="20"/>
              </w:rPr>
            </w:pPr>
            <w:r w:rsidDel="00000000" w:rsidR="00000000" w:rsidRPr="00000000">
              <w:rPr>
                <w:sz w:val="20"/>
                <w:szCs w:val="20"/>
                <w:rtl w:val="0"/>
              </w:rPr>
              <w:t xml:space="preserve">Nanang Trianto</w:t>
            </w:r>
          </w:p>
        </w:tc>
        <w:tc>
          <w:tcPr>
            <w:shd w:fill="ffff00" w:val="clear"/>
          </w:tcPr>
          <w:p w:rsidR="00000000" w:rsidDel="00000000" w:rsidP="00000000" w:rsidRDefault="00000000" w:rsidRPr="00000000" w14:paraId="00001126">
            <w:pPr>
              <w:rPr>
                <w:sz w:val="20"/>
                <w:szCs w:val="20"/>
              </w:rPr>
            </w:pPr>
            <w:r w:rsidDel="00000000" w:rsidR="00000000" w:rsidRPr="00000000">
              <w:rPr>
                <w:sz w:val="20"/>
                <w:szCs w:val="20"/>
                <w:rtl w:val="0"/>
              </w:rPr>
              <w:t xml:space="preserve">Implementation of Smart Contracts with Blockchain Technology in Building a Web 3.0- Based Decentralized Finance Crowdfunding System on the Ethereum Network</w:t>
            </w:r>
          </w:p>
        </w:tc>
        <w:tc>
          <w:tcPr>
            <w:shd w:fill="ffff00" w:val="clear"/>
          </w:tcPr>
          <w:p w:rsidR="00000000" w:rsidDel="00000000" w:rsidP="00000000" w:rsidRDefault="00000000" w:rsidRPr="00000000" w14:paraId="00001127">
            <w:pPr>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1128">
            <w:pPr>
              <w:rPr>
                <w:sz w:val="20"/>
                <w:szCs w:val="20"/>
              </w:rPr>
            </w:pPr>
            <w:r w:rsidDel="00000000" w:rsidR="00000000" w:rsidRPr="00000000">
              <w:rPr>
                <w:rtl w:val="0"/>
              </w:rPr>
            </w:r>
          </w:p>
        </w:tc>
        <w:tc>
          <w:tcPr>
            <w:shd w:fill="ffff00" w:val="clear"/>
          </w:tcPr>
          <w:p w:rsidR="00000000" w:rsidDel="00000000" w:rsidP="00000000" w:rsidRDefault="00000000" w:rsidRPr="00000000" w14:paraId="00001129">
            <w:pPr>
              <w:rPr>
                <w:sz w:val="20"/>
                <w:szCs w:val="20"/>
              </w:rPr>
            </w:pPr>
            <w:r w:rsidDel="00000000" w:rsidR="00000000" w:rsidRPr="00000000">
              <w:rPr>
                <w:rtl w:val="0"/>
              </w:rPr>
            </w:r>
          </w:p>
        </w:tc>
        <w:tc>
          <w:tcPr>
            <w:shd w:fill="ffff00" w:val="clear"/>
          </w:tcPr>
          <w:p w:rsidR="00000000" w:rsidDel="00000000" w:rsidP="00000000" w:rsidRDefault="00000000" w:rsidRPr="00000000" w14:paraId="0000112A">
            <w:pPr>
              <w:rPr>
                <w:sz w:val="20"/>
                <w:szCs w:val="20"/>
              </w:rPr>
            </w:pPr>
            <w:r w:rsidDel="00000000" w:rsidR="00000000" w:rsidRPr="00000000">
              <w:rPr>
                <w:rtl w:val="0"/>
              </w:rPr>
            </w:r>
          </w:p>
        </w:tc>
        <w:tc>
          <w:tcPr>
            <w:shd w:fill="ffff00" w:val="clear"/>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2025</w:t>
            </w:r>
          </w:p>
        </w:tc>
      </w:tr>
      <w:tr>
        <w:trPr>
          <w:cantSplit w:val="0"/>
          <w:trHeight w:val="290" w:hRule="atLeast"/>
          <w:tblHeader w:val="0"/>
        </w:trPr>
        <w:tc>
          <w:tcPr>
            <w:shd w:fill="ffff00" w:val="clear"/>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30">
            <w:pPr>
              <w:rPr>
                <w:sz w:val="20"/>
                <w:szCs w:val="20"/>
              </w:rPr>
            </w:pPr>
            <w:r w:rsidDel="00000000" w:rsidR="00000000" w:rsidRPr="00000000">
              <w:rPr>
                <w:sz w:val="20"/>
                <w:szCs w:val="20"/>
                <w:rtl w:val="0"/>
              </w:rPr>
              <w:t xml:space="preserve">R. Budiarto Hadiprakoso</w:t>
            </w:r>
          </w:p>
        </w:tc>
        <w:tc>
          <w:tcPr>
            <w:shd w:fill="ffff00" w:val="clear"/>
          </w:tcPr>
          <w:p w:rsidR="00000000" w:rsidDel="00000000" w:rsidP="00000000" w:rsidRDefault="00000000" w:rsidRPr="00000000" w14:paraId="00001131">
            <w:pPr>
              <w:rPr>
                <w:sz w:val="20"/>
                <w:szCs w:val="20"/>
              </w:rPr>
            </w:pPr>
            <w:r w:rsidDel="00000000" w:rsidR="00000000" w:rsidRPr="00000000">
              <w:rPr>
                <w:sz w:val="20"/>
                <w:szCs w:val="20"/>
                <w:rtl w:val="0"/>
              </w:rPr>
              <w:t xml:space="preserve">Enhancing Data</w:t>
            </w:r>
          </w:p>
          <w:p w:rsidR="00000000" w:rsidDel="00000000" w:rsidP="00000000" w:rsidRDefault="00000000" w:rsidRPr="00000000" w14:paraId="00001132">
            <w:pPr>
              <w:rPr>
                <w:sz w:val="20"/>
                <w:szCs w:val="20"/>
              </w:rPr>
            </w:pPr>
            <w:r w:rsidDel="00000000" w:rsidR="00000000" w:rsidRPr="00000000">
              <w:rPr>
                <w:sz w:val="20"/>
                <w:szCs w:val="20"/>
                <w:rtl w:val="0"/>
              </w:rPr>
              <w:t xml:space="preserve">Governance and Personal</w:t>
            </w:r>
          </w:p>
          <w:p w:rsidR="00000000" w:rsidDel="00000000" w:rsidP="00000000" w:rsidRDefault="00000000" w:rsidRPr="00000000" w14:paraId="00001133">
            <w:pPr>
              <w:rPr>
                <w:sz w:val="20"/>
                <w:szCs w:val="20"/>
              </w:rPr>
            </w:pPr>
            <w:r w:rsidDel="00000000" w:rsidR="00000000" w:rsidRPr="00000000">
              <w:rPr>
                <w:sz w:val="20"/>
                <w:szCs w:val="20"/>
                <w:rtl w:val="0"/>
              </w:rPr>
              <w:t xml:space="preserve">Data Protection: A Strategic</w:t>
            </w:r>
          </w:p>
          <w:p w:rsidR="00000000" w:rsidDel="00000000" w:rsidP="00000000" w:rsidRDefault="00000000" w:rsidRPr="00000000" w14:paraId="00001134">
            <w:pPr>
              <w:rPr>
                <w:sz w:val="20"/>
                <w:szCs w:val="20"/>
              </w:rPr>
            </w:pPr>
            <w:r w:rsidDel="00000000" w:rsidR="00000000" w:rsidRPr="00000000">
              <w:rPr>
                <w:sz w:val="20"/>
                <w:szCs w:val="20"/>
                <w:rtl w:val="0"/>
              </w:rPr>
              <w:t xml:space="preserve">Review for Cases in</w:t>
            </w:r>
          </w:p>
          <w:p w:rsidR="00000000" w:rsidDel="00000000" w:rsidP="00000000" w:rsidRDefault="00000000" w:rsidRPr="00000000" w14:paraId="00001135">
            <w:pPr>
              <w:rPr>
                <w:sz w:val="20"/>
                <w:szCs w:val="20"/>
              </w:rPr>
            </w:pPr>
            <w:r w:rsidDel="00000000" w:rsidR="00000000" w:rsidRPr="00000000">
              <w:rPr>
                <w:sz w:val="20"/>
                <w:szCs w:val="20"/>
                <w:rtl w:val="0"/>
              </w:rPr>
              <w:t xml:space="preserve">Indonesia</w:t>
            </w:r>
          </w:p>
        </w:tc>
        <w:tc>
          <w:tcPr>
            <w:shd w:fill="ffff00" w:val="clear"/>
          </w:tcPr>
          <w:p w:rsidR="00000000" w:rsidDel="00000000" w:rsidP="00000000" w:rsidRDefault="00000000" w:rsidRPr="00000000" w14:paraId="00001136">
            <w:pP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1137">
            <w:pPr>
              <w:rPr>
                <w:sz w:val="20"/>
                <w:szCs w:val="20"/>
              </w:rPr>
            </w:pPr>
            <w:r w:rsidDel="00000000" w:rsidR="00000000" w:rsidRPr="00000000">
              <w:rPr>
                <w:rtl w:val="0"/>
              </w:rPr>
            </w:r>
          </w:p>
        </w:tc>
        <w:tc>
          <w:tcPr>
            <w:shd w:fill="ffff00" w:val="clear"/>
          </w:tcPr>
          <w:p w:rsidR="00000000" w:rsidDel="00000000" w:rsidP="00000000" w:rsidRDefault="00000000" w:rsidRPr="00000000" w14:paraId="00001138">
            <w:pPr>
              <w:rPr>
                <w:sz w:val="20"/>
                <w:szCs w:val="20"/>
              </w:rPr>
            </w:pPr>
            <w:r w:rsidDel="00000000" w:rsidR="00000000" w:rsidRPr="00000000">
              <w:rPr>
                <w:rtl w:val="0"/>
              </w:rPr>
            </w:r>
          </w:p>
        </w:tc>
        <w:tc>
          <w:tcPr>
            <w:shd w:fill="ffff00" w:val="clear"/>
          </w:tcPr>
          <w:p w:rsidR="00000000" w:rsidDel="00000000" w:rsidP="00000000" w:rsidRDefault="00000000" w:rsidRPr="00000000" w14:paraId="00001139">
            <w:pPr>
              <w:rPr>
                <w:sz w:val="20"/>
                <w:szCs w:val="20"/>
              </w:rPr>
            </w:pPr>
            <w:r w:rsidDel="00000000" w:rsidR="00000000" w:rsidRPr="00000000">
              <w:rPr>
                <w:rtl w:val="0"/>
              </w:rPr>
            </w:r>
          </w:p>
        </w:tc>
        <w:tc>
          <w:tcPr>
            <w:shd w:fill="ffff00" w:val="clear"/>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2024</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3F">
            <w:pPr>
              <w:rPr>
                <w:sz w:val="20"/>
                <w:szCs w:val="20"/>
              </w:rPr>
            </w:pPr>
            <w:r w:rsidDel="00000000" w:rsidR="00000000" w:rsidRPr="00000000">
              <w:rPr>
                <w:sz w:val="20"/>
                <w:szCs w:val="20"/>
                <w:rtl w:val="0"/>
              </w:rPr>
              <w:t xml:space="preserve">R. Budiarto Hadiprakoso</w:t>
            </w:r>
          </w:p>
        </w:tc>
        <w:tc>
          <w:tcPr>
            <w:shd w:fill="ffff00" w:val="clear"/>
          </w:tcPr>
          <w:p w:rsidR="00000000" w:rsidDel="00000000" w:rsidP="00000000" w:rsidRDefault="00000000" w:rsidRPr="00000000" w14:paraId="00001140">
            <w:pPr>
              <w:rPr>
                <w:sz w:val="20"/>
                <w:szCs w:val="20"/>
              </w:rPr>
            </w:pPr>
            <w:r w:rsidDel="00000000" w:rsidR="00000000" w:rsidRPr="00000000">
              <w:rPr>
                <w:sz w:val="20"/>
                <w:szCs w:val="20"/>
                <w:rtl w:val="0"/>
              </w:rPr>
              <w:t xml:space="preserve">Sentiment Analysis Through</w:t>
            </w:r>
          </w:p>
          <w:p w:rsidR="00000000" w:rsidDel="00000000" w:rsidP="00000000" w:rsidRDefault="00000000" w:rsidRPr="00000000" w14:paraId="00001141">
            <w:pPr>
              <w:rPr>
                <w:sz w:val="20"/>
                <w:szCs w:val="20"/>
              </w:rPr>
            </w:pPr>
            <w:r w:rsidDel="00000000" w:rsidR="00000000" w:rsidRPr="00000000">
              <w:rPr>
                <w:sz w:val="20"/>
                <w:szCs w:val="20"/>
                <w:rtl w:val="0"/>
              </w:rPr>
              <w:t xml:space="preserve">Prompt Engineering with</w:t>
            </w:r>
          </w:p>
          <w:p w:rsidR="00000000" w:rsidDel="00000000" w:rsidP="00000000" w:rsidRDefault="00000000" w:rsidRPr="00000000" w14:paraId="00001142">
            <w:pPr>
              <w:rPr>
                <w:sz w:val="20"/>
                <w:szCs w:val="20"/>
              </w:rPr>
            </w:pPr>
            <w:r w:rsidDel="00000000" w:rsidR="00000000" w:rsidRPr="00000000">
              <w:rPr>
                <w:sz w:val="20"/>
                <w:szCs w:val="20"/>
                <w:rtl w:val="0"/>
              </w:rPr>
              <w:t xml:space="preserve">GPT-4</w:t>
            </w:r>
          </w:p>
        </w:tc>
        <w:tc>
          <w:tcPr>
            <w:shd w:fill="ffff00" w:val="clear"/>
          </w:tcPr>
          <w:p w:rsidR="00000000" w:rsidDel="00000000" w:rsidP="00000000" w:rsidRDefault="00000000" w:rsidRPr="00000000" w14:paraId="00001143">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44">
            <w:pPr>
              <w:rPr>
                <w:sz w:val="20"/>
                <w:szCs w:val="20"/>
              </w:rPr>
            </w:pPr>
            <w:r w:rsidDel="00000000" w:rsidR="00000000" w:rsidRPr="00000000">
              <w:rPr>
                <w:rtl w:val="0"/>
              </w:rPr>
            </w:r>
          </w:p>
        </w:tc>
        <w:tc>
          <w:tcPr>
            <w:shd w:fill="ffff00" w:val="clear"/>
          </w:tcPr>
          <w:p w:rsidR="00000000" w:rsidDel="00000000" w:rsidP="00000000" w:rsidRDefault="00000000" w:rsidRPr="00000000" w14:paraId="00001145">
            <w:pPr>
              <w:rPr>
                <w:sz w:val="20"/>
                <w:szCs w:val="20"/>
              </w:rPr>
            </w:pPr>
            <w:r w:rsidDel="00000000" w:rsidR="00000000" w:rsidRPr="00000000">
              <w:rPr>
                <w:rtl w:val="0"/>
              </w:rPr>
            </w:r>
          </w:p>
        </w:tc>
        <w:tc>
          <w:tcPr>
            <w:shd w:fill="ffff00" w:val="clear"/>
          </w:tcPr>
          <w:p w:rsidR="00000000" w:rsidDel="00000000" w:rsidP="00000000" w:rsidRDefault="00000000" w:rsidRPr="00000000" w14:paraId="00001146">
            <w:pPr>
              <w:rPr>
                <w:sz w:val="20"/>
                <w:szCs w:val="20"/>
              </w:rPr>
            </w:pPr>
            <w:r w:rsidDel="00000000" w:rsidR="00000000" w:rsidRPr="00000000">
              <w:rPr>
                <w:rtl w:val="0"/>
              </w:rPr>
            </w:r>
          </w:p>
        </w:tc>
        <w:tc>
          <w:tcPr>
            <w:shd w:fill="ffff00" w:val="clear"/>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2024</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4C">
            <w:pPr>
              <w:rPr>
                <w:b w:val="1"/>
                <w:bCs w:val="1"/>
                <w:sz w:val="20"/>
                <w:szCs w:val="20"/>
              </w:rPr>
            </w:pPr>
            <w:commentRangeStart w:id="16"/>
            <w:r w:rsidDel="00000000" w:rsidR="00000000" w:rsidRPr="00000000">
              <w:rPr>
                <w:b w:val="1"/>
                <w:bCs w:val="1"/>
                <w:sz w:val="20"/>
                <w:szCs w:val="20"/>
                <w:rtl w:val="0"/>
              </w:rPr>
              <w:t xml:space="preserve">R. Budiarto Hadiprakoso</w:t>
            </w:r>
          </w:p>
        </w:tc>
        <w:tc>
          <w:tcPr>
            <w:shd w:fill="ffff00" w:val="clear"/>
          </w:tcPr>
          <w:p w:rsidR="00000000" w:rsidDel="00000000" w:rsidP="00000000" w:rsidRDefault="00000000" w:rsidRPr="00000000" w14:paraId="0000114D">
            <w:pPr>
              <w:rPr>
                <w:b w:val="1"/>
                <w:bCs w:val="1"/>
                <w:sz w:val="20"/>
                <w:szCs w:val="20"/>
              </w:rPr>
            </w:pPr>
            <w:commentRangeEnd w:id="16"/>
            <w:r w:rsidDel="00000000" w:rsidR="00000000" w:rsidRPr="00000000">
              <w:commentReference w:id="16"/>
            </w:r>
            <w:r w:rsidDel="00000000" w:rsidR="00000000" w:rsidRPr="00000000">
              <w:rPr>
                <w:b w:val="1"/>
                <w:bCs w:val="1"/>
                <w:sz w:val="20"/>
                <w:szCs w:val="20"/>
                <w:rtl w:val="0"/>
              </w:rPr>
              <w:t xml:space="preserve">Cloud Security Maturity Index to Measure the Cybersecurity Maturity Level of Cloud Service Providers in Indonesia</w:t>
            </w:r>
          </w:p>
        </w:tc>
        <w:tc>
          <w:tcPr>
            <w:shd w:fill="ffff00" w:val="clear"/>
          </w:tcPr>
          <w:p w:rsidR="00000000" w:rsidDel="00000000" w:rsidP="00000000" w:rsidRDefault="00000000" w:rsidRPr="00000000" w14:paraId="0000114E">
            <w:pPr>
              <w:jc w:val="cente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114F">
            <w:pPr>
              <w:rPr>
                <w:sz w:val="20"/>
                <w:szCs w:val="20"/>
              </w:rPr>
            </w:pPr>
            <w:r w:rsidDel="00000000" w:rsidR="00000000" w:rsidRPr="00000000">
              <w:rPr>
                <w:sz w:val="20"/>
                <w:szCs w:val="20"/>
                <w:rtl w:val="0"/>
              </w:rPr>
              <w:t xml:space="preserve">Huawei - UI -PSSN</w:t>
            </w:r>
          </w:p>
        </w:tc>
        <w:tc>
          <w:tcPr>
            <w:shd w:fill="ffff00" w:val="clear"/>
          </w:tcPr>
          <w:p w:rsidR="00000000" w:rsidDel="00000000" w:rsidP="00000000" w:rsidRDefault="00000000" w:rsidRPr="00000000" w14:paraId="00001150">
            <w:pPr>
              <w:jc w:val="center"/>
              <w:rPr>
                <w:sz w:val="20"/>
                <w:szCs w:val="20"/>
              </w:rPr>
            </w:pPr>
            <w:r w:rsidDel="00000000" w:rsidR="00000000" w:rsidRPr="00000000">
              <w:rPr>
                <w:sz w:val="20"/>
                <w:szCs w:val="20"/>
                <w:rtl w:val="0"/>
              </w:rPr>
              <w:t xml:space="preserve">I</w:t>
            </w:r>
          </w:p>
        </w:tc>
        <w:tc>
          <w:tcPr>
            <w:shd w:fill="ffff00" w:val="clear"/>
          </w:tcPr>
          <w:p w:rsidR="00000000" w:rsidDel="00000000" w:rsidP="00000000" w:rsidRDefault="00000000" w:rsidRPr="00000000" w14:paraId="00001151">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52">
            <w:pPr>
              <w:rPr>
                <w:sz w:val="20"/>
                <w:szCs w:val="20"/>
              </w:rPr>
            </w:pPr>
            <w:r w:rsidDel="00000000" w:rsidR="00000000" w:rsidRPr="00000000">
              <w:rPr>
                <w:rtl w:val="0"/>
              </w:rPr>
            </w:r>
          </w:p>
        </w:tc>
        <w:tc>
          <w:tcPr>
            <w:shd w:fill="ffff00" w:val="clear"/>
          </w:tcPr>
          <w:p w:rsidR="00000000" w:rsidDel="00000000" w:rsidP="00000000" w:rsidRDefault="00000000" w:rsidRPr="00000000" w14:paraId="00001153">
            <w:pPr>
              <w:jc w:val="center"/>
              <w:rPr>
                <w:sz w:val="20"/>
                <w:szCs w:val="20"/>
              </w:rPr>
            </w:pPr>
            <w:r w:rsidDel="00000000" w:rsidR="00000000" w:rsidRPr="00000000">
              <w:rPr>
                <w:sz w:val="20"/>
                <w:szCs w:val="20"/>
                <w:rtl w:val="0"/>
              </w:rPr>
              <w:t xml:space="preserve">-</w:t>
            </w:r>
          </w:p>
        </w:tc>
        <w:tc>
          <w:tcPr>
            <w:shd w:fill="ffff00" w:val="clear"/>
          </w:tcPr>
          <w:p w:rsidR="00000000" w:rsidDel="00000000" w:rsidP="00000000" w:rsidRDefault="00000000" w:rsidRPr="00000000" w14:paraId="00001154">
            <w:pPr>
              <w:rPr>
                <w:sz w:val="20"/>
                <w:szCs w:val="20"/>
              </w:rPr>
            </w:pPr>
            <w:r w:rsidDel="00000000" w:rsidR="00000000" w:rsidRPr="00000000">
              <w:rPr>
                <w:rtl w:val="0"/>
              </w:rPr>
            </w:r>
          </w:p>
        </w:tc>
        <w:tc>
          <w:tcPr>
            <w:shd w:fill="ffff00" w:val="clear"/>
          </w:tcPr>
          <w:p w:rsidR="00000000" w:rsidDel="00000000" w:rsidP="00000000" w:rsidRDefault="00000000" w:rsidRPr="00000000" w14:paraId="00001155">
            <w:pPr>
              <w:rPr>
                <w:sz w:val="20"/>
                <w:szCs w:val="20"/>
              </w:rPr>
            </w:pPr>
            <w:hyperlink r:id="rId142">
              <w:r w:rsidDel="00000000" w:rsidR="00000000" w:rsidRPr="00000000">
                <w:rPr>
                  <w:color w:val="1155cc"/>
                  <w:sz w:val="20"/>
                  <w:szCs w:val="20"/>
                  <w:u w:val="single"/>
                  <w:rtl w:val="0"/>
                </w:rPr>
                <w:t xml:space="preserve">https://drive.google.com/drive/folders/1zmvKGMz1cQVWcTJDdD6tr19D8DVJi7qJ?usp=sharing</w:t>
              </w:r>
            </w:hyperlink>
            <w:r w:rsidDel="00000000" w:rsidR="00000000" w:rsidRPr="00000000">
              <w:rPr>
                <w:rtl w:val="0"/>
              </w:rPr>
            </w:r>
          </w:p>
          <w:p w:rsidR="00000000" w:rsidDel="00000000" w:rsidP="00000000" w:rsidRDefault="00000000" w:rsidRPr="00000000" w14:paraId="00001156">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58">
            <w:pPr>
              <w:rPr>
                <w:sz w:val="20"/>
                <w:szCs w:val="20"/>
              </w:rPr>
            </w:pPr>
            <w:r w:rsidDel="00000000" w:rsidR="00000000" w:rsidRPr="00000000">
              <w:rPr>
                <w:sz w:val="20"/>
                <w:szCs w:val="20"/>
                <w:rtl w:val="0"/>
              </w:rPr>
              <w:t xml:space="preserve">R. Budiarto Hadiprakoso</w:t>
            </w:r>
          </w:p>
        </w:tc>
        <w:tc>
          <w:tcPr>
            <w:shd w:fill="ffff00" w:val="clear"/>
          </w:tcPr>
          <w:p w:rsidR="00000000" w:rsidDel="00000000" w:rsidP="00000000" w:rsidRDefault="00000000" w:rsidRPr="00000000" w14:paraId="00001159">
            <w:pPr>
              <w:rPr>
                <w:sz w:val="20"/>
                <w:szCs w:val="20"/>
              </w:rPr>
            </w:pPr>
            <w:r w:rsidDel="00000000" w:rsidR="00000000" w:rsidRPr="00000000">
              <w:rPr>
                <w:sz w:val="20"/>
                <w:szCs w:val="20"/>
                <w:rtl w:val="0"/>
              </w:rPr>
              <w:t xml:space="preserve">Comparative Analysis of</w:t>
            </w:r>
          </w:p>
          <w:p w:rsidR="00000000" w:rsidDel="00000000" w:rsidP="00000000" w:rsidRDefault="00000000" w:rsidRPr="00000000" w14:paraId="0000115A">
            <w:pPr>
              <w:rPr>
                <w:sz w:val="20"/>
                <w:szCs w:val="20"/>
              </w:rPr>
            </w:pPr>
            <w:r w:rsidDel="00000000" w:rsidR="00000000" w:rsidRPr="00000000">
              <w:rPr>
                <w:sz w:val="20"/>
                <w:szCs w:val="20"/>
                <w:rtl w:val="0"/>
              </w:rPr>
              <w:t xml:space="preserve">Deep Learning Models for</w:t>
            </w:r>
          </w:p>
          <w:p w:rsidR="00000000" w:rsidDel="00000000" w:rsidP="00000000" w:rsidRDefault="00000000" w:rsidRPr="00000000" w14:paraId="0000115B">
            <w:pPr>
              <w:rPr>
                <w:sz w:val="20"/>
                <w:szCs w:val="20"/>
              </w:rPr>
            </w:pPr>
            <w:r w:rsidDel="00000000" w:rsidR="00000000" w:rsidRPr="00000000">
              <w:rPr>
                <w:sz w:val="20"/>
                <w:szCs w:val="20"/>
                <w:rtl w:val="0"/>
              </w:rPr>
              <w:t xml:space="preserve">Web Defacement Detection</w:t>
            </w:r>
          </w:p>
          <w:p w:rsidR="00000000" w:rsidDel="00000000" w:rsidP="00000000" w:rsidRDefault="00000000" w:rsidRPr="00000000" w14:paraId="0000115C">
            <w:pPr>
              <w:rPr>
                <w:sz w:val="20"/>
                <w:szCs w:val="20"/>
              </w:rPr>
            </w:pPr>
            <w:r w:rsidDel="00000000" w:rsidR="00000000" w:rsidRPr="00000000">
              <w:rPr>
                <w:sz w:val="20"/>
                <w:szCs w:val="20"/>
                <w:rtl w:val="0"/>
              </w:rPr>
              <w:t xml:space="preserve">Based on Textual Context</w:t>
            </w:r>
          </w:p>
        </w:tc>
        <w:tc>
          <w:tcPr>
            <w:shd w:fill="ffff00" w:val="clear"/>
          </w:tcPr>
          <w:p w:rsidR="00000000" w:rsidDel="00000000" w:rsidP="00000000" w:rsidRDefault="00000000" w:rsidRPr="00000000" w14:paraId="0000115D">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5E">
            <w:pPr>
              <w:rPr>
                <w:sz w:val="20"/>
                <w:szCs w:val="20"/>
              </w:rPr>
            </w:pPr>
            <w:r w:rsidDel="00000000" w:rsidR="00000000" w:rsidRPr="00000000">
              <w:rPr>
                <w:rtl w:val="0"/>
              </w:rPr>
            </w:r>
          </w:p>
        </w:tc>
        <w:tc>
          <w:tcPr>
            <w:shd w:fill="ffff00" w:val="clear"/>
          </w:tcPr>
          <w:p w:rsidR="00000000" w:rsidDel="00000000" w:rsidP="00000000" w:rsidRDefault="00000000" w:rsidRPr="00000000" w14:paraId="0000115F">
            <w:pPr>
              <w:rPr>
                <w:sz w:val="20"/>
                <w:szCs w:val="20"/>
              </w:rPr>
            </w:pPr>
            <w:r w:rsidDel="00000000" w:rsidR="00000000" w:rsidRPr="00000000">
              <w:rPr>
                <w:rtl w:val="0"/>
              </w:rPr>
            </w:r>
          </w:p>
        </w:tc>
        <w:tc>
          <w:tcPr>
            <w:shd w:fill="ffff00" w:val="clear"/>
          </w:tcPr>
          <w:p w:rsidR="00000000" w:rsidDel="00000000" w:rsidP="00000000" w:rsidRDefault="00000000" w:rsidRPr="00000000" w14:paraId="00001160">
            <w:pPr>
              <w:rPr>
                <w:sz w:val="20"/>
                <w:szCs w:val="20"/>
              </w:rPr>
            </w:pPr>
            <w:r w:rsidDel="00000000" w:rsidR="00000000" w:rsidRPr="00000000">
              <w:rPr>
                <w:rtl w:val="0"/>
              </w:rPr>
            </w:r>
          </w:p>
        </w:tc>
        <w:tc>
          <w:tcPr>
            <w:shd w:fill="ffff00" w:val="clear"/>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2023</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66">
            <w:pPr>
              <w:rPr>
                <w:sz w:val="20"/>
                <w:szCs w:val="20"/>
              </w:rPr>
            </w:pPr>
            <w:r w:rsidDel="00000000" w:rsidR="00000000" w:rsidRPr="00000000">
              <w:rPr>
                <w:sz w:val="20"/>
                <w:szCs w:val="20"/>
                <w:rtl w:val="0"/>
              </w:rPr>
              <w:t xml:space="preserve">R. Budiarto Hadiprakoso</w:t>
            </w:r>
          </w:p>
        </w:tc>
        <w:tc>
          <w:tcPr>
            <w:shd w:fill="ffff00" w:val="clear"/>
          </w:tcPr>
          <w:p w:rsidR="00000000" w:rsidDel="00000000" w:rsidP="00000000" w:rsidRDefault="00000000" w:rsidRPr="00000000" w14:paraId="00001167">
            <w:pPr>
              <w:rPr>
                <w:sz w:val="20"/>
                <w:szCs w:val="20"/>
              </w:rPr>
            </w:pPr>
            <w:r w:rsidDel="00000000" w:rsidR="00000000" w:rsidRPr="00000000">
              <w:rPr>
                <w:sz w:val="20"/>
                <w:szCs w:val="20"/>
                <w:rtl w:val="0"/>
              </w:rPr>
              <w:t xml:space="preserve">Deep Learning for Android</w:t>
            </w:r>
          </w:p>
          <w:p w:rsidR="00000000" w:rsidDel="00000000" w:rsidP="00000000" w:rsidRDefault="00000000" w:rsidRPr="00000000" w14:paraId="00001168">
            <w:pPr>
              <w:rPr>
                <w:sz w:val="20"/>
                <w:szCs w:val="20"/>
              </w:rPr>
            </w:pPr>
            <w:r w:rsidDel="00000000" w:rsidR="00000000" w:rsidRPr="00000000">
              <w:rPr>
                <w:sz w:val="20"/>
                <w:szCs w:val="20"/>
                <w:rtl w:val="0"/>
              </w:rPr>
              <w:t xml:space="preserve">Malware Detection and</w:t>
            </w:r>
          </w:p>
          <w:p w:rsidR="00000000" w:rsidDel="00000000" w:rsidP="00000000" w:rsidRDefault="00000000" w:rsidRPr="00000000" w14:paraId="00001169">
            <w:pPr>
              <w:rPr>
                <w:sz w:val="20"/>
                <w:szCs w:val="20"/>
              </w:rPr>
            </w:pPr>
            <w:r w:rsidDel="00000000" w:rsidR="00000000" w:rsidRPr="00000000">
              <w:rPr>
                <w:sz w:val="20"/>
                <w:szCs w:val="20"/>
                <w:rtl w:val="0"/>
              </w:rPr>
              <w:t xml:space="preserve">Classification Using Hybrid-</w:t>
            </w:r>
          </w:p>
          <w:p w:rsidR="00000000" w:rsidDel="00000000" w:rsidP="00000000" w:rsidRDefault="00000000" w:rsidRPr="00000000" w14:paraId="0000116A">
            <w:pPr>
              <w:rPr>
                <w:sz w:val="20"/>
                <w:szCs w:val="20"/>
              </w:rPr>
            </w:pPr>
            <w:r w:rsidDel="00000000" w:rsidR="00000000" w:rsidRPr="00000000">
              <w:rPr>
                <w:sz w:val="20"/>
                <w:szCs w:val="20"/>
                <w:rtl w:val="0"/>
              </w:rPr>
              <w:t xml:space="preserve">Based Analysis: A</w:t>
            </w:r>
          </w:p>
          <w:p w:rsidR="00000000" w:rsidDel="00000000" w:rsidP="00000000" w:rsidRDefault="00000000" w:rsidRPr="00000000" w14:paraId="0000116B">
            <w:pPr>
              <w:rPr>
                <w:sz w:val="20"/>
                <w:szCs w:val="20"/>
              </w:rPr>
            </w:pPr>
            <w:r w:rsidDel="00000000" w:rsidR="00000000" w:rsidRPr="00000000">
              <w:rPr>
                <w:sz w:val="20"/>
                <w:szCs w:val="20"/>
                <w:rtl w:val="0"/>
              </w:rPr>
              <w:t xml:space="preserve">Comparative Study</w:t>
            </w:r>
          </w:p>
        </w:tc>
        <w:tc>
          <w:tcPr>
            <w:shd w:fill="ffff00" w:val="clear"/>
          </w:tcPr>
          <w:p w:rsidR="00000000" w:rsidDel="00000000" w:rsidP="00000000" w:rsidRDefault="00000000" w:rsidRPr="00000000" w14:paraId="0000116C">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6D">
            <w:pPr>
              <w:rPr>
                <w:sz w:val="20"/>
                <w:szCs w:val="20"/>
              </w:rPr>
            </w:pPr>
            <w:r w:rsidDel="00000000" w:rsidR="00000000" w:rsidRPr="00000000">
              <w:rPr>
                <w:rtl w:val="0"/>
              </w:rPr>
            </w:r>
          </w:p>
        </w:tc>
        <w:tc>
          <w:tcPr>
            <w:shd w:fill="ffff00" w:val="clear"/>
          </w:tcPr>
          <w:p w:rsidR="00000000" w:rsidDel="00000000" w:rsidP="00000000" w:rsidRDefault="00000000" w:rsidRPr="00000000" w14:paraId="0000116E">
            <w:pPr>
              <w:rPr>
                <w:sz w:val="20"/>
                <w:szCs w:val="20"/>
              </w:rPr>
            </w:pPr>
            <w:r w:rsidDel="00000000" w:rsidR="00000000" w:rsidRPr="00000000">
              <w:rPr>
                <w:rtl w:val="0"/>
              </w:rPr>
            </w:r>
          </w:p>
        </w:tc>
        <w:tc>
          <w:tcPr>
            <w:shd w:fill="ffff00" w:val="clear"/>
          </w:tcPr>
          <w:p w:rsidR="00000000" w:rsidDel="00000000" w:rsidP="00000000" w:rsidRDefault="00000000" w:rsidRPr="00000000" w14:paraId="0000116F">
            <w:pPr>
              <w:rPr>
                <w:sz w:val="20"/>
                <w:szCs w:val="20"/>
              </w:rPr>
            </w:pPr>
            <w:r w:rsidDel="00000000" w:rsidR="00000000" w:rsidRPr="00000000">
              <w:rPr>
                <w:rtl w:val="0"/>
              </w:rPr>
            </w:r>
          </w:p>
        </w:tc>
        <w:tc>
          <w:tcPr>
            <w:shd w:fill="ffff00" w:val="clear"/>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2023</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75">
            <w:pPr>
              <w:rPr>
                <w:sz w:val="20"/>
                <w:szCs w:val="20"/>
              </w:rPr>
            </w:pPr>
            <w:r w:rsidDel="00000000" w:rsidR="00000000" w:rsidRPr="00000000">
              <w:rPr>
                <w:sz w:val="20"/>
                <w:szCs w:val="20"/>
                <w:rtl w:val="0"/>
              </w:rPr>
              <w:t xml:space="preserve">R. Budiarto Hadiprakoso</w:t>
            </w:r>
          </w:p>
        </w:tc>
        <w:tc>
          <w:tcPr>
            <w:shd w:fill="ffff00" w:val="clear"/>
          </w:tcPr>
          <w:p w:rsidR="00000000" w:rsidDel="00000000" w:rsidP="00000000" w:rsidRDefault="00000000" w:rsidRPr="00000000" w14:paraId="00001176">
            <w:pPr>
              <w:rPr>
                <w:sz w:val="20"/>
                <w:szCs w:val="20"/>
              </w:rPr>
            </w:pPr>
            <w:r w:rsidDel="00000000" w:rsidR="00000000" w:rsidRPr="00000000">
              <w:rPr>
                <w:sz w:val="20"/>
                <w:szCs w:val="20"/>
                <w:rtl w:val="0"/>
              </w:rPr>
              <w:t xml:space="preserve">Comparison of Transfer</w:t>
            </w:r>
          </w:p>
          <w:p w:rsidR="00000000" w:rsidDel="00000000" w:rsidP="00000000" w:rsidRDefault="00000000" w:rsidRPr="00000000" w14:paraId="00001177">
            <w:pPr>
              <w:rPr>
                <w:sz w:val="20"/>
                <w:szCs w:val="20"/>
              </w:rPr>
            </w:pPr>
            <w:r w:rsidDel="00000000" w:rsidR="00000000" w:rsidRPr="00000000">
              <w:rPr>
                <w:sz w:val="20"/>
                <w:szCs w:val="20"/>
                <w:rtl w:val="0"/>
              </w:rPr>
              <w:t xml:space="preserve">Learning Performance in</w:t>
            </w:r>
          </w:p>
          <w:p w:rsidR="00000000" w:rsidDel="00000000" w:rsidP="00000000" w:rsidRDefault="00000000" w:rsidRPr="00000000" w14:paraId="00001178">
            <w:pPr>
              <w:rPr>
                <w:sz w:val="20"/>
                <w:szCs w:val="20"/>
              </w:rPr>
            </w:pPr>
            <w:r w:rsidDel="00000000" w:rsidR="00000000" w:rsidRPr="00000000">
              <w:rPr>
                <w:sz w:val="20"/>
                <w:szCs w:val="20"/>
                <w:rtl w:val="0"/>
              </w:rPr>
              <w:t xml:space="preserve">Image-Based Malware File</w:t>
            </w:r>
          </w:p>
          <w:p w:rsidR="00000000" w:rsidDel="00000000" w:rsidP="00000000" w:rsidRDefault="00000000" w:rsidRPr="00000000" w14:paraId="00001179">
            <w:pPr>
              <w:rPr>
                <w:sz w:val="20"/>
                <w:szCs w:val="20"/>
              </w:rPr>
            </w:pPr>
            <w:r w:rsidDel="00000000" w:rsidR="00000000" w:rsidRPr="00000000">
              <w:rPr>
                <w:sz w:val="20"/>
                <w:szCs w:val="20"/>
                <w:rtl w:val="0"/>
              </w:rPr>
              <w:t xml:space="preserve">Classification on the</w:t>
            </w:r>
          </w:p>
          <w:p w:rsidR="00000000" w:rsidDel="00000000" w:rsidP="00000000" w:rsidRDefault="00000000" w:rsidRPr="00000000" w14:paraId="0000117A">
            <w:pPr>
              <w:rPr>
                <w:sz w:val="20"/>
                <w:szCs w:val="20"/>
              </w:rPr>
            </w:pPr>
            <w:r w:rsidDel="00000000" w:rsidR="00000000" w:rsidRPr="00000000">
              <w:rPr>
                <w:sz w:val="20"/>
                <w:szCs w:val="20"/>
                <w:rtl w:val="0"/>
              </w:rPr>
              <w:t xml:space="preserve">Dumpware10 Dataset</w:t>
            </w:r>
          </w:p>
        </w:tc>
        <w:tc>
          <w:tcPr>
            <w:shd w:fill="ffff00" w:val="clear"/>
          </w:tcPr>
          <w:p w:rsidR="00000000" w:rsidDel="00000000" w:rsidP="00000000" w:rsidRDefault="00000000" w:rsidRPr="00000000" w14:paraId="0000117B">
            <w:pP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7C">
            <w:pPr>
              <w:rPr>
                <w:sz w:val="20"/>
                <w:szCs w:val="20"/>
              </w:rPr>
            </w:pPr>
            <w:r w:rsidDel="00000000" w:rsidR="00000000" w:rsidRPr="00000000">
              <w:rPr>
                <w:rtl w:val="0"/>
              </w:rPr>
            </w:r>
          </w:p>
        </w:tc>
        <w:tc>
          <w:tcPr>
            <w:shd w:fill="ffff00" w:val="clear"/>
          </w:tcPr>
          <w:p w:rsidR="00000000" w:rsidDel="00000000" w:rsidP="00000000" w:rsidRDefault="00000000" w:rsidRPr="00000000" w14:paraId="0000117D">
            <w:pPr>
              <w:rPr>
                <w:sz w:val="20"/>
                <w:szCs w:val="20"/>
              </w:rPr>
            </w:pPr>
            <w:r w:rsidDel="00000000" w:rsidR="00000000" w:rsidRPr="00000000">
              <w:rPr>
                <w:rtl w:val="0"/>
              </w:rPr>
            </w:r>
          </w:p>
        </w:tc>
        <w:tc>
          <w:tcPr>
            <w:shd w:fill="ffff00" w:val="clear"/>
          </w:tcPr>
          <w:p w:rsidR="00000000" w:rsidDel="00000000" w:rsidP="00000000" w:rsidRDefault="00000000" w:rsidRPr="00000000" w14:paraId="0000117E">
            <w:pPr>
              <w:rPr>
                <w:sz w:val="20"/>
                <w:szCs w:val="20"/>
              </w:rPr>
            </w:pPr>
            <w:r w:rsidDel="00000000" w:rsidR="00000000" w:rsidRPr="00000000">
              <w:rPr>
                <w:rtl w:val="0"/>
              </w:rPr>
            </w:r>
          </w:p>
        </w:tc>
        <w:tc>
          <w:tcPr>
            <w:shd w:fill="ffff00" w:val="clear"/>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w:t>
            </w:r>
          </w:p>
        </w:tc>
      </w:tr>
      <w:tr>
        <w:trPr>
          <w:cantSplit w:val="0"/>
          <w:trHeight w:val="290" w:hRule="atLeast"/>
          <w:tblHeader w:val="0"/>
        </w:trPr>
        <w:tc>
          <w:tcPr>
            <w:shd w:fill="ffff00" w:val="clear"/>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84">
            <w:pPr>
              <w:rPr>
                <w:sz w:val="20"/>
                <w:szCs w:val="20"/>
              </w:rPr>
            </w:pPr>
            <w:r w:rsidDel="00000000" w:rsidR="00000000" w:rsidRPr="00000000">
              <w:rPr>
                <w:sz w:val="20"/>
                <w:szCs w:val="20"/>
                <w:rtl w:val="0"/>
              </w:rPr>
              <w:t xml:space="preserve">R. Budiarto Hadiprakoso</w:t>
            </w:r>
          </w:p>
        </w:tc>
        <w:tc>
          <w:tcPr>
            <w:shd w:fill="ffff00" w:val="clear"/>
          </w:tcPr>
          <w:p w:rsidR="00000000" w:rsidDel="00000000" w:rsidP="00000000" w:rsidRDefault="00000000" w:rsidRPr="00000000" w14:paraId="00001185">
            <w:pPr>
              <w:rPr>
                <w:sz w:val="20"/>
                <w:szCs w:val="20"/>
              </w:rPr>
            </w:pPr>
            <w:r w:rsidDel="00000000" w:rsidR="00000000" w:rsidRPr="00000000">
              <w:rPr>
                <w:sz w:val="20"/>
                <w:szCs w:val="20"/>
                <w:rtl w:val="0"/>
              </w:rPr>
              <w:t xml:space="preserve">Double Face Masks</w:t>
            </w:r>
          </w:p>
          <w:p w:rsidR="00000000" w:rsidDel="00000000" w:rsidP="00000000" w:rsidRDefault="00000000" w:rsidRPr="00000000" w14:paraId="00001186">
            <w:pPr>
              <w:rPr>
                <w:sz w:val="20"/>
                <w:szCs w:val="20"/>
              </w:rPr>
            </w:pPr>
            <w:r w:rsidDel="00000000" w:rsidR="00000000" w:rsidRPr="00000000">
              <w:rPr>
                <w:sz w:val="20"/>
                <w:szCs w:val="20"/>
                <w:rtl w:val="0"/>
              </w:rPr>
              <w:t xml:space="preserve">Detection Using Region -</w:t>
            </w:r>
          </w:p>
          <w:p w:rsidR="00000000" w:rsidDel="00000000" w:rsidP="00000000" w:rsidRDefault="00000000" w:rsidRPr="00000000" w14:paraId="00001187">
            <w:pPr>
              <w:rPr>
                <w:sz w:val="20"/>
                <w:szCs w:val="20"/>
              </w:rPr>
            </w:pPr>
            <w:r w:rsidDel="00000000" w:rsidR="00000000" w:rsidRPr="00000000">
              <w:rPr>
                <w:sz w:val="20"/>
                <w:szCs w:val="20"/>
                <w:rtl w:val="0"/>
              </w:rPr>
              <w:t xml:space="preserve">Based Convolutional Neural</w:t>
            </w:r>
          </w:p>
          <w:p w:rsidR="00000000" w:rsidDel="00000000" w:rsidP="00000000" w:rsidRDefault="00000000" w:rsidRPr="00000000" w14:paraId="00001188">
            <w:pPr>
              <w:rPr>
                <w:sz w:val="20"/>
                <w:szCs w:val="20"/>
              </w:rPr>
            </w:pPr>
            <w:r w:rsidDel="00000000" w:rsidR="00000000" w:rsidRPr="00000000">
              <w:rPr>
                <w:sz w:val="20"/>
                <w:szCs w:val="20"/>
                <w:rtl w:val="0"/>
              </w:rPr>
              <w:t xml:space="preserve">Network</w:t>
            </w:r>
          </w:p>
        </w:tc>
        <w:tc>
          <w:tcPr>
            <w:shd w:fill="ffff00" w:val="clear"/>
          </w:tcPr>
          <w:p w:rsidR="00000000" w:rsidDel="00000000" w:rsidP="00000000" w:rsidRDefault="00000000" w:rsidRPr="00000000" w14:paraId="00001189">
            <w:pP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118A">
            <w:pPr>
              <w:rPr>
                <w:sz w:val="20"/>
                <w:szCs w:val="20"/>
              </w:rPr>
            </w:pPr>
            <w:r w:rsidDel="00000000" w:rsidR="00000000" w:rsidRPr="00000000">
              <w:rPr>
                <w:rtl w:val="0"/>
              </w:rPr>
            </w:r>
          </w:p>
        </w:tc>
        <w:tc>
          <w:tcPr>
            <w:shd w:fill="ffff00" w:val="clear"/>
          </w:tcPr>
          <w:p w:rsidR="00000000" w:rsidDel="00000000" w:rsidP="00000000" w:rsidRDefault="00000000" w:rsidRPr="00000000" w14:paraId="0000118B">
            <w:pPr>
              <w:rPr>
                <w:sz w:val="20"/>
                <w:szCs w:val="20"/>
              </w:rPr>
            </w:pPr>
            <w:r w:rsidDel="00000000" w:rsidR="00000000" w:rsidRPr="00000000">
              <w:rPr>
                <w:rtl w:val="0"/>
              </w:rPr>
            </w:r>
          </w:p>
        </w:tc>
        <w:tc>
          <w:tcPr>
            <w:shd w:fill="ffff00" w:val="clear"/>
          </w:tcPr>
          <w:p w:rsidR="00000000" w:rsidDel="00000000" w:rsidP="00000000" w:rsidRDefault="00000000" w:rsidRPr="00000000" w14:paraId="0000118C">
            <w:pPr>
              <w:rPr>
                <w:sz w:val="20"/>
                <w:szCs w:val="20"/>
              </w:rPr>
            </w:pPr>
            <w:r w:rsidDel="00000000" w:rsidR="00000000" w:rsidRPr="00000000">
              <w:rPr>
                <w:rtl w:val="0"/>
              </w:rPr>
            </w:r>
          </w:p>
        </w:tc>
        <w:tc>
          <w:tcPr>
            <w:shd w:fill="ffff00" w:val="clear"/>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w:t>
            </w:r>
          </w:p>
        </w:tc>
      </w:tr>
      <w:tr>
        <w:trPr>
          <w:cantSplit w:val="0"/>
          <w:trHeight w:val="290" w:hRule="atLeast"/>
          <w:tblHeader w:val="0"/>
        </w:trPr>
        <w:tc>
          <w:tcPr>
            <w:shd w:fill="ffff00" w:val="clear"/>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92">
            <w:pPr>
              <w:rPr>
                <w:sz w:val="20"/>
                <w:szCs w:val="20"/>
              </w:rPr>
            </w:pPr>
            <w:r w:rsidDel="00000000" w:rsidR="00000000" w:rsidRPr="00000000">
              <w:rPr>
                <w:sz w:val="20"/>
                <w:szCs w:val="20"/>
                <w:rtl w:val="0"/>
              </w:rPr>
              <w:t xml:space="preserve">Rahmat Purwoko</w:t>
            </w:r>
          </w:p>
        </w:tc>
        <w:tc>
          <w:tcPr>
            <w:shd w:fill="ffff00" w:val="clear"/>
          </w:tcPr>
          <w:p w:rsidR="00000000" w:rsidDel="00000000" w:rsidP="00000000" w:rsidRDefault="00000000" w:rsidRPr="00000000" w14:paraId="00001193">
            <w:pPr>
              <w:rPr>
                <w:sz w:val="20"/>
                <w:szCs w:val="20"/>
              </w:rPr>
            </w:pPr>
            <w:r w:rsidDel="00000000" w:rsidR="00000000" w:rsidRPr="00000000">
              <w:rPr>
                <w:sz w:val="20"/>
                <w:szCs w:val="20"/>
                <w:rtl w:val="0"/>
              </w:rPr>
              <w:t xml:space="preserve">Gamification Design as</w:t>
            </w:r>
          </w:p>
          <w:p w:rsidR="00000000" w:rsidDel="00000000" w:rsidP="00000000" w:rsidRDefault="00000000" w:rsidRPr="00000000" w14:paraId="00001194">
            <w:pPr>
              <w:rPr>
                <w:sz w:val="20"/>
                <w:szCs w:val="20"/>
              </w:rPr>
            </w:pPr>
            <w:r w:rsidDel="00000000" w:rsidR="00000000" w:rsidRPr="00000000">
              <w:rPr>
                <w:sz w:val="20"/>
                <w:szCs w:val="20"/>
                <w:rtl w:val="0"/>
              </w:rPr>
              <w:t xml:space="preserve">Learning Media to Motivate</w:t>
            </w:r>
          </w:p>
          <w:p w:rsidR="00000000" w:rsidDel="00000000" w:rsidP="00000000" w:rsidRDefault="00000000" w:rsidRPr="00000000" w14:paraId="00001195">
            <w:pPr>
              <w:rPr>
                <w:sz w:val="20"/>
                <w:szCs w:val="20"/>
              </w:rPr>
            </w:pPr>
            <w:r w:rsidDel="00000000" w:rsidR="00000000" w:rsidRPr="00000000">
              <w:rPr>
                <w:sz w:val="20"/>
                <w:szCs w:val="20"/>
                <w:rtl w:val="0"/>
              </w:rPr>
              <w:t xml:space="preserve">Students to Increase  Cyber</w:t>
            </w:r>
          </w:p>
          <w:p w:rsidR="00000000" w:rsidDel="00000000" w:rsidP="00000000" w:rsidRDefault="00000000" w:rsidRPr="00000000" w14:paraId="00001196">
            <w:pPr>
              <w:rPr>
                <w:sz w:val="20"/>
                <w:szCs w:val="20"/>
              </w:rPr>
            </w:pPr>
            <w:r w:rsidDel="00000000" w:rsidR="00000000" w:rsidRPr="00000000">
              <w:rPr>
                <w:sz w:val="20"/>
                <w:szCs w:val="20"/>
                <w:rtl w:val="0"/>
              </w:rPr>
              <w:t xml:space="preserve">Security Awareness Towards</w:t>
            </w:r>
          </w:p>
          <w:p w:rsidR="00000000" w:rsidDel="00000000" w:rsidP="00000000" w:rsidRDefault="00000000" w:rsidRPr="00000000" w14:paraId="00001197">
            <w:pPr>
              <w:rPr>
                <w:sz w:val="20"/>
                <w:szCs w:val="20"/>
              </w:rPr>
            </w:pPr>
            <w:r w:rsidDel="00000000" w:rsidR="00000000" w:rsidRPr="00000000">
              <w:rPr>
                <w:sz w:val="20"/>
                <w:szCs w:val="20"/>
                <w:rtl w:val="0"/>
              </w:rPr>
              <w:t xml:space="preserve">Phishing</w:t>
            </w:r>
          </w:p>
        </w:tc>
        <w:tc>
          <w:tcPr>
            <w:shd w:fill="ffff00" w:val="clear"/>
          </w:tcPr>
          <w:p w:rsidR="00000000" w:rsidDel="00000000" w:rsidP="00000000" w:rsidRDefault="00000000" w:rsidRPr="00000000" w14:paraId="00001198">
            <w:pPr>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1199">
            <w:pPr>
              <w:rPr>
                <w:sz w:val="20"/>
                <w:szCs w:val="20"/>
              </w:rPr>
            </w:pPr>
            <w:r w:rsidDel="00000000" w:rsidR="00000000" w:rsidRPr="00000000">
              <w:rPr>
                <w:rtl w:val="0"/>
              </w:rPr>
            </w:r>
          </w:p>
        </w:tc>
        <w:tc>
          <w:tcPr>
            <w:shd w:fill="ffff00" w:val="clear"/>
          </w:tcPr>
          <w:p w:rsidR="00000000" w:rsidDel="00000000" w:rsidP="00000000" w:rsidRDefault="00000000" w:rsidRPr="00000000" w14:paraId="0000119A">
            <w:pPr>
              <w:rPr>
                <w:sz w:val="20"/>
                <w:szCs w:val="20"/>
              </w:rPr>
            </w:pPr>
            <w:r w:rsidDel="00000000" w:rsidR="00000000" w:rsidRPr="00000000">
              <w:rPr>
                <w:rtl w:val="0"/>
              </w:rPr>
            </w:r>
          </w:p>
        </w:tc>
        <w:tc>
          <w:tcPr>
            <w:shd w:fill="ffff00" w:val="clear"/>
          </w:tcPr>
          <w:p w:rsidR="00000000" w:rsidDel="00000000" w:rsidP="00000000" w:rsidRDefault="00000000" w:rsidRPr="00000000" w14:paraId="0000119B">
            <w:pPr>
              <w:rPr>
                <w:sz w:val="20"/>
                <w:szCs w:val="20"/>
              </w:rPr>
            </w:pPr>
            <w:r w:rsidDel="00000000" w:rsidR="00000000" w:rsidRPr="00000000">
              <w:rPr>
                <w:rtl w:val="0"/>
              </w:rPr>
            </w:r>
          </w:p>
        </w:tc>
        <w:tc>
          <w:tcPr>
            <w:shd w:fill="ffff00" w:val="clear"/>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commentRangeStart w:id="17"/>
            <w:r w:rsidDel="00000000" w:rsidR="00000000" w:rsidRPr="00000000">
              <w:rPr>
                <w:sz w:val="20"/>
                <w:szCs w:val="20"/>
                <w:rtl w:val="0"/>
              </w:rPr>
              <w:t xml:space="preserve">2023</w:t>
            </w:r>
            <w:commentRangeEnd w:id="17"/>
            <w:r w:rsidDel="00000000" w:rsidR="00000000" w:rsidRPr="00000000">
              <w:commentReference w:id="17"/>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A1">
            <w:pPr>
              <w:rPr>
                <w:b w:val="1"/>
                <w:bCs w:val="1"/>
                <w:sz w:val="20"/>
                <w:szCs w:val="20"/>
              </w:rPr>
            </w:pPr>
            <w:r w:rsidDel="00000000" w:rsidR="00000000" w:rsidRPr="00000000">
              <w:rPr>
                <w:b w:val="1"/>
                <w:bCs w:val="1"/>
                <w:sz w:val="20"/>
                <w:szCs w:val="20"/>
                <w:rtl w:val="0"/>
              </w:rPr>
              <w:t xml:space="preserve">Rahmat Purwoko</w:t>
            </w:r>
          </w:p>
        </w:tc>
        <w:tc>
          <w:tcPr>
            <w:shd w:fill="ffff00" w:val="clear"/>
          </w:tcPr>
          <w:p w:rsidR="00000000" w:rsidDel="00000000" w:rsidP="00000000" w:rsidRDefault="00000000" w:rsidRPr="00000000" w14:paraId="000011A2">
            <w:pPr>
              <w:rPr>
                <w:b w:val="1"/>
                <w:bCs w:val="1"/>
                <w:sz w:val="20"/>
                <w:szCs w:val="20"/>
              </w:rPr>
            </w:pPr>
            <w:r w:rsidDel="00000000" w:rsidR="00000000" w:rsidRPr="00000000">
              <w:rPr>
                <w:b w:val="1"/>
                <w:bCs w:val="1"/>
                <w:sz w:val="20"/>
                <w:szCs w:val="20"/>
                <w:rtl w:val="0"/>
              </w:rPr>
              <w:t xml:space="preserve">Honeypot-as-a Service</w:t>
            </w:r>
          </w:p>
          <w:p w:rsidR="00000000" w:rsidDel="00000000" w:rsidP="00000000" w:rsidRDefault="00000000" w:rsidRPr="00000000" w14:paraId="000011A3">
            <w:pPr>
              <w:rPr>
                <w:b w:val="1"/>
                <w:bCs w:val="1"/>
                <w:sz w:val="20"/>
                <w:szCs w:val="20"/>
              </w:rPr>
            </w:pPr>
            <w:r w:rsidDel="00000000" w:rsidR="00000000" w:rsidRPr="00000000">
              <w:rPr>
                <w:b w:val="1"/>
                <w:bCs w:val="1"/>
                <w:sz w:val="20"/>
                <w:szCs w:val="20"/>
                <w:rtl w:val="0"/>
              </w:rPr>
              <w:t xml:space="preserve">dengan Cluster</w:t>
            </w:r>
          </w:p>
        </w:tc>
        <w:tc>
          <w:tcPr>
            <w:shd w:fill="ffff00" w:val="clear"/>
          </w:tcPr>
          <w:p w:rsidR="00000000" w:rsidDel="00000000" w:rsidP="00000000" w:rsidRDefault="00000000" w:rsidRPr="00000000" w14:paraId="000011A4">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A5">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11A6">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11A7">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shd w:fill="ffff00" w:val="clear"/>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43">
              <w:r w:rsidDel="00000000" w:rsidR="00000000" w:rsidRPr="00000000">
                <w:rPr>
                  <w:color w:val="1155cc"/>
                  <w:sz w:val="20"/>
                  <w:szCs w:val="20"/>
                  <w:u w:val="single"/>
                  <w:rtl w:val="0"/>
                </w:rPr>
                <w:t xml:space="preserve">https://drive.google.com/drive/folders/1YF1SCa6LO5r-e3qsZvvUSF2upoba3Pr0?usp=sharing</w:t>
              </w:r>
            </w:hyperlink>
            <w:r w:rsidDel="00000000" w:rsidR="00000000" w:rsidRPr="00000000">
              <w:rPr>
                <w:rtl w:val="0"/>
              </w:rPr>
            </w:r>
          </w:p>
        </w:tc>
      </w:tr>
      <w:tr>
        <w:trPr>
          <w:cantSplit w:val="0"/>
          <w:trHeight w:val="659.94140625" w:hRule="atLeast"/>
          <w:tblHeader w:val="0"/>
        </w:trPr>
        <w:tc>
          <w:tcPr>
            <w:shd w:fill="ffff00" w:val="clear"/>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AD">
            <w:pPr>
              <w:rPr>
                <w:b w:val="1"/>
                <w:bCs w:val="1"/>
                <w:sz w:val="20"/>
                <w:szCs w:val="20"/>
              </w:rPr>
            </w:pPr>
            <w:r w:rsidDel="00000000" w:rsidR="00000000" w:rsidRPr="00000000">
              <w:rPr>
                <w:b w:val="1"/>
                <w:bCs w:val="1"/>
                <w:sz w:val="20"/>
                <w:szCs w:val="20"/>
                <w:rtl w:val="0"/>
              </w:rPr>
              <w:t xml:space="preserve">Rahmat Purwoko</w:t>
            </w:r>
          </w:p>
        </w:tc>
        <w:tc>
          <w:tcPr>
            <w:shd w:fill="ffff00" w:val="clear"/>
          </w:tcPr>
          <w:p w:rsidR="00000000" w:rsidDel="00000000" w:rsidP="00000000" w:rsidRDefault="00000000" w:rsidRPr="00000000" w14:paraId="000011AE">
            <w:pPr>
              <w:rPr>
                <w:b w:val="1"/>
                <w:bCs w:val="1"/>
                <w:sz w:val="20"/>
                <w:szCs w:val="20"/>
              </w:rPr>
            </w:pPr>
            <w:r w:rsidDel="00000000" w:rsidR="00000000" w:rsidRPr="00000000">
              <w:rPr>
                <w:b w:val="1"/>
                <w:bCs w:val="1"/>
                <w:sz w:val="20"/>
                <w:szCs w:val="20"/>
                <w:rtl w:val="0"/>
              </w:rPr>
              <w:t xml:space="preserve">Quantifying of runC, Kata and gVisor in Kubernates</w:t>
            </w:r>
          </w:p>
        </w:tc>
        <w:tc>
          <w:tcPr>
            <w:shd w:fill="ffff00" w:val="clear"/>
          </w:tcPr>
          <w:p w:rsidR="00000000" w:rsidDel="00000000" w:rsidP="00000000" w:rsidRDefault="00000000" w:rsidRPr="00000000" w14:paraId="000011AF">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B0">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11B1">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11B2">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2,5</w:t>
            </w:r>
            <w:r w:rsidDel="00000000" w:rsidR="00000000" w:rsidRPr="00000000">
              <w:rPr>
                <w:rtl w:val="0"/>
              </w:rPr>
            </w:r>
          </w:p>
        </w:tc>
        <w:tc>
          <w:tcPr>
            <w:shd w:fill="ffff00" w:val="clear"/>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B6">
            <w:pPr>
              <w:rPr>
                <w:sz w:val="20"/>
                <w:szCs w:val="20"/>
              </w:rPr>
            </w:pPr>
            <w:hyperlink r:id="rId144">
              <w:r w:rsidDel="00000000" w:rsidR="00000000" w:rsidRPr="00000000">
                <w:rPr>
                  <w:color w:val="1155cc"/>
                  <w:sz w:val="20"/>
                  <w:szCs w:val="20"/>
                  <w:u w:val="single"/>
                  <w:rtl w:val="0"/>
                </w:rPr>
                <w:t xml:space="preserve">https://drive.google.com/drive/folders/1B4CssC9R_bPhPYXQD5nl7rpS8s1uXQMx?usp=sharing</w:t>
              </w:r>
            </w:hyperlink>
            <w:r w:rsidDel="00000000" w:rsidR="00000000" w:rsidRPr="00000000">
              <w:rPr>
                <w:rtl w:val="0"/>
              </w:rPr>
            </w:r>
          </w:p>
        </w:tc>
      </w:tr>
      <w:tr>
        <w:trPr>
          <w:cantSplit w:val="0"/>
          <w:trHeight w:val="659.94140625" w:hRule="atLeast"/>
          <w:tblHeader w:val="0"/>
        </w:trPr>
        <w:tc>
          <w:tcPr>
            <w:shd w:fill="ffff00" w:val="clear"/>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B8">
            <w:pPr>
              <w:rPr>
                <w:b w:val="1"/>
                <w:bCs w:val="1"/>
                <w:sz w:val="20"/>
                <w:szCs w:val="20"/>
              </w:rPr>
            </w:pPr>
            <w:r w:rsidDel="00000000" w:rsidR="00000000" w:rsidRPr="00000000">
              <w:rPr>
                <w:b w:val="1"/>
                <w:bCs w:val="1"/>
                <w:sz w:val="20"/>
                <w:szCs w:val="20"/>
                <w:rtl w:val="0"/>
              </w:rPr>
              <w:t xml:space="preserve">Rahmat Purwoko</w:t>
            </w:r>
          </w:p>
        </w:tc>
        <w:tc>
          <w:tcPr>
            <w:shd w:fill="ffff00" w:val="clear"/>
          </w:tcPr>
          <w:p w:rsidR="00000000" w:rsidDel="00000000" w:rsidP="00000000" w:rsidRDefault="00000000" w:rsidRPr="00000000" w14:paraId="000011B9">
            <w:pPr>
              <w:rPr>
                <w:b w:val="1"/>
                <w:bCs w:val="1"/>
                <w:sz w:val="20"/>
                <w:szCs w:val="20"/>
              </w:rPr>
            </w:pPr>
            <w:r w:rsidDel="00000000" w:rsidR="00000000" w:rsidRPr="00000000">
              <w:rPr>
                <w:b w:val="1"/>
                <w:bCs w:val="1"/>
                <w:sz w:val="20"/>
                <w:szCs w:val="20"/>
                <w:rtl w:val="0"/>
              </w:rPr>
              <w:t xml:space="preserve">IoT System Design and Implementation Based on OWASP IoT Security Verification Standard</w:t>
            </w:r>
          </w:p>
        </w:tc>
        <w:tc>
          <w:tcPr>
            <w:shd w:fill="ffff00" w:val="clear"/>
          </w:tcPr>
          <w:p w:rsidR="00000000" w:rsidDel="00000000" w:rsidP="00000000" w:rsidRDefault="00000000" w:rsidRPr="00000000" w14:paraId="000011BA">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BB">
            <w:pPr>
              <w:jc w:val="center"/>
              <w:rPr>
                <w:sz w:val="20"/>
                <w:szCs w:val="20"/>
              </w:rPr>
            </w:pPr>
            <w:r w:rsidDel="00000000" w:rsidR="00000000" w:rsidRPr="00000000">
              <w:rPr>
                <w:sz w:val="20"/>
                <w:szCs w:val="20"/>
                <w:rtl w:val="0"/>
              </w:rPr>
              <w:t xml:space="preserve">PSSN</w:t>
            </w:r>
          </w:p>
        </w:tc>
        <w:tc>
          <w:tcPr>
            <w:shd w:fill="ffff00" w:val="clear"/>
          </w:tcPr>
          <w:p w:rsidR="00000000" w:rsidDel="00000000" w:rsidP="00000000" w:rsidRDefault="00000000" w:rsidRPr="00000000" w14:paraId="000011BC">
            <w:pPr>
              <w:jc w:val="center"/>
              <w:rPr>
                <w:sz w:val="20"/>
                <w:szCs w:val="20"/>
              </w:rPr>
            </w:pPr>
            <w:r w:rsidDel="00000000" w:rsidR="00000000" w:rsidRPr="00000000">
              <w:rPr>
                <w:sz w:val="20"/>
                <w:szCs w:val="20"/>
                <w:rtl w:val="0"/>
              </w:rPr>
              <w:t xml:space="preserve">L</w:t>
            </w:r>
          </w:p>
        </w:tc>
        <w:tc>
          <w:tcPr>
            <w:shd w:fill="ffff00" w:val="clear"/>
          </w:tcPr>
          <w:p w:rsidR="00000000" w:rsidDel="00000000" w:rsidP="00000000" w:rsidRDefault="00000000" w:rsidRPr="00000000" w14:paraId="000011BD">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3,25</w:t>
            </w:r>
          </w:p>
        </w:tc>
        <w:tc>
          <w:tcPr>
            <w:shd w:fill="ffff00" w:val="clear"/>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C1">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Septia Ulfa Sunaringtyas</w:t>
            </w:r>
          </w:p>
        </w:tc>
        <w:tc>
          <w:tcPr>
            <w:shd w:fill="ffff00" w:val="clear"/>
          </w:tcPr>
          <w:p w:rsidR="00000000" w:rsidDel="00000000" w:rsidP="00000000" w:rsidRDefault="00000000" w:rsidRPr="00000000" w14:paraId="000011C4">
            <w:pPr>
              <w:rPr>
                <w:sz w:val="20"/>
                <w:szCs w:val="20"/>
              </w:rPr>
            </w:pPr>
            <w:r w:rsidDel="00000000" w:rsidR="00000000" w:rsidRPr="00000000">
              <w:rPr>
                <w:sz w:val="20"/>
                <w:szCs w:val="20"/>
                <w:rtl w:val="0"/>
              </w:rPr>
              <w:t xml:space="preserve">Centralized Rule Sharing</w:t>
            </w:r>
          </w:p>
          <w:p w:rsidR="00000000" w:rsidDel="00000000" w:rsidP="00000000" w:rsidRDefault="00000000" w:rsidRPr="00000000" w14:paraId="000011C5">
            <w:pPr>
              <w:rPr>
                <w:sz w:val="20"/>
                <w:szCs w:val="20"/>
              </w:rPr>
            </w:pPr>
            <w:r w:rsidDel="00000000" w:rsidR="00000000" w:rsidRPr="00000000">
              <w:rPr>
                <w:sz w:val="20"/>
                <w:szCs w:val="20"/>
                <w:rtl w:val="0"/>
              </w:rPr>
              <w:t xml:space="preserve">Implementation in the Mata</w:t>
            </w:r>
          </w:p>
          <w:p w:rsidR="00000000" w:rsidDel="00000000" w:rsidP="00000000" w:rsidRDefault="00000000" w:rsidRPr="00000000" w14:paraId="000011C6">
            <w:pPr>
              <w:rPr>
                <w:sz w:val="20"/>
                <w:szCs w:val="20"/>
              </w:rPr>
            </w:pPr>
            <w:r w:rsidDel="00000000" w:rsidR="00000000" w:rsidRPr="00000000">
              <w:rPr>
                <w:sz w:val="20"/>
                <w:szCs w:val="20"/>
                <w:rtl w:val="0"/>
              </w:rPr>
              <w:t xml:space="preserve">Elang Intrusion Detection</w:t>
            </w:r>
          </w:p>
          <w:p w:rsidR="00000000" w:rsidDel="00000000" w:rsidP="00000000" w:rsidRDefault="00000000" w:rsidRPr="00000000" w14:paraId="000011C7">
            <w:pPr>
              <w:rPr>
                <w:sz w:val="20"/>
                <w:szCs w:val="20"/>
              </w:rPr>
            </w:pPr>
            <w:r w:rsidDel="00000000" w:rsidR="00000000" w:rsidRPr="00000000">
              <w:rPr>
                <w:sz w:val="20"/>
                <w:szCs w:val="20"/>
                <w:rtl w:val="0"/>
              </w:rPr>
              <w:t xml:space="preserve">System (IDS)</w:t>
            </w:r>
          </w:p>
        </w:tc>
        <w:tc>
          <w:tcPr>
            <w:shd w:fill="ffff00" w:val="clear"/>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2024</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D1">
            <w:pPr>
              <w:rPr>
                <w:sz w:val="20"/>
                <w:szCs w:val="20"/>
              </w:rPr>
            </w:pPr>
            <w:r w:rsidDel="00000000" w:rsidR="00000000" w:rsidRPr="00000000">
              <w:rPr>
                <w:sz w:val="20"/>
                <w:szCs w:val="20"/>
                <w:rtl w:val="0"/>
              </w:rPr>
              <w:t xml:space="preserve">Septia Ulfa Sunaringtyas</w:t>
            </w:r>
          </w:p>
        </w:tc>
        <w:tc>
          <w:tcPr>
            <w:shd w:fill="ffff00" w:val="clear"/>
          </w:tcPr>
          <w:p w:rsidR="00000000" w:rsidDel="00000000" w:rsidP="00000000" w:rsidRDefault="00000000" w:rsidRPr="00000000" w14:paraId="000011D2">
            <w:pPr>
              <w:rPr>
                <w:sz w:val="20"/>
                <w:szCs w:val="20"/>
              </w:rPr>
            </w:pPr>
            <w:r w:rsidDel="00000000" w:rsidR="00000000" w:rsidRPr="00000000">
              <w:rPr>
                <w:sz w:val="20"/>
                <w:szCs w:val="20"/>
                <w:rtl w:val="0"/>
              </w:rPr>
              <w:t xml:space="preserve">Metaverse-Based Learning</w:t>
            </w:r>
          </w:p>
          <w:p w:rsidR="00000000" w:rsidDel="00000000" w:rsidP="00000000" w:rsidRDefault="00000000" w:rsidRPr="00000000" w14:paraId="000011D3">
            <w:pPr>
              <w:rPr>
                <w:sz w:val="20"/>
                <w:szCs w:val="20"/>
              </w:rPr>
            </w:pPr>
            <w:r w:rsidDel="00000000" w:rsidR="00000000" w:rsidRPr="00000000">
              <w:rPr>
                <w:sz w:val="20"/>
                <w:szCs w:val="20"/>
                <w:rtl w:val="0"/>
              </w:rPr>
              <w:t xml:space="preserve">Media to Increase Wireless</w:t>
            </w:r>
          </w:p>
          <w:p w:rsidR="00000000" w:rsidDel="00000000" w:rsidP="00000000" w:rsidRDefault="00000000" w:rsidRPr="00000000" w14:paraId="000011D4">
            <w:pPr>
              <w:rPr>
                <w:sz w:val="20"/>
                <w:szCs w:val="20"/>
              </w:rPr>
            </w:pPr>
            <w:r w:rsidDel="00000000" w:rsidR="00000000" w:rsidRPr="00000000">
              <w:rPr>
                <w:sz w:val="20"/>
                <w:szCs w:val="20"/>
                <w:rtl w:val="0"/>
              </w:rPr>
              <w:t xml:space="preserve">Security Awareness</w:t>
            </w:r>
          </w:p>
        </w:tc>
        <w:tc>
          <w:tcPr>
            <w:shd w:fill="ffff00" w:val="clear"/>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ffff00" w:val="clear"/>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2023</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DE">
            <w:pPr>
              <w:rPr>
                <w:sz w:val="20"/>
                <w:szCs w:val="20"/>
              </w:rPr>
            </w:pPr>
            <w:r w:rsidDel="00000000" w:rsidR="00000000" w:rsidRPr="00000000">
              <w:rPr>
                <w:sz w:val="20"/>
                <w:szCs w:val="20"/>
                <w:rtl w:val="0"/>
              </w:rPr>
              <w:t xml:space="preserve">Septia Ulfa Sunaringtyas</w:t>
            </w:r>
          </w:p>
        </w:tc>
        <w:tc>
          <w:tcPr>
            <w:shd w:fill="ffff00" w:val="clear"/>
          </w:tcPr>
          <w:p w:rsidR="00000000" w:rsidDel="00000000" w:rsidP="00000000" w:rsidRDefault="00000000" w:rsidRPr="00000000" w14:paraId="000011DF">
            <w:pPr>
              <w:rPr>
                <w:sz w:val="20"/>
                <w:szCs w:val="20"/>
              </w:rPr>
            </w:pPr>
            <w:r w:rsidDel="00000000" w:rsidR="00000000" w:rsidRPr="00000000">
              <w:rPr>
                <w:sz w:val="20"/>
                <w:szCs w:val="20"/>
                <w:rtl w:val="0"/>
              </w:rPr>
              <w:t xml:space="preserve">A Novel Digital Forensic</w:t>
            </w:r>
          </w:p>
          <w:p w:rsidR="00000000" w:rsidDel="00000000" w:rsidP="00000000" w:rsidRDefault="00000000" w:rsidRPr="00000000" w14:paraId="000011E0">
            <w:pPr>
              <w:rPr>
                <w:sz w:val="20"/>
                <w:szCs w:val="20"/>
              </w:rPr>
            </w:pPr>
            <w:r w:rsidDel="00000000" w:rsidR="00000000" w:rsidRPr="00000000">
              <w:rPr>
                <w:sz w:val="20"/>
                <w:szCs w:val="20"/>
                <w:rtl w:val="0"/>
              </w:rPr>
              <w:t xml:space="preserve">Readiness (DFR) Framework</w:t>
            </w:r>
          </w:p>
          <w:p w:rsidR="00000000" w:rsidDel="00000000" w:rsidP="00000000" w:rsidRDefault="00000000" w:rsidRPr="00000000" w14:paraId="000011E1">
            <w:pPr>
              <w:rPr>
                <w:sz w:val="20"/>
                <w:szCs w:val="20"/>
              </w:rPr>
            </w:pPr>
            <w:r w:rsidDel="00000000" w:rsidR="00000000" w:rsidRPr="00000000">
              <w:rPr>
                <w:sz w:val="20"/>
                <w:szCs w:val="20"/>
                <w:rtl w:val="0"/>
              </w:rPr>
              <w:t xml:space="preserve">for e-Government</w:t>
            </w:r>
          </w:p>
        </w:tc>
        <w:tc>
          <w:tcPr>
            <w:shd w:fill="ffff00" w:val="clear"/>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w:t>
            </w:r>
          </w:p>
        </w:tc>
      </w:tr>
      <w:tr>
        <w:trPr>
          <w:cantSplit w:val="0"/>
          <w:trHeight w:val="290" w:hRule="atLeast"/>
          <w:tblHeader w:val="0"/>
        </w:trPr>
        <w:tc>
          <w:tcPr>
            <w:shd w:fill="ffff00" w:val="clear"/>
          </w:tcPr>
          <w:p w:rsidR="00000000" w:rsidDel="00000000" w:rsidP="00000000" w:rsidRDefault="00000000" w:rsidRPr="00000000" w14:paraId="000011EA">
            <w:pPr>
              <w:ind w:right="207"/>
              <w:jc w:val="right"/>
              <w:rPr/>
            </w:pPr>
            <w:r w:rsidDel="00000000" w:rsidR="00000000" w:rsidRPr="00000000">
              <w:rPr>
                <w:rtl w:val="0"/>
              </w:rPr>
            </w:r>
          </w:p>
        </w:tc>
        <w:tc>
          <w:tcPr>
            <w:shd w:fill="ffff00" w:val="clear"/>
          </w:tcPr>
          <w:p w:rsidR="00000000" w:rsidDel="00000000" w:rsidP="00000000" w:rsidRDefault="00000000" w:rsidRPr="00000000" w14:paraId="000011EB">
            <w:pPr>
              <w:rPr>
                <w:sz w:val="20"/>
                <w:szCs w:val="20"/>
              </w:rPr>
            </w:pPr>
            <w:r w:rsidDel="00000000" w:rsidR="00000000" w:rsidRPr="00000000">
              <w:rPr>
                <w:sz w:val="20"/>
                <w:szCs w:val="20"/>
                <w:rtl w:val="0"/>
              </w:rPr>
              <w:t xml:space="preserve">Septia Ulfa Sunaringtyas</w:t>
            </w:r>
          </w:p>
          <w:p w:rsidR="00000000" w:rsidDel="00000000" w:rsidP="00000000" w:rsidRDefault="00000000" w:rsidRPr="00000000" w14:paraId="000011EC">
            <w:pPr>
              <w:rPr>
                <w:sz w:val="20"/>
                <w:szCs w:val="20"/>
              </w:rPr>
            </w:pPr>
            <w:r w:rsidDel="00000000" w:rsidR="00000000" w:rsidRPr="00000000">
              <w:rPr>
                <w:rtl w:val="0"/>
              </w:rPr>
            </w:r>
          </w:p>
        </w:tc>
        <w:tc>
          <w:tcPr>
            <w:shd w:fill="ffff00" w:val="clear"/>
          </w:tcPr>
          <w:p w:rsidR="00000000" w:rsidDel="00000000" w:rsidP="00000000" w:rsidRDefault="00000000" w:rsidRPr="00000000" w14:paraId="000011ED">
            <w:pPr>
              <w:rPr>
                <w:sz w:val="20"/>
                <w:szCs w:val="20"/>
              </w:rPr>
            </w:pPr>
            <w:r w:rsidDel="00000000" w:rsidR="00000000" w:rsidRPr="00000000">
              <w:rPr>
                <w:sz w:val="20"/>
                <w:szCs w:val="20"/>
                <w:rtl w:val="0"/>
              </w:rPr>
              <w:t xml:space="preserve">Tinjauan Strategis Keamanan Siber Indonesia-Menuju Era Teknologi 5G</w:t>
            </w:r>
          </w:p>
        </w:tc>
        <w:tc>
          <w:tcPr>
            <w:shd w:fill="ffff00" w:val="clear"/>
          </w:tcPr>
          <w:p w:rsidR="00000000" w:rsidDel="00000000" w:rsidP="00000000" w:rsidRDefault="00000000" w:rsidRPr="00000000" w14:paraId="000011EE">
            <w:pPr>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11EF">
            <w:pPr>
              <w:rPr>
                <w:sz w:val="20"/>
                <w:szCs w:val="20"/>
              </w:rPr>
            </w:pPr>
            <w:r w:rsidDel="00000000" w:rsidR="00000000" w:rsidRPr="00000000">
              <w:rPr>
                <w:sz w:val="20"/>
                <w:szCs w:val="20"/>
                <w:rtl w:val="0"/>
              </w:rPr>
              <w:t xml:space="preserve">Huawei-ITdel-PSSN</w:t>
            </w:r>
          </w:p>
          <w:p w:rsidR="00000000" w:rsidDel="00000000" w:rsidP="00000000" w:rsidRDefault="00000000" w:rsidRPr="00000000" w14:paraId="000011F0">
            <w:pPr>
              <w:rPr>
                <w:sz w:val="20"/>
                <w:szCs w:val="20"/>
              </w:rPr>
            </w:pPr>
            <w:r w:rsidDel="00000000" w:rsidR="00000000" w:rsidRPr="00000000">
              <w:rPr>
                <w:rtl w:val="0"/>
              </w:rPr>
            </w:r>
          </w:p>
        </w:tc>
        <w:tc>
          <w:tcPr>
            <w:shd w:fill="ffff00" w:val="clear"/>
          </w:tcPr>
          <w:p w:rsidR="00000000" w:rsidDel="00000000" w:rsidP="00000000" w:rsidRDefault="00000000" w:rsidRPr="00000000" w14:paraId="000011F1">
            <w:pPr>
              <w:jc w:val="center"/>
              <w:rPr>
                <w:sz w:val="20"/>
                <w:szCs w:val="20"/>
              </w:rPr>
            </w:pPr>
            <w:r w:rsidDel="00000000" w:rsidR="00000000" w:rsidRPr="00000000">
              <w:rPr>
                <w:sz w:val="20"/>
                <w:szCs w:val="20"/>
                <w:rtl w:val="0"/>
              </w:rPr>
              <w:t xml:space="preserve">I</w:t>
            </w:r>
          </w:p>
        </w:tc>
        <w:tc>
          <w:tcPr>
            <w:shd w:fill="ffff00" w:val="clear"/>
          </w:tcPr>
          <w:p w:rsidR="00000000" w:rsidDel="00000000" w:rsidP="00000000" w:rsidRDefault="00000000" w:rsidRPr="00000000" w14:paraId="000011F2">
            <w:pPr>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1F3">
            <w:pPr>
              <w:jc w:val="center"/>
              <w:rPr>
                <w:sz w:val="20"/>
                <w:szCs w:val="20"/>
              </w:rPr>
            </w:pPr>
            <w:r w:rsidDel="00000000" w:rsidR="00000000" w:rsidRPr="00000000">
              <w:rPr>
                <w:sz w:val="20"/>
                <w:szCs w:val="20"/>
                <w:rtl w:val="0"/>
              </w:rPr>
              <w:t xml:space="preserve">139</w:t>
            </w:r>
          </w:p>
        </w:tc>
        <w:tc>
          <w:tcPr>
            <w:shd w:fill="ffff00" w:val="clear"/>
          </w:tcPr>
          <w:p w:rsidR="00000000" w:rsidDel="00000000" w:rsidP="00000000" w:rsidRDefault="00000000" w:rsidRPr="00000000" w14:paraId="000011F4">
            <w:pPr>
              <w:rPr>
                <w:sz w:val="20"/>
                <w:szCs w:val="20"/>
              </w:rPr>
            </w:pPr>
            <w:r w:rsidDel="00000000" w:rsidR="00000000" w:rsidRPr="00000000">
              <w:rPr>
                <w:rtl w:val="0"/>
              </w:rPr>
            </w:r>
          </w:p>
        </w:tc>
        <w:tc>
          <w:tcPr>
            <w:shd w:fill="ffff00" w:val="clear"/>
          </w:tcPr>
          <w:p w:rsidR="00000000" w:rsidDel="00000000" w:rsidP="00000000" w:rsidRDefault="00000000" w:rsidRPr="00000000" w14:paraId="000011F5">
            <w:pPr>
              <w:rPr>
                <w:sz w:val="20"/>
                <w:szCs w:val="20"/>
              </w:rPr>
            </w:pPr>
            <w:r w:rsidDel="00000000" w:rsidR="00000000" w:rsidRPr="00000000">
              <w:rPr>
                <w:rtl w:val="0"/>
              </w:rPr>
            </w:r>
          </w:p>
        </w:tc>
        <w:tc>
          <w:tcPr>
            <w:shd w:fill="ffff00" w:val="clear"/>
          </w:tcPr>
          <w:p w:rsidR="00000000" w:rsidDel="00000000" w:rsidP="00000000" w:rsidRDefault="00000000" w:rsidRPr="00000000" w14:paraId="000011F6">
            <w:pPr>
              <w:rPr>
                <w:sz w:val="20"/>
                <w:szCs w:val="20"/>
              </w:rPr>
            </w:pPr>
            <w:hyperlink r:id="rId145">
              <w:r w:rsidDel="00000000" w:rsidR="00000000" w:rsidRPr="00000000">
                <w:rPr>
                  <w:color w:val="1155cc"/>
                  <w:sz w:val="20"/>
                  <w:szCs w:val="20"/>
                  <w:u w:val="single"/>
                  <w:rtl w:val="0"/>
                </w:rPr>
                <w:t xml:space="preserve">https://drive.google.com/drive/folders/1uXWXgNyskwmjp1msLVeUFAvsj7xZPrti?usp=sharing</w:t>
              </w:r>
            </w:hyperlink>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F8">
            <w:pPr>
              <w:rPr>
                <w:sz w:val="20"/>
                <w:szCs w:val="20"/>
              </w:rPr>
            </w:pPr>
            <w:r w:rsidDel="00000000" w:rsidR="00000000" w:rsidRPr="00000000">
              <w:rPr>
                <w:sz w:val="20"/>
                <w:szCs w:val="20"/>
                <w:rtl w:val="0"/>
              </w:rPr>
              <w:t xml:space="preserve">Setiyo Cahyono</w:t>
            </w:r>
          </w:p>
        </w:tc>
        <w:tc>
          <w:tcPr>
            <w:shd w:fill="ffff00" w:val="clear"/>
          </w:tcPr>
          <w:p w:rsidR="00000000" w:rsidDel="00000000" w:rsidP="00000000" w:rsidRDefault="00000000" w:rsidRPr="00000000" w14:paraId="000011F9">
            <w:pPr>
              <w:rPr>
                <w:sz w:val="20"/>
                <w:szCs w:val="20"/>
              </w:rPr>
            </w:pPr>
            <w:r w:rsidDel="00000000" w:rsidR="00000000" w:rsidRPr="00000000">
              <w:rPr>
                <w:sz w:val="20"/>
                <w:szCs w:val="20"/>
                <w:rtl w:val="0"/>
              </w:rPr>
              <w:t xml:space="preserve">Deep learning Long-Short</w:t>
            </w:r>
          </w:p>
          <w:p w:rsidR="00000000" w:rsidDel="00000000" w:rsidP="00000000" w:rsidRDefault="00000000" w:rsidRPr="00000000" w14:paraId="000011FA">
            <w:pPr>
              <w:rPr>
                <w:sz w:val="20"/>
                <w:szCs w:val="20"/>
              </w:rPr>
            </w:pPr>
            <w:r w:rsidDel="00000000" w:rsidR="00000000" w:rsidRPr="00000000">
              <w:rPr>
                <w:sz w:val="20"/>
                <w:szCs w:val="20"/>
                <w:rtl w:val="0"/>
              </w:rPr>
              <w:t xml:space="preserve">Term Memory (LSTM) untuk</w:t>
            </w:r>
          </w:p>
          <w:p w:rsidR="00000000" w:rsidDel="00000000" w:rsidP="00000000" w:rsidRDefault="00000000" w:rsidRPr="00000000" w14:paraId="000011FB">
            <w:pPr>
              <w:rPr>
                <w:sz w:val="20"/>
                <w:szCs w:val="20"/>
              </w:rPr>
            </w:pPr>
            <w:r w:rsidDel="00000000" w:rsidR="00000000" w:rsidRPr="00000000">
              <w:rPr>
                <w:sz w:val="20"/>
                <w:szCs w:val="20"/>
                <w:rtl w:val="0"/>
              </w:rPr>
              <w:t xml:space="preserve">mendeteksi adanya usaha</w:t>
            </w:r>
          </w:p>
          <w:p w:rsidR="00000000" w:rsidDel="00000000" w:rsidP="00000000" w:rsidRDefault="00000000" w:rsidRPr="00000000" w14:paraId="000011FC">
            <w:pPr>
              <w:rPr>
                <w:sz w:val="20"/>
                <w:szCs w:val="20"/>
              </w:rPr>
            </w:pPr>
            <w:r w:rsidDel="00000000" w:rsidR="00000000" w:rsidRPr="00000000">
              <w:rPr>
                <w:sz w:val="20"/>
                <w:szCs w:val="20"/>
                <w:rtl w:val="0"/>
              </w:rPr>
              <w:t xml:space="preserve">serangan XSS.</w:t>
            </w:r>
          </w:p>
        </w:tc>
        <w:tc>
          <w:tcPr>
            <w:shd w:fill="ffff00" w:val="clear"/>
          </w:tcPr>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ffff00" w:val="clear"/>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2024</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205">
            <w:pPr>
              <w:ind w:right="207"/>
              <w:jc w:val="right"/>
              <w:rPr/>
            </w:pPr>
            <w:r w:rsidDel="00000000" w:rsidR="00000000" w:rsidRPr="00000000">
              <w:rPr>
                <w:rtl w:val="0"/>
              </w:rPr>
            </w:r>
          </w:p>
        </w:tc>
        <w:tc>
          <w:tcPr>
            <w:shd w:fill="ffff00" w:val="clear"/>
          </w:tcPr>
          <w:p w:rsidR="00000000" w:rsidDel="00000000" w:rsidP="00000000" w:rsidRDefault="00000000" w:rsidRPr="00000000" w14:paraId="00001206">
            <w:pPr>
              <w:rPr>
                <w:b w:val="1"/>
                <w:bCs w:val="1"/>
                <w:sz w:val="20"/>
                <w:szCs w:val="20"/>
              </w:rPr>
            </w:pPr>
            <w:r w:rsidDel="00000000" w:rsidR="00000000" w:rsidRPr="00000000">
              <w:rPr>
                <w:b w:val="1"/>
                <w:bCs w:val="1"/>
                <w:sz w:val="20"/>
                <w:szCs w:val="20"/>
                <w:rtl w:val="0"/>
              </w:rPr>
              <w:t xml:space="preserve">Susila Windarta</w:t>
            </w:r>
          </w:p>
        </w:tc>
        <w:tc>
          <w:tcPr>
            <w:shd w:fill="ffff00" w:val="clear"/>
          </w:tcPr>
          <w:p w:rsidR="00000000" w:rsidDel="00000000" w:rsidP="00000000" w:rsidRDefault="00000000" w:rsidRPr="00000000" w14:paraId="00001207">
            <w:pPr>
              <w:rPr>
                <w:b w:val="1"/>
                <w:bCs w:val="1"/>
                <w:sz w:val="20"/>
                <w:szCs w:val="20"/>
              </w:rPr>
            </w:pPr>
            <w:r w:rsidDel="00000000" w:rsidR="00000000" w:rsidRPr="00000000">
              <w:rPr>
                <w:b w:val="1"/>
                <w:bCs w:val="1"/>
                <w:sz w:val="20"/>
                <w:szCs w:val="20"/>
                <w:rtl w:val="0"/>
              </w:rPr>
              <w:t xml:space="preserve">Kajian Ketahanan Siber Manajemen Kerentanan</w:t>
            </w:r>
          </w:p>
        </w:tc>
        <w:tc>
          <w:tcPr>
            <w:shd w:fill="ffff00" w:val="clear"/>
          </w:tcPr>
          <w:p w:rsidR="00000000" w:rsidDel="00000000" w:rsidP="00000000" w:rsidRDefault="00000000" w:rsidRPr="00000000" w14:paraId="00001208">
            <w:pPr>
              <w:rPr>
                <w:sz w:val="20"/>
                <w:szCs w:val="20"/>
              </w:rPr>
            </w:pPr>
            <w:r w:rsidDel="00000000" w:rsidR="00000000" w:rsidRPr="00000000">
              <w:rPr>
                <w:rtl w:val="0"/>
              </w:rPr>
            </w:r>
          </w:p>
        </w:tc>
        <w:tc>
          <w:tcPr>
            <w:shd w:fill="ffff00" w:val="clear"/>
          </w:tcPr>
          <w:p w:rsidR="00000000" w:rsidDel="00000000" w:rsidP="00000000" w:rsidRDefault="00000000" w:rsidRPr="00000000" w14:paraId="00001209">
            <w:pPr>
              <w:rPr>
                <w:sz w:val="20"/>
                <w:szCs w:val="20"/>
              </w:rPr>
            </w:pPr>
            <w:r w:rsidDel="00000000" w:rsidR="00000000" w:rsidRPr="00000000">
              <w:rPr>
                <w:sz w:val="20"/>
                <w:szCs w:val="20"/>
                <w:rtl w:val="0"/>
              </w:rPr>
              <w:t xml:space="preserve">Huawei-CDEF-BSSN-PoltekSSN</w:t>
            </w:r>
          </w:p>
        </w:tc>
        <w:tc>
          <w:tcPr>
            <w:shd w:fill="ffff00" w:val="clear"/>
          </w:tcPr>
          <w:p w:rsidR="00000000" w:rsidDel="00000000" w:rsidP="00000000" w:rsidRDefault="00000000" w:rsidRPr="00000000" w14:paraId="0000120A">
            <w:pPr>
              <w:jc w:val="center"/>
              <w:rPr>
                <w:sz w:val="20"/>
                <w:szCs w:val="20"/>
              </w:rPr>
            </w:pPr>
            <w:r w:rsidDel="00000000" w:rsidR="00000000" w:rsidRPr="00000000">
              <w:rPr>
                <w:sz w:val="20"/>
                <w:szCs w:val="20"/>
                <w:rtl w:val="0"/>
              </w:rPr>
              <w:t xml:space="preserve">I</w:t>
            </w:r>
          </w:p>
        </w:tc>
        <w:tc>
          <w:tcPr>
            <w:shd w:fill="ffff00" w:val="clear"/>
          </w:tcPr>
          <w:p w:rsidR="00000000" w:rsidDel="00000000" w:rsidP="00000000" w:rsidRDefault="00000000" w:rsidRPr="00000000" w14:paraId="0000120B">
            <w:pPr>
              <w:rPr>
                <w:sz w:val="20"/>
                <w:szCs w:val="20"/>
              </w:rPr>
            </w:pPr>
            <w:r w:rsidDel="00000000" w:rsidR="00000000" w:rsidRPr="00000000">
              <w:rPr>
                <w:rtl w:val="0"/>
              </w:rPr>
            </w:r>
          </w:p>
        </w:tc>
        <w:tc>
          <w:tcPr>
            <w:shd w:fill="ffff00" w:val="clear"/>
          </w:tcPr>
          <w:p w:rsidR="00000000" w:rsidDel="00000000" w:rsidP="00000000" w:rsidRDefault="00000000" w:rsidRPr="00000000" w14:paraId="0000120C">
            <w:pPr>
              <w:rPr>
                <w:sz w:val="20"/>
                <w:szCs w:val="20"/>
              </w:rPr>
            </w:pPr>
            <w:r w:rsidDel="00000000" w:rsidR="00000000" w:rsidRPr="00000000">
              <w:rPr>
                <w:rtl w:val="0"/>
              </w:rPr>
            </w:r>
          </w:p>
        </w:tc>
        <w:tc>
          <w:tcPr>
            <w:shd w:fill="ffff00" w:val="clear"/>
          </w:tcPr>
          <w:p w:rsidR="00000000" w:rsidDel="00000000" w:rsidP="00000000" w:rsidRDefault="00000000" w:rsidRPr="00000000" w14:paraId="0000120D">
            <w:pPr>
              <w:jc w:val="center"/>
              <w:rPr>
                <w:sz w:val="20"/>
                <w:szCs w:val="20"/>
              </w:rPr>
            </w:pPr>
            <w:r w:rsidDel="00000000" w:rsidR="00000000" w:rsidRPr="00000000">
              <w:rPr>
                <w:sz w:val="20"/>
                <w:szCs w:val="20"/>
                <w:rtl w:val="0"/>
              </w:rPr>
              <w:t xml:space="preserve">125</w:t>
            </w:r>
          </w:p>
        </w:tc>
        <w:tc>
          <w:tcPr>
            <w:shd w:fill="ffff00" w:val="clear"/>
          </w:tcPr>
          <w:p w:rsidR="00000000" w:rsidDel="00000000" w:rsidP="00000000" w:rsidRDefault="00000000" w:rsidRPr="00000000" w14:paraId="0000120E">
            <w:pPr>
              <w:rPr>
                <w:sz w:val="20"/>
                <w:szCs w:val="20"/>
              </w:rPr>
            </w:pPr>
            <w:r w:rsidDel="00000000" w:rsidR="00000000" w:rsidRPr="00000000">
              <w:rPr>
                <w:rtl w:val="0"/>
              </w:rPr>
            </w:r>
          </w:p>
        </w:tc>
        <w:tc>
          <w:tcPr>
            <w:shd w:fill="ffff00" w:val="clear"/>
          </w:tcPr>
          <w:p w:rsidR="00000000" w:rsidDel="00000000" w:rsidP="00000000" w:rsidRDefault="00000000" w:rsidRPr="00000000" w14:paraId="0000120F">
            <w:pPr>
              <w:rPr>
                <w:sz w:val="20"/>
                <w:szCs w:val="20"/>
              </w:rPr>
            </w:pPr>
            <w:hyperlink r:id="rId146">
              <w:r w:rsidDel="00000000" w:rsidR="00000000" w:rsidRPr="00000000">
                <w:rPr>
                  <w:color w:val="1155cc"/>
                  <w:sz w:val="20"/>
                  <w:szCs w:val="20"/>
                  <w:u w:val="single"/>
                  <w:rtl w:val="0"/>
                </w:rPr>
                <w:t xml:space="preserve">https://drive.google.com/drive/folders/1_Y7gKN1vcyR2eMWoi6eywQOmBGxgiPRi?usp=sharing</w:t>
              </w:r>
            </w:hyperlink>
            <w:r w:rsidDel="00000000" w:rsidR="00000000" w:rsidRPr="00000000">
              <w:rPr>
                <w:rtl w:val="0"/>
              </w:rPr>
            </w:r>
          </w:p>
          <w:p w:rsidR="00000000" w:rsidDel="00000000" w:rsidP="00000000" w:rsidRDefault="00000000" w:rsidRPr="00000000" w14:paraId="00001210">
            <w:pPr>
              <w:rPr>
                <w:sz w:val="20"/>
                <w:szCs w:val="20"/>
              </w:rPr>
            </w:pPr>
            <w:r w:rsidDel="00000000" w:rsidR="00000000" w:rsidRPr="00000000">
              <w:rPr>
                <w:rtl w:val="0"/>
              </w:rPr>
            </w:r>
          </w:p>
          <w:p w:rsidR="00000000" w:rsidDel="00000000" w:rsidP="00000000" w:rsidRDefault="00000000" w:rsidRPr="00000000" w14:paraId="00001211">
            <w:pPr>
              <w:rPr>
                <w:sz w:val="20"/>
                <w:szCs w:val="20"/>
              </w:rPr>
            </w:pPr>
            <w:hyperlink r:id="rId147">
              <w:r w:rsidDel="00000000" w:rsidR="00000000" w:rsidRPr="00000000">
                <w:rPr>
                  <w:color w:val="1155cc"/>
                  <w:sz w:val="20"/>
                  <w:szCs w:val="20"/>
                  <w:u w:val="single"/>
                  <w:rtl w:val="0"/>
                </w:rPr>
                <w:t xml:space="preserve">https://poltekssn.ac.id/wp-content/uploads/2024/12/101224_Buku_Kajian_Ketahanan_Keamanan_Siber_Manajemen_Kerentanan-1.pdf</w:t>
              </w:r>
            </w:hyperlink>
            <w:r w:rsidDel="00000000" w:rsidR="00000000" w:rsidRPr="00000000">
              <w:rPr>
                <w:rtl w:val="0"/>
              </w:rPr>
            </w:r>
          </w:p>
          <w:p w:rsidR="00000000" w:rsidDel="00000000" w:rsidP="00000000" w:rsidRDefault="00000000" w:rsidRPr="00000000" w14:paraId="00001212">
            <w:pPr>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14">
            <w:pPr>
              <w:rPr>
                <w:b w:val="1"/>
                <w:bCs w:val="1"/>
                <w:sz w:val="20"/>
                <w:szCs w:val="20"/>
              </w:rPr>
            </w:pPr>
            <w:r w:rsidDel="00000000" w:rsidR="00000000" w:rsidRPr="00000000">
              <w:rPr>
                <w:b w:val="1"/>
                <w:bCs w:val="1"/>
                <w:sz w:val="20"/>
                <w:szCs w:val="20"/>
                <w:rtl w:val="0"/>
              </w:rPr>
              <w:t xml:space="preserve">Susila </w:t>
            </w:r>
          </w:p>
          <w:p w:rsidR="00000000" w:rsidDel="00000000" w:rsidP="00000000" w:rsidRDefault="00000000" w:rsidRPr="00000000" w14:paraId="00001215">
            <w:pPr>
              <w:rPr>
                <w:b w:val="1"/>
                <w:bCs w:val="1"/>
                <w:sz w:val="20"/>
                <w:szCs w:val="20"/>
              </w:rPr>
            </w:pPr>
            <w:r w:rsidDel="00000000" w:rsidR="00000000" w:rsidRPr="00000000">
              <w:rPr>
                <w:b w:val="1"/>
                <w:bCs w:val="1"/>
                <w:sz w:val="20"/>
                <w:szCs w:val="20"/>
                <w:rtl w:val="0"/>
              </w:rPr>
              <w:t xml:space="preserve">Windarta</w:t>
            </w:r>
          </w:p>
        </w:tc>
        <w:tc>
          <w:tcPr>
            <w:shd w:fill="ffff00" w:val="clear"/>
          </w:tcPr>
          <w:p w:rsidR="00000000" w:rsidDel="00000000" w:rsidP="00000000" w:rsidRDefault="00000000" w:rsidRPr="00000000" w14:paraId="00001216">
            <w:pPr>
              <w:rPr>
                <w:b w:val="1"/>
                <w:bCs w:val="1"/>
                <w:sz w:val="20"/>
                <w:szCs w:val="20"/>
              </w:rPr>
            </w:pPr>
            <w:commentRangeStart w:id="18"/>
            <w:r w:rsidDel="00000000" w:rsidR="00000000" w:rsidRPr="00000000">
              <w:rPr>
                <w:b w:val="1"/>
                <w:bCs w:val="1"/>
                <w:sz w:val="20"/>
                <w:szCs w:val="20"/>
                <w:rtl w:val="0"/>
              </w:rPr>
              <w:t xml:space="preserve">Evaluating Compliance of</w:t>
            </w:r>
          </w:p>
          <w:p w:rsidR="00000000" w:rsidDel="00000000" w:rsidP="00000000" w:rsidRDefault="00000000" w:rsidRPr="00000000" w14:paraId="00001217">
            <w:pPr>
              <w:rPr>
                <w:b w:val="1"/>
                <w:bCs w:val="1"/>
                <w:sz w:val="20"/>
                <w:szCs w:val="20"/>
              </w:rPr>
            </w:pPr>
            <w:r w:rsidDel="00000000" w:rsidR="00000000" w:rsidRPr="00000000">
              <w:rPr>
                <w:b w:val="1"/>
                <w:bCs w:val="1"/>
                <w:sz w:val="20"/>
                <w:szCs w:val="20"/>
                <w:rtl w:val="0"/>
              </w:rPr>
              <w:t xml:space="preserve">the XYZ Ministry's Android</w:t>
            </w:r>
          </w:p>
          <w:p w:rsidR="00000000" w:rsidDel="00000000" w:rsidP="00000000" w:rsidRDefault="00000000" w:rsidRPr="00000000" w14:paraId="00001218">
            <w:pPr>
              <w:rPr>
                <w:b w:val="1"/>
                <w:bCs w:val="1"/>
                <w:sz w:val="20"/>
                <w:szCs w:val="20"/>
              </w:rPr>
            </w:pPr>
            <w:r w:rsidDel="00000000" w:rsidR="00000000" w:rsidRPr="00000000">
              <w:rPr>
                <w:b w:val="1"/>
                <w:bCs w:val="1"/>
                <w:sz w:val="20"/>
                <w:szCs w:val="20"/>
                <w:rtl w:val="0"/>
              </w:rPr>
              <w:t xml:space="preserve">Messaging Applications</w:t>
            </w:r>
          </w:p>
          <w:p w:rsidR="00000000" w:rsidDel="00000000" w:rsidP="00000000" w:rsidRDefault="00000000" w:rsidRPr="00000000" w14:paraId="00001219">
            <w:pPr>
              <w:rPr>
                <w:b w:val="1"/>
                <w:bCs w:val="1"/>
                <w:sz w:val="20"/>
                <w:szCs w:val="20"/>
              </w:rPr>
            </w:pPr>
            <w:r w:rsidDel="00000000" w:rsidR="00000000" w:rsidRPr="00000000">
              <w:rPr>
                <w:b w:val="1"/>
                <w:bCs w:val="1"/>
                <w:sz w:val="20"/>
                <w:szCs w:val="20"/>
                <w:rtl w:val="0"/>
              </w:rPr>
              <w:t xml:space="preserve">With OWASP MASVS : AComprehensive Case Study</w:t>
            </w:r>
            <w:commentRangeEnd w:id="18"/>
            <w:r w:rsidDel="00000000" w:rsidR="00000000" w:rsidRPr="00000000">
              <w:commentReference w:id="18"/>
            </w:r>
            <w:r w:rsidDel="00000000" w:rsidR="00000000" w:rsidRPr="00000000">
              <w:rPr>
                <w:rtl w:val="0"/>
              </w:rPr>
            </w:r>
          </w:p>
        </w:tc>
        <w:tc>
          <w:tcPr>
            <w:shd w:fill="ffff00" w:val="clear"/>
          </w:tcPr>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PSSN</w:t>
            </w:r>
            <w:r w:rsidDel="00000000" w:rsidR="00000000" w:rsidRPr="00000000">
              <w:rPr>
                <w:rtl w:val="0"/>
              </w:rPr>
            </w:r>
          </w:p>
        </w:tc>
        <w:tc>
          <w:tcPr>
            <w:shd w:fill="ffff00" w:val="clear"/>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shd w:fill="ffff00" w:val="clear"/>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shd w:fill="ffff00" w:val="clear"/>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48">
              <w:r w:rsidDel="00000000" w:rsidR="00000000" w:rsidRPr="00000000">
                <w:rPr>
                  <w:color w:val="1155cc"/>
                  <w:sz w:val="20"/>
                  <w:szCs w:val="20"/>
                  <w:u w:val="single"/>
                  <w:rtl w:val="0"/>
                </w:rPr>
                <w:t xml:space="preserve">https://drive.google.com/drive/folders/1miNb-SzpHxCizKY5uePtfbD7NMiZXvfE?usp=sharing</w:t>
              </w:r>
            </w:hyperlink>
            <w:r w:rsidDel="00000000" w:rsidR="00000000" w:rsidRPr="00000000">
              <w:rPr>
                <w:rtl w:val="0"/>
              </w:rPr>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24">
            <w:pPr>
              <w:rPr>
                <w:sz w:val="20"/>
                <w:szCs w:val="20"/>
              </w:rPr>
            </w:pPr>
            <w:r w:rsidDel="00000000" w:rsidR="00000000" w:rsidRPr="00000000">
              <w:rPr>
                <w:sz w:val="20"/>
                <w:szCs w:val="20"/>
                <w:rtl w:val="0"/>
              </w:rPr>
              <w:t xml:space="preserve">Susila Windarta</w:t>
            </w:r>
          </w:p>
        </w:tc>
        <w:tc>
          <w:tcPr>
            <w:shd w:fill="ffff00" w:val="clear"/>
          </w:tcPr>
          <w:p w:rsidR="00000000" w:rsidDel="00000000" w:rsidP="00000000" w:rsidRDefault="00000000" w:rsidRPr="00000000" w14:paraId="00001225">
            <w:pPr>
              <w:rPr>
                <w:sz w:val="20"/>
                <w:szCs w:val="20"/>
              </w:rPr>
            </w:pPr>
            <w:r w:rsidDel="00000000" w:rsidR="00000000" w:rsidRPr="00000000">
              <w:rPr>
                <w:sz w:val="20"/>
                <w:szCs w:val="20"/>
                <w:rtl w:val="0"/>
              </w:rPr>
              <w:t xml:space="preserve">Digital Artifact Analysis on</w:t>
            </w:r>
          </w:p>
          <w:p w:rsidR="00000000" w:rsidDel="00000000" w:rsidP="00000000" w:rsidRDefault="00000000" w:rsidRPr="00000000" w14:paraId="00001226">
            <w:pPr>
              <w:rPr>
                <w:sz w:val="20"/>
                <w:szCs w:val="20"/>
              </w:rPr>
            </w:pPr>
            <w:r w:rsidDel="00000000" w:rsidR="00000000" w:rsidRPr="00000000">
              <w:rPr>
                <w:sz w:val="20"/>
                <w:szCs w:val="20"/>
                <w:rtl w:val="0"/>
              </w:rPr>
              <w:t xml:space="preserve">Windows Subsystem for</w:t>
            </w:r>
          </w:p>
          <w:p w:rsidR="00000000" w:rsidDel="00000000" w:rsidP="00000000" w:rsidRDefault="00000000" w:rsidRPr="00000000" w14:paraId="00001227">
            <w:pPr>
              <w:rPr>
                <w:sz w:val="20"/>
                <w:szCs w:val="20"/>
              </w:rPr>
            </w:pPr>
            <w:r w:rsidDel="00000000" w:rsidR="00000000" w:rsidRPr="00000000">
              <w:rPr>
                <w:sz w:val="20"/>
                <w:szCs w:val="20"/>
                <w:rtl w:val="0"/>
              </w:rPr>
              <w:t xml:space="preserve">Android (WSA) based on intelligence (OSINT) skills</w:t>
            </w:r>
          </w:p>
          <w:p w:rsidR="00000000" w:rsidDel="00000000" w:rsidP="00000000" w:rsidRDefault="00000000" w:rsidRPr="00000000" w14:paraId="00001228">
            <w:pPr>
              <w:rPr>
                <w:sz w:val="20"/>
                <w:szCs w:val="20"/>
              </w:rPr>
            </w:pPr>
            <w:r w:rsidDel="00000000" w:rsidR="00000000" w:rsidRPr="00000000">
              <w:rPr>
                <w:sz w:val="20"/>
                <w:szCs w:val="20"/>
                <w:rtl w:val="0"/>
              </w:rPr>
              <w:t xml:space="preserve">on a website-based platform ISO/IEC 27037:2012 and</w:t>
            </w:r>
          </w:p>
          <w:p w:rsidR="00000000" w:rsidDel="00000000" w:rsidP="00000000" w:rsidRDefault="00000000" w:rsidRPr="00000000" w14:paraId="00001229">
            <w:pPr>
              <w:rPr>
                <w:sz w:val="20"/>
                <w:szCs w:val="20"/>
              </w:rPr>
            </w:pPr>
            <w:r w:rsidDel="00000000" w:rsidR="00000000" w:rsidRPr="00000000">
              <w:rPr>
                <w:sz w:val="20"/>
                <w:szCs w:val="20"/>
                <w:rtl w:val="0"/>
              </w:rPr>
              <w:t xml:space="preserve">ISO/IEC 27042:2015</w:t>
            </w:r>
          </w:p>
        </w:tc>
        <w:tc>
          <w:tcPr>
            <w:shd w:fill="ffff00" w:val="clear"/>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2024</w:t>
            </w: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33">
            <w:pPr>
              <w:rPr>
                <w:b w:val="1"/>
                <w:bCs w:val="1"/>
                <w:sz w:val="20"/>
                <w:szCs w:val="20"/>
              </w:rPr>
            </w:pPr>
            <w:r w:rsidDel="00000000" w:rsidR="00000000" w:rsidRPr="00000000">
              <w:rPr>
                <w:b w:val="1"/>
                <w:bCs w:val="1"/>
                <w:sz w:val="20"/>
                <w:szCs w:val="20"/>
                <w:rtl w:val="0"/>
              </w:rPr>
              <w:t xml:space="preserve">Susila Windarta</w:t>
            </w:r>
          </w:p>
        </w:tc>
        <w:tc>
          <w:tcPr>
            <w:shd w:fill="ffff00" w:val="clear"/>
          </w:tcPr>
          <w:p w:rsidR="00000000" w:rsidDel="00000000" w:rsidP="00000000" w:rsidRDefault="00000000" w:rsidRPr="00000000" w14:paraId="00001234">
            <w:pPr>
              <w:rPr>
                <w:b w:val="1"/>
                <w:bCs w:val="1"/>
                <w:sz w:val="20"/>
                <w:szCs w:val="20"/>
              </w:rPr>
            </w:pPr>
            <w:r w:rsidDel="00000000" w:rsidR="00000000" w:rsidRPr="00000000">
              <w:rPr>
                <w:b w:val="1"/>
                <w:bCs w:val="1"/>
                <w:sz w:val="20"/>
                <w:szCs w:val="20"/>
                <w:rtl w:val="0"/>
              </w:rPr>
              <w:t xml:space="preserve">Combining STRIDE and Penetration Testing for Improved Web Application Security: A Case Study on Stored XSS Vulnerabilities</w:t>
            </w:r>
          </w:p>
        </w:tc>
        <w:tc>
          <w:tcPr>
            <w:shd w:fill="ffff00" w:val="clear"/>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PSSN</w:t>
            </w:r>
            <w:r w:rsidDel="00000000" w:rsidR="00000000" w:rsidRPr="00000000">
              <w:rPr>
                <w:rtl w:val="0"/>
              </w:rPr>
            </w:r>
          </w:p>
        </w:tc>
        <w:tc>
          <w:tcPr>
            <w:shd w:fill="ffff00" w:val="clear"/>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w:t>
            </w:r>
            <w:r w:rsidDel="00000000" w:rsidR="00000000" w:rsidRPr="00000000">
              <w:rPr>
                <w:rtl w:val="0"/>
              </w:rPr>
            </w:r>
          </w:p>
        </w:tc>
        <w:tc>
          <w:tcPr>
            <w:shd w:fill="ffff00" w:val="clear"/>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2,75</w:t>
            </w:r>
            <w:r w:rsidDel="00000000" w:rsidR="00000000" w:rsidRPr="00000000">
              <w:rPr>
                <w:rtl w:val="0"/>
              </w:rPr>
            </w:r>
          </w:p>
        </w:tc>
        <w:tc>
          <w:tcPr>
            <w:shd w:fill="ffff00" w:val="clear"/>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49">
              <w:r w:rsidDel="00000000" w:rsidR="00000000" w:rsidRPr="00000000">
                <w:rPr>
                  <w:color w:val="1155cc"/>
                  <w:sz w:val="20"/>
                  <w:szCs w:val="20"/>
                  <w:u w:val="single"/>
                  <w:rtl w:val="0"/>
                </w:rPr>
                <w:t xml:space="preserve">https://drive.google.com/drive/folders/11BuDpqcIS4Ja7u0uGed4IoYXxFAbj-8Y?usp=sharing</w:t>
              </w:r>
            </w:hyperlink>
            <w:r w:rsidDel="00000000" w:rsidR="00000000" w:rsidRPr="00000000">
              <w:rPr>
                <w:rtl w:val="0"/>
              </w:rPr>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4.94140625" w:hRule="atLeast"/>
          <w:tblHeader w:val="0"/>
        </w:trPr>
        <w:tc>
          <w:tcPr>
            <w:shd w:fill="ffff00" w:val="clear"/>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3F">
            <w:pPr>
              <w:rPr>
                <w:sz w:val="20"/>
                <w:szCs w:val="20"/>
              </w:rPr>
            </w:pPr>
            <w:r w:rsidDel="00000000" w:rsidR="00000000" w:rsidRPr="00000000">
              <w:rPr>
                <w:sz w:val="20"/>
                <w:szCs w:val="20"/>
                <w:rtl w:val="0"/>
              </w:rPr>
              <w:t xml:space="preserve">Tiyas Yulita</w:t>
            </w:r>
          </w:p>
        </w:tc>
        <w:tc>
          <w:tcPr>
            <w:shd w:fill="ffff00" w:val="clear"/>
          </w:tcPr>
          <w:p w:rsidR="00000000" w:rsidDel="00000000" w:rsidP="00000000" w:rsidRDefault="00000000" w:rsidRPr="00000000" w14:paraId="00001240">
            <w:pPr>
              <w:rPr>
                <w:sz w:val="20"/>
                <w:szCs w:val="20"/>
              </w:rPr>
            </w:pPr>
            <w:r w:rsidDel="00000000" w:rsidR="00000000" w:rsidRPr="00000000">
              <w:rPr>
                <w:sz w:val="20"/>
                <w:szCs w:val="20"/>
                <w:rtl w:val="0"/>
              </w:rPr>
              <w:t xml:space="preserve">InnerCheck:A New</w:t>
            </w:r>
          </w:p>
          <w:p w:rsidR="00000000" w:rsidDel="00000000" w:rsidP="00000000" w:rsidRDefault="00000000" w:rsidRPr="00000000" w14:paraId="00001241">
            <w:pPr>
              <w:rPr>
                <w:sz w:val="20"/>
                <w:szCs w:val="20"/>
              </w:rPr>
            </w:pPr>
            <w:r w:rsidDel="00000000" w:rsidR="00000000" w:rsidRPr="00000000">
              <w:rPr>
                <w:sz w:val="20"/>
                <w:szCs w:val="20"/>
                <w:rtl w:val="0"/>
              </w:rPr>
              <w:t xml:space="preserve">Breakthrough for Early</w:t>
            </w:r>
          </w:p>
          <w:p w:rsidR="00000000" w:rsidDel="00000000" w:rsidP="00000000" w:rsidRDefault="00000000" w:rsidRPr="00000000" w14:paraId="00001242">
            <w:pPr>
              <w:rPr>
                <w:sz w:val="20"/>
                <w:szCs w:val="20"/>
              </w:rPr>
            </w:pPr>
            <w:r w:rsidDel="00000000" w:rsidR="00000000" w:rsidRPr="00000000">
              <w:rPr>
                <w:sz w:val="20"/>
                <w:szCs w:val="20"/>
                <w:rtl w:val="0"/>
              </w:rPr>
              <w:t xml:space="preserve">Detection of Mental Health</w:t>
            </w:r>
          </w:p>
        </w:tc>
        <w:tc>
          <w:tcPr>
            <w:shd w:fill="ffff00" w:val="clear"/>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ffff00" w:val="clear"/>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50">
              <w:r w:rsidDel="00000000" w:rsidR="00000000" w:rsidRPr="00000000">
                <w:rPr>
                  <w:color w:val="1155cc"/>
                  <w:sz w:val="20"/>
                  <w:szCs w:val="20"/>
                  <w:u w:val="single"/>
                  <w:rtl w:val="0"/>
                </w:rPr>
                <w:t xml:space="preserve">https://ieeexplore.ieee.org/abstract/document/10276558/</w:t>
              </w:r>
            </w:hyperlink>
            <w:r w:rsidDel="00000000" w:rsidR="00000000" w:rsidRPr="00000000">
              <w:rPr>
                <w:rtl w:val="0"/>
              </w:rPr>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4D">
            <w:pPr>
              <w:rPr>
                <w:sz w:val="20"/>
                <w:szCs w:val="20"/>
              </w:rPr>
            </w:pPr>
            <w:r w:rsidDel="00000000" w:rsidR="00000000" w:rsidRPr="00000000">
              <w:rPr>
                <w:rtl w:val="0"/>
              </w:rPr>
            </w:r>
          </w:p>
        </w:tc>
        <w:tc>
          <w:tcPr>
            <w:shd w:fill="ffff00" w:val="clear"/>
          </w:tcPr>
          <w:p w:rsidR="00000000" w:rsidDel="00000000" w:rsidP="00000000" w:rsidRDefault="00000000" w:rsidRPr="00000000" w14:paraId="0000124E">
            <w:pPr>
              <w:rPr>
                <w:sz w:val="20"/>
                <w:szCs w:val="20"/>
              </w:rPr>
            </w:pPr>
            <w:r w:rsidDel="00000000" w:rsidR="00000000" w:rsidRPr="00000000">
              <w:rPr>
                <w:rtl w:val="0"/>
              </w:rPr>
            </w:r>
          </w:p>
        </w:tc>
        <w:tc>
          <w:tcPr>
            <w:shd w:fill="ffff00" w:val="clear"/>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fff00" w:val="clear"/>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58">
            <w:pPr>
              <w:rPr>
                <w:color w:val="ff0000"/>
                <w:sz w:val="20"/>
                <w:szCs w:val="20"/>
              </w:rPr>
            </w:pPr>
            <w:r w:rsidDel="00000000" w:rsidR="00000000" w:rsidRPr="00000000">
              <w:rPr>
                <w:color w:val="ff0000"/>
                <w:sz w:val="20"/>
                <w:szCs w:val="20"/>
                <w:rtl w:val="0"/>
              </w:rPr>
              <w:t xml:space="preserve">(</w:t>
            </w:r>
            <w:commentRangeStart w:id="19"/>
            <w:r w:rsidDel="00000000" w:rsidR="00000000" w:rsidRPr="00000000">
              <w:rPr>
                <w:color w:val="ff0000"/>
                <w:sz w:val="20"/>
                <w:szCs w:val="20"/>
                <w:rtl w:val="0"/>
              </w:rPr>
              <w:t xml:space="preserve">Bukan Ketua dan Belum tercatat)</w:t>
            </w:r>
            <w:commentRangeEnd w:id="19"/>
            <w:r w:rsidDel="00000000" w:rsidR="00000000" w:rsidRPr="00000000">
              <w:commentReference w:id="19"/>
            </w:r>
            <w:r w:rsidDel="00000000" w:rsidR="00000000" w:rsidRPr="00000000">
              <w:rPr>
                <w:rtl w:val="0"/>
              </w:rPr>
            </w:r>
          </w:p>
        </w:tc>
        <w:tc>
          <w:tcPr>
            <w:shd w:fill="ffff00" w:val="clear"/>
          </w:tcPr>
          <w:p w:rsidR="00000000" w:rsidDel="00000000" w:rsidP="00000000" w:rsidRDefault="00000000" w:rsidRPr="00000000" w14:paraId="00001259">
            <w:pPr>
              <w:rPr>
                <w:sz w:val="20"/>
                <w:szCs w:val="20"/>
              </w:rPr>
            </w:pPr>
            <w:r w:rsidDel="00000000" w:rsidR="00000000" w:rsidRPr="00000000">
              <w:rPr>
                <w:rtl w:val="0"/>
              </w:rPr>
            </w:r>
          </w:p>
        </w:tc>
        <w:tc>
          <w:tcPr>
            <w:shd w:fill="ffff00" w:val="clear"/>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fff00" w:val="clear"/>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63">
            <w:pPr>
              <w:rPr>
                <w:sz w:val="20"/>
                <w:szCs w:val="20"/>
              </w:rPr>
            </w:pPr>
            <w:r w:rsidDel="00000000" w:rsidR="00000000" w:rsidRPr="00000000">
              <w:rPr>
                <w:sz w:val="20"/>
                <w:szCs w:val="20"/>
                <w:rtl w:val="0"/>
              </w:rPr>
              <w:t xml:space="preserve">Santi Indarjani</w:t>
            </w:r>
          </w:p>
        </w:tc>
        <w:tc>
          <w:tcPr>
            <w:shd w:fill="ffff00" w:val="clear"/>
          </w:tcPr>
          <w:p w:rsidR="00000000" w:rsidDel="00000000" w:rsidP="00000000" w:rsidRDefault="00000000" w:rsidRPr="00000000" w14:paraId="00001264">
            <w:pPr>
              <w:rPr>
                <w:sz w:val="20"/>
                <w:szCs w:val="20"/>
              </w:rPr>
            </w:pPr>
            <w:r w:rsidDel="00000000" w:rsidR="00000000" w:rsidRPr="00000000">
              <w:rPr>
                <w:sz w:val="20"/>
                <w:szCs w:val="20"/>
                <w:rtl w:val="0"/>
              </w:rPr>
              <w:t xml:space="preserve">Skema Threshold Secret</w:t>
            </w:r>
          </w:p>
          <w:p w:rsidR="00000000" w:rsidDel="00000000" w:rsidP="00000000" w:rsidRDefault="00000000" w:rsidRPr="00000000" w14:paraId="00001265">
            <w:pPr>
              <w:rPr>
                <w:sz w:val="20"/>
                <w:szCs w:val="20"/>
              </w:rPr>
            </w:pPr>
            <w:r w:rsidDel="00000000" w:rsidR="00000000" w:rsidRPr="00000000">
              <w:rPr>
                <w:sz w:val="20"/>
                <w:szCs w:val="20"/>
                <w:rtl w:val="0"/>
              </w:rPr>
              <w:t xml:space="preserve">Sharing dengan Struktur</w:t>
            </w:r>
          </w:p>
          <w:p w:rsidR="00000000" w:rsidDel="00000000" w:rsidP="00000000" w:rsidRDefault="00000000" w:rsidRPr="00000000" w14:paraId="00001266">
            <w:pPr>
              <w:rPr>
                <w:sz w:val="20"/>
                <w:szCs w:val="20"/>
              </w:rPr>
            </w:pPr>
            <w:r w:rsidDel="00000000" w:rsidR="00000000" w:rsidRPr="00000000">
              <w:rPr>
                <w:sz w:val="20"/>
                <w:szCs w:val="20"/>
                <w:rtl w:val="0"/>
              </w:rPr>
              <w:t xml:space="preserve">Akses Hierarkis pada</w:t>
            </w:r>
          </w:p>
          <w:p w:rsidR="00000000" w:rsidDel="00000000" w:rsidP="00000000" w:rsidRDefault="00000000" w:rsidRPr="00000000" w14:paraId="00001267">
            <w:pPr>
              <w:rPr>
                <w:sz w:val="20"/>
                <w:szCs w:val="20"/>
              </w:rPr>
            </w:pPr>
            <w:r w:rsidDel="00000000" w:rsidR="00000000" w:rsidRPr="00000000">
              <w:rPr>
                <w:sz w:val="20"/>
                <w:szCs w:val="20"/>
                <w:rtl w:val="0"/>
              </w:rPr>
              <w:t xml:space="preserve">ECDSA</w:t>
            </w:r>
          </w:p>
        </w:tc>
        <w:tc>
          <w:tcPr>
            <w:shd w:fill="ffff00" w:val="clear"/>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2024</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Ketua: Mareta</w:t>
            </w:r>
          </w:p>
        </w:tc>
      </w:tr>
      <w:tr>
        <w:trPr>
          <w:cantSplit w:val="0"/>
          <w:trHeight w:val="290" w:hRule="atLeast"/>
          <w:tblHeader w:val="0"/>
        </w:trPr>
        <w:tc>
          <w:tcPr>
            <w:shd w:fill="ffff00" w:val="clear"/>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72">
            <w:pPr>
              <w:rPr>
                <w:sz w:val="20"/>
                <w:szCs w:val="20"/>
              </w:rPr>
            </w:pPr>
            <w:r w:rsidDel="00000000" w:rsidR="00000000" w:rsidRPr="00000000">
              <w:rPr>
                <w:rtl w:val="0"/>
              </w:rPr>
            </w:r>
          </w:p>
        </w:tc>
        <w:tc>
          <w:tcPr>
            <w:shd w:fill="ffff00" w:val="clear"/>
          </w:tcPr>
          <w:p w:rsidR="00000000" w:rsidDel="00000000" w:rsidP="00000000" w:rsidRDefault="00000000" w:rsidRPr="00000000" w14:paraId="00001273">
            <w:pPr>
              <w:rPr>
                <w:sz w:val="20"/>
                <w:szCs w:val="20"/>
              </w:rPr>
            </w:pPr>
            <w:r w:rsidDel="00000000" w:rsidR="00000000" w:rsidRPr="00000000">
              <w:rPr>
                <w:rtl w:val="0"/>
              </w:rPr>
            </w:r>
          </w:p>
        </w:tc>
        <w:tc>
          <w:tcPr>
            <w:shd w:fill="ffff00" w:val="clear"/>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fff00" w:val="clear"/>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 Budiarto hadiprakoso</w:t>
            </w:r>
            <w:r w:rsidDel="00000000" w:rsidR="00000000" w:rsidRPr="00000000">
              <w:rPr>
                <w:rtl w:val="0"/>
              </w:rPr>
            </w:r>
          </w:p>
        </w:tc>
        <w:tc>
          <w:tcPr>
            <w:shd w:fill="ffff00" w:val="clear"/>
          </w:tcPr>
          <w:p w:rsidR="00000000" w:rsidDel="00000000" w:rsidP="00000000" w:rsidRDefault="00000000" w:rsidRPr="00000000" w14:paraId="0000127E">
            <w:pPr>
              <w:rPr>
                <w:sz w:val="20"/>
                <w:szCs w:val="20"/>
              </w:rPr>
            </w:pPr>
            <w:r w:rsidDel="00000000" w:rsidR="00000000" w:rsidRPr="00000000">
              <w:rPr>
                <w:sz w:val="20"/>
                <w:szCs w:val="20"/>
                <w:rtl w:val="0"/>
              </w:rPr>
              <w:t xml:space="preserve">Aplikasi Web Single Sign</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w:t>
            </w:r>
          </w:p>
        </w:tc>
        <w:tc>
          <w:tcPr>
            <w:shd w:fill="ffff00" w:val="clear"/>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shd w:fill="ffff00" w:val="clear"/>
          </w:tcPr>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2024</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Ketua: Herman</w:t>
            </w:r>
          </w:p>
        </w:tc>
      </w:tr>
      <w:tr>
        <w:trPr>
          <w:cantSplit w:val="0"/>
          <w:trHeight w:val="292" w:hRule="atLeast"/>
          <w:tblHeader w:val="0"/>
        </w:trPr>
        <w:tc>
          <w:tcPr>
            <w:shd w:fill="ffff00" w:val="clear"/>
          </w:tcPr>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 Budiarto hadiprakoso</w:t>
            </w:r>
            <w:r w:rsidDel="00000000" w:rsidR="00000000" w:rsidRPr="00000000">
              <w:rPr>
                <w:rtl w:val="0"/>
              </w:rPr>
            </w:r>
          </w:p>
        </w:tc>
        <w:tc>
          <w:tcPr>
            <w:shd w:fill="ffff00" w:val="clear"/>
          </w:tcPr>
          <w:p w:rsidR="00000000" w:rsidDel="00000000" w:rsidP="00000000" w:rsidRDefault="00000000" w:rsidRPr="00000000" w14:paraId="0000128B">
            <w:pPr>
              <w:rPr>
                <w:sz w:val="20"/>
                <w:szCs w:val="20"/>
              </w:rPr>
            </w:pPr>
            <w:r w:rsidDel="00000000" w:rsidR="00000000" w:rsidRPr="00000000">
              <w:rPr>
                <w:sz w:val="20"/>
                <w:szCs w:val="20"/>
                <w:rtl w:val="0"/>
              </w:rPr>
              <w:t xml:space="preserve">Performance and Security</w:t>
            </w:r>
          </w:p>
          <w:p w:rsidR="00000000" w:rsidDel="00000000" w:rsidP="00000000" w:rsidRDefault="00000000" w:rsidRPr="00000000" w14:paraId="0000128C">
            <w:pPr>
              <w:rPr>
                <w:sz w:val="20"/>
                <w:szCs w:val="20"/>
              </w:rPr>
            </w:pPr>
            <w:r w:rsidDel="00000000" w:rsidR="00000000" w:rsidRPr="00000000">
              <w:rPr>
                <w:sz w:val="20"/>
                <w:szCs w:val="20"/>
                <w:rtl w:val="0"/>
              </w:rPr>
              <w:t xml:space="preserve">Comparison of Json Web</w:t>
            </w:r>
          </w:p>
          <w:p w:rsidR="00000000" w:rsidDel="00000000" w:rsidP="00000000" w:rsidRDefault="00000000" w:rsidRPr="00000000" w14:paraId="0000128D">
            <w:pPr>
              <w:rPr>
                <w:sz w:val="20"/>
                <w:szCs w:val="20"/>
              </w:rPr>
            </w:pPr>
            <w:r w:rsidDel="00000000" w:rsidR="00000000" w:rsidRPr="00000000">
              <w:rPr>
                <w:sz w:val="20"/>
                <w:szCs w:val="20"/>
                <w:rtl w:val="0"/>
              </w:rPr>
              <w:t xml:space="preserve">Tokens (JWT) and Platform</w:t>
            </w:r>
          </w:p>
          <w:p w:rsidR="00000000" w:rsidDel="00000000" w:rsidP="00000000" w:rsidRDefault="00000000" w:rsidRPr="00000000" w14:paraId="0000128E">
            <w:pPr>
              <w:rPr>
                <w:sz w:val="20"/>
                <w:szCs w:val="20"/>
              </w:rPr>
            </w:pPr>
            <w:r w:rsidDel="00000000" w:rsidR="00000000" w:rsidRPr="00000000">
              <w:rPr>
                <w:sz w:val="20"/>
                <w:szCs w:val="20"/>
                <w:rtl w:val="0"/>
              </w:rPr>
              <w:t xml:space="preserve">Agnostic SecurityTokens</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(PASETO) on RESTful APIs</w:t>
            </w:r>
          </w:p>
        </w:tc>
        <w:tc>
          <w:tcPr>
            <w:shd w:fill="ffff00" w:val="clear"/>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shd w:fill="ffff00" w:val="clear"/>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Ketua: Herman</w:t>
            </w:r>
          </w:p>
        </w:tc>
      </w:tr>
      <w:tr>
        <w:trPr>
          <w:cantSplit w:val="0"/>
          <w:trHeight w:val="292" w:hRule="atLeast"/>
          <w:tblHeader w:val="0"/>
        </w:trPr>
        <w:tc>
          <w:tcPr>
            <w:shd w:fill="ffff00" w:val="clear"/>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Nanang Trainto</w:t>
            </w:r>
          </w:p>
        </w:tc>
        <w:tc>
          <w:tcPr>
            <w:shd w:fill="ffff00" w:val="clear"/>
          </w:tcPr>
          <w:p w:rsidR="00000000" w:rsidDel="00000000" w:rsidP="00000000" w:rsidRDefault="00000000" w:rsidRPr="00000000" w14:paraId="0000129B">
            <w:pPr>
              <w:rPr>
                <w:sz w:val="20"/>
                <w:szCs w:val="20"/>
              </w:rPr>
            </w:pPr>
            <w:r w:rsidDel="00000000" w:rsidR="00000000" w:rsidRPr="00000000">
              <w:rPr>
                <w:sz w:val="20"/>
                <w:szCs w:val="20"/>
                <w:rtl w:val="0"/>
              </w:rPr>
              <w:t xml:space="preserve">Tailoringe-Government's ICT</w:t>
            </w:r>
          </w:p>
          <w:p w:rsidR="00000000" w:rsidDel="00000000" w:rsidP="00000000" w:rsidRDefault="00000000" w:rsidRPr="00000000" w14:paraId="0000129C">
            <w:pPr>
              <w:rPr>
                <w:sz w:val="20"/>
                <w:szCs w:val="20"/>
              </w:rPr>
            </w:pPr>
            <w:r w:rsidDel="00000000" w:rsidR="00000000" w:rsidRPr="00000000">
              <w:rPr>
                <w:sz w:val="20"/>
                <w:szCs w:val="20"/>
                <w:rtl w:val="0"/>
              </w:rPr>
              <w:t xml:space="preserve">Readiness for Business</w:t>
            </w:r>
          </w:p>
          <w:p w:rsidR="00000000" w:rsidDel="00000000" w:rsidP="00000000" w:rsidRDefault="00000000" w:rsidRPr="00000000" w14:paraId="0000129D">
            <w:pPr>
              <w:rPr>
                <w:sz w:val="20"/>
                <w:szCs w:val="20"/>
              </w:rPr>
            </w:pPr>
            <w:r w:rsidDel="00000000" w:rsidR="00000000" w:rsidRPr="00000000">
              <w:rPr>
                <w:sz w:val="20"/>
                <w:szCs w:val="20"/>
                <w:rtl w:val="0"/>
              </w:rPr>
              <w:t xml:space="preserve">Continuity based on Cyber-</w:t>
            </w:r>
          </w:p>
          <w:p w:rsidR="00000000" w:rsidDel="00000000" w:rsidP="00000000" w:rsidRDefault="00000000" w:rsidRPr="00000000" w14:paraId="0000129E">
            <w:pPr>
              <w:rPr>
                <w:sz w:val="20"/>
                <w:szCs w:val="20"/>
              </w:rPr>
            </w:pPr>
            <w:r w:rsidDel="00000000" w:rsidR="00000000" w:rsidRPr="00000000">
              <w:rPr>
                <w:sz w:val="20"/>
                <w:szCs w:val="20"/>
                <w:rtl w:val="0"/>
              </w:rPr>
              <w:t xml:space="preserve">Risk Approach</w:t>
            </w:r>
          </w:p>
        </w:tc>
        <w:tc>
          <w:tcPr>
            <w:shd w:fill="ffff00" w:val="clear"/>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ffff00" w:val="clear"/>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fff00" w:val="clear"/>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Ketua: Obrina</w:t>
            </w:r>
          </w:p>
        </w:tc>
      </w:tr>
      <w:tr>
        <w:trPr>
          <w:cantSplit w:val="0"/>
          <w:trHeight w:val="292" w:hRule="atLeast"/>
          <w:tblHeader w:val="0"/>
        </w:trPr>
        <w:tc>
          <w:tcPr>
            <w:shd w:fill="ffff00" w:val="clear"/>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Arizal</w:t>
            </w:r>
          </w:p>
        </w:tc>
        <w:tc>
          <w:tcPr>
            <w:shd w:fill="ffff00" w:val="clear"/>
          </w:tcPr>
          <w:p w:rsidR="00000000" w:rsidDel="00000000" w:rsidP="00000000" w:rsidRDefault="00000000" w:rsidRPr="00000000" w14:paraId="000012AA">
            <w:pPr>
              <w:rPr>
                <w:sz w:val="20"/>
                <w:szCs w:val="20"/>
              </w:rPr>
            </w:pPr>
            <w:r w:rsidDel="00000000" w:rsidR="00000000" w:rsidRPr="00000000">
              <w:rPr>
                <w:sz w:val="20"/>
                <w:szCs w:val="20"/>
                <w:rtl w:val="0"/>
              </w:rPr>
              <w:t xml:space="preserve">Pengukuran Indeks Literasi</w:t>
            </w:r>
          </w:p>
          <w:p w:rsidR="00000000" w:rsidDel="00000000" w:rsidP="00000000" w:rsidRDefault="00000000" w:rsidRPr="00000000" w14:paraId="000012AB">
            <w:pPr>
              <w:rPr>
                <w:sz w:val="20"/>
                <w:szCs w:val="20"/>
              </w:rPr>
            </w:pPr>
            <w:r w:rsidDel="00000000" w:rsidR="00000000" w:rsidRPr="00000000">
              <w:rPr>
                <w:sz w:val="20"/>
                <w:szCs w:val="20"/>
                <w:rtl w:val="0"/>
              </w:rPr>
              <w:t xml:space="preserve">Digital Pelajar Sekolah</w:t>
            </w:r>
          </w:p>
          <w:p w:rsidR="00000000" w:rsidDel="00000000" w:rsidP="00000000" w:rsidRDefault="00000000" w:rsidRPr="00000000" w14:paraId="000012AC">
            <w:pPr>
              <w:rPr>
                <w:sz w:val="20"/>
                <w:szCs w:val="20"/>
              </w:rPr>
            </w:pPr>
            <w:r w:rsidDel="00000000" w:rsidR="00000000" w:rsidRPr="00000000">
              <w:rPr>
                <w:sz w:val="20"/>
                <w:szCs w:val="20"/>
                <w:rtl w:val="0"/>
              </w:rPr>
              <w:t xml:space="preserve">Menengah Atas atau</w:t>
            </w:r>
          </w:p>
          <w:p w:rsidR="00000000" w:rsidDel="00000000" w:rsidP="00000000" w:rsidRDefault="00000000" w:rsidRPr="00000000" w14:paraId="000012AD">
            <w:pPr>
              <w:rPr>
                <w:sz w:val="20"/>
                <w:szCs w:val="20"/>
              </w:rPr>
            </w:pPr>
            <w:r w:rsidDel="00000000" w:rsidR="00000000" w:rsidRPr="00000000">
              <w:rPr>
                <w:sz w:val="20"/>
                <w:szCs w:val="20"/>
                <w:rtl w:val="0"/>
              </w:rPr>
              <w:t xml:space="preserve">Sederajat di Kabupaten</w:t>
            </w:r>
          </w:p>
          <w:p w:rsidR="00000000" w:rsidDel="00000000" w:rsidP="00000000" w:rsidRDefault="00000000" w:rsidRPr="00000000" w14:paraId="000012AE">
            <w:pPr>
              <w:rPr>
                <w:sz w:val="20"/>
                <w:szCs w:val="20"/>
              </w:rPr>
            </w:pPr>
            <w:r w:rsidDel="00000000" w:rsidR="00000000" w:rsidRPr="00000000">
              <w:rPr>
                <w:sz w:val="20"/>
                <w:szCs w:val="20"/>
                <w:rtl w:val="0"/>
              </w:rPr>
              <w:t xml:space="preserve">Bogor</w:t>
            </w:r>
          </w:p>
        </w:tc>
        <w:tc>
          <w:tcPr>
            <w:shd w:fill="ffff00" w:val="clear"/>
          </w:tcPr>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ffff00" w:val="clear"/>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fff00" w:val="clear"/>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2024</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Ketua: Rizka</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Anggota DTPR lain: Magfirawaty, Dion, Agus, Fetty</w:t>
            </w:r>
          </w:p>
        </w:tc>
      </w:tr>
      <w:tr>
        <w:trPr>
          <w:cantSplit w:val="0"/>
          <w:trHeight w:val="290" w:hRule="atLeast"/>
          <w:tblHeader w:val="0"/>
        </w:trPr>
        <w:tc>
          <w:tcPr>
            <w:shd w:fill="ffff00" w:val="clear"/>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Jeckson Sidabutar</w:t>
            </w:r>
            <w:r w:rsidDel="00000000" w:rsidR="00000000" w:rsidRPr="00000000">
              <w:rPr>
                <w:rtl w:val="0"/>
              </w:rPr>
            </w:r>
          </w:p>
        </w:tc>
        <w:tc>
          <w:tcPr>
            <w:shd w:fill="ffff00" w:val="clear"/>
          </w:tcPr>
          <w:p w:rsidR="00000000" w:rsidDel="00000000" w:rsidP="00000000" w:rsidRDefault="00000000" w:rsidRPr="00000000" w14:paraId="000012BB">
            <w:pPr>
              <w:rPr>
                <w:sz w:val="20"/>
                <w:szCs w:val="20"/>
              </w:rPr>
            </w:pPr>
            <w:r w:rsidDel="00000000" w:rsidR="00000000" w:rsidRPr="00000000">
              <w:rPr>
                <w:sz w:val="20"/>
                <w:szCs w:val="20"/>
                <w:rtl w:val="0"/>
              </w:rPr>
              <w:t xml:space="preserve">Analysis Comparative of</w:t>
            </w:r>
          </w:p>
          <w:p w:rsidR="00000000" w:rsidDel="00000000" w:rsidP="00000000" w:rsidRDefault="00000000" w:rsidRPr="00000000" w14:paraId="000012BC">
            <w:pPr>
              <w:rPr>
                <w:sz w:val="20"/>
                <w:szCs w:val="20"/>
              </w:rPr>
            </w:pPr>
            <w:r w:rsidDel="00000000" w:rsidR="00000000" w:rsidRPr="00000000">
              <w:rPr>
                <w:sz w:val="20"/>
                <w:szCs w:val="20"/>
                <w:rtl w:val="0"/>
              </w:rPr>
              <w:t xml:space="preserve">Recovery Tools For Digital</w:t>
            </w:r>
          </w:p>
          <w:p w:rsidR="00000000" w:rsidDel="00000000" w:rsidP="00000000" w:rsidRDefault="00000000" w:rsidRPr="00000000" w14:paraId="000012BD">
            <w:pPr>
              <w:rPr>
                <w:sz w:val="20"/>
                <w:szCs w:val="20"/>
              </w:rPr>
            </w:pPr>
            <w:r w:rsidDel="00000000" w:rsidR="00000000" w:rsidRPr="00000000">
              <w:rPr>
                <w:sz w:val="20"/>
                <w:szCs w:val="20"/>
                <w:rtl w:val="0"/>
              </w:rPr>
              <w:t xml:space="preserve">Forensic Evidence Using</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NIST Framework 800-101 R1</w:t>
            </w:r>
          </w:p>
        </w:tc>
        <w:tc>
          <w:tcPr>
            <w:shd w:fill="ffff00" w:val="clear"/>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shd w:fill="ffff00" w:val="clear"/>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2023</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Ketua: Nurul</w:t>
            </w:r>
          </w:p>
        </w:tc>
      </w:tr>
      <w:tr>
        <w:trPr>
          <w:cantSplit w:val="0"/>
          <w:trHeight w:val="290" w:hRule="atLeast"/>
          <w:tblHeader w:val="0"/>
        </w:trPr>
        <w:tc>
          <w:tcPr>
            <w:shd w:fill="ffff00" w:val="clear"/>
          </w:tcPr>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fff00" w:val="clear"/>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fff00" w:val="clear"/>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 w:firstLine="0"/>
              <w:jc w:val="righ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D4">
            <w:pPr>
              <w:rPr>
                <w:sz w:val="20"/>
                <w:szCs w:val="20"/>
              </w:rPr>
            </w:pPr>
            <w:r w:rsidDel="00000000" w:rsidR="00000000" w:rsidRPr="00000000">
              <w:rPr>
                <w:rtl w:val="0"/>
              </w:rPr>
            </w:r>
          </w:p>
        </w:tc>
        <w:tc>
          <w:tcPr>
            <w:shd w:fill="ffff00" w:val="clear"/>
          </w:tcPr>
          <w:p w:rsidR="00000000" w:rsidDel="00000000" w:rsidP="00000000" w:rsidRDefault="00000000" w:rsidRPr="00000000" w14:paraId="000012D5">
            <w:pPr>
              <w:rPr>
                <w:sz w:val="20"/>
                <w:szCs w:val="20"/>
              </w:rPr>
            </w:pPr>
            <w:r w:rsidDel="00000000" w:rsidR="00000000" w:rsidRPr="00000000">
              <w:rPr>
                <w:rtl w:val="0"/>
              </w:rPr>
            </w:r>
          </w:p>
        </w:tc>
        <w:tc>
          <w:tcPr>
            <w:shd w:fill="ffff00" w:val="clear"/>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fff00" w:val="clear"/>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t>
            </w:r>
          </w:p>
        </w:tc>
        <w:tc>
          <w:tcPr>
            <w:shd w:fill="ffff00" w:val="clear"/>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2" w:hRule="atLeast"/>
          <w:tblHeader w:val="0"/>
        </w:trPr>
        <w:tc>
          <w:tcPr>
            <w:gridSpan w:val="7"/>
            <w:shd w:fill="a6a6a6" w:val="clear"/>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104" w:firstLine="0"/>
              <w:jc w:val="righ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Jumlah Dana</w:t>
            </w:r>
          </w:p>
        </w:tc>
        <w:tc>
          <w:tcPr>
            <w:shd w:fill="ffff00" w:val="clear"/>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0" w:hRule="atLeast"/>
          <w:tblHeader w:val="0"/>
        </w:trPr>
        <w:tc>
          <w:tcPr>
            <w:gridSpan w:val="4"/>
            <w:shd w:fill="a6a6a6" w:val="clear"/>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7"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Jumlah Jenis Hibah</w:t>
            </w:r>
          </w:p>
        </w:tc>
        <w:tc>
          <w:tcPr>
            <w:shd w:fill="ffff00" w:val="clear"/>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gridSpan w:val="6"/>
            <w:shd w:fill="a6a6a6" w:val="clear"/>
          </w:tcPr>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82" w:hRule="atLeast"/>
          <w:tblHeader w:val="0"/>
        </w:trPr>
        <w:tc>
          <w:tcPr>
            <w:gridSpan w:val="2"/>
            <w:shd w:fill="a6a6a6" w:val="clear"/>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Jumlah</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Penelitian</w:t>
            </w:r>
          </w:p>
        </w:tc>
        <w:tc>
          <w:tcPr>
            <w:shd w:fill="ffff00" w:val="clear"/>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8"/>
            <w:shd w:fill="a6a6a6" w:val="clear"/>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12"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2240" w:w="15840" w:orient="landscape"/>
          <w:pgMar w:bottom="1300" w:top="1060" w:left="20" w:right="0" w:header="0" w:footer="111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Lokal/Wilayah, N: Nasional, I : Internasional</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130D">
      <w:pPr>
        <w:spacing w:after="37" w:before="94" w:lineRule="auto"/>
        <w:ind w:left="2526" w:right="2543" w:firstLine="0"/>
        <w:jc w:val="center"/>
        <w:rPr>
          <w:b w:val="1"/>
          <w:bCs w:val="1"/>
        </w:rPr>
      </w:pPr>
      <w:hyperlink r:id="rId151">
        <w:r w:rsidDel="00000000" w:rsidR="00000000" w:rsidRPr="00000000">
          <w:rPr>
            <w:b w:val="1"/>
            <w:bCs w:val="1"/>
            <w:color w:val="1155cc"/>
            <w:u w:val="single"/>
            <w:rtl w:val="0"/>
          </w:rPr>
          <w:t xml:space="preserve">Tabel 3.A.3 Pengembangan DTPR di Bidang Penelitian</w:t>
        </w:r>
      </w:hyperlink>
      <w:r w:rsidDel="00000000" w:rsidR="00000000" w:rsidRPr="00000000">
        <w:rPr>
          <w:rtl w:val="0"/>
        </w:rPr>
      </w:r>
    </w:p>
    <w:tbl>
      <w:tblPr>
        <w:tblStyle w:val="Table23"/>
        <w:tblW w:w="10918.999999999998" w:type="dxa"/>
        <w:jc w:val="left"/>
        <w:tblInd w:w="24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1"/>
        <w:gridCol w:w="2552"/>
        <w:gridCol w:w="860"/>
        <w:gridCol w:w="850"/>
        <w:gridCol w:w="839"/>
        <w:gridCol w:w="2277"/>
        <w:tblGridChange w:id="0">
          <w:tblGrid>
            <w:gridCol w:w="3541"/>
            <w:gridCol w:w="2552"/>
            <w:gridCol w:w="860"/>
            <w:gridCol w:w="850"/>
            <w:gridCol w:w="839"/>
            <w:gridCol w:w="2277"/>
          </w:tblGrid>
        </w:tblGridChange>
      </w:tblGrid>
      <w:tr>
        <w:trPr>
          <w:cantSplit w:val="0"/>
          <w:trHeight w:val="424" w:hRule="atLeast"/>
          <w:tblHeader w:val="0"/>
        </w:trPr>
        <w:tc>
          <w:tcPr>
            <w:gridSpan w:val="2"/>
            <w:shd w:fill="a6a6a6" w:val="clear"/>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Tahun Akademik</w:t>
            </w:r>
          </w:p>
        </w:tc>
        <w:tc>
          <w:tcPr>
            <w:shd w:fill="a6a6a6" w:val="clear"/>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7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vMerge w:val="restart"/>
            <w:shd w:fill="adaaaa" w:val="clear"/>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424" w:hRule="atLeast"/>
          <w:tblHeader w:val="0"/>
        </w:trPr>
        <w:tc>
          <w:tcPr>
            <w:gridSpan w:val="2"/>
            <w:shd w:fill="a6a6a6" w:val="clear"/>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Dosen DTPR</w:t>
            </w:r>
          </w:p>
        </w:tc>
        <w:tc>
          <w:tcPr>
            <w:shd w:fill="ffff00" w:val="clear"/>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shd w:fill="adaaaa" w:val="clear"/>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5" w:hRule="atLeast"/>
          <w:tblHeader w:val="0"/>
        </w:trPr>
        <w:tc>
          <w:tcPr>
            <w:shd w:fill="adaaaa" w:val="clear"/>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Jenis Pengembangan DTPR</w:t>
            </w:r>
          </w:p>
        </w:tc>
        <w:tc>
          <w:tcPr>
            <w:shd w:fill="adaaaa" w:val="clear"/>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4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DTPR</w:t>
            </w:r>
          </w:p>
        </w:tc>
        <w:tc>
          <w:tcPr>
            <w:gridSpan w:val="3"/>
            <w:shd w:fill="adaaaa" w:val="clear"/>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6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w:t>
            </w:r>
          </w:p>
        </w:tc>
        <w:tc>
          <w:tcPr>
            <w:vMerge w:val="continue"/>
            <w:shd w:fill="adaaaa" w:val="clear"/>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4" w:hRule="atLeast"/>
          <w:tblHeader w:val="0"/>
        </w:trPr>
        <w:tc>
          <w:tcPr>
            <w:shd w:fill="ffff00" w:val="clear"/>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del w:author="arizal arfah" w:id="46" w:date="2025-07-09T03:58:52Z">
              <w:r w:rsidDel="00000000" w:rsidR="00000000" w:rsidRPr="00000000">
                <w:rPr>
                  <w:rFonts w:ascii="Times New Roman" w:cs="Times New Roman" w:eastAsia="Times New Roman" w:hAnsi="Times New Roman"/>
                  <w:sz w:val="20"/>
                  <w:szCs w:val="20"/>
                  <w:rtl w:val="0"/>
                </w:rPr>
                <w:delText xml:space="preserve">Tugas Belajar</w:delText>
              </w:r>
            </w:del>
            <w:r w:rsidDel="00000000" w:rsidR="00000000" w:rsidRPr="00000000">
              <w:rPr>
                <w:rtl w:val="0"/>
              </w:rPr>
            </w:r>
          </w:p>
        </w:tc>
        <w:tc>
          <w:tcPr>
            <w:shd w:fill="ffff00" w:val="clear"/>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del w:author="arizal arfah" w:id="47" w:date="2025-07-09T03:59:00Z">
              <w:r w:rsidDel="00000000" w:rsidR="00000000" w:rsidRPr="00000000">
                <w:rPr>
                  <w:rFonts w:ascii="Times New Roman" w:cs="Times New Roman" w:eastAsia="Times New Roman" w:hAnsi="Times New Roman"/>
                  <w:sz w:val="20"/>
                  <w:szCs w:val="20"/>
                  <w:rtl w:val="0"/>
                </w:rPr>
                <w:delText xml:space="preserve">Arif Rahman Hakim, Susila, Obrina, Yusuf, Prasetyo Adi, Annisa Dini</w:delText>
              </w:r>
            </w:del>
            <w:r w:rsidDel="00000000" w:rsidR="00000000" w:rsidRPr="00000000">
              <w:rPr>
                <w:rtl w:val="0"/>
              </w:rPr>
            </w:r>
          </w:p>
        </w:tc>
        <w:tc>
          <w:tcPr>
            <w:shd w:fill="ffff00" w:val="clear"/>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5" w:hRule="atLeast"/>
          <w:tblHeader w:val="0"/>
        </w:trPr>
        <w:tc>
          <w:tcPr>
            <w:shd w:fill="ffff00" w:val="clear"/>
          </w:tcPr>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Pelatihan Audit Keamanan Informasi (AKI)</w:t>
            </w:r>
            <w:r w:rsidDel="00000000" w:rsidR="00000000" w:rsidRPr="00000000">
              <w:rPr>
                <w:rtl w:val="0"/>
              </w:rPr>
            </w:r>
          </w:p>
        </w:tc>
        <w:tc>
          <w:tcPr>
            <w:shd w:fill="ffff00" w:val="clear"/>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Jeckson Sidabutar</w:t>
            </w:r>
            <w:r w:rsidDel="00000000" w:rsidR="00000000" w:rsidRPr="00000000">
              <w:rPr>
                <w:rtl w:val="0"/>
              </w:rPr>
            </w:r>
          </w:p>
        </w:tc>
        <w:tc>
          <w:tcPr>
            <w:shd w:fill="ffff00" w:val="clear"/>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ffff00" w:val="clear"/>
          </w:tcPr>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6" w:hRule="atLeast"/>
          <w:tblHeader w:val="0"/>
        </w:trPr>
        <w:tc>
          <w:tcPr>
            <w:shd w:fill="ffff00" w:val="clear"/>
          </w:tcPr>
          <w:p w:rsidR="00000000" w:rsidDel="00000000" w:rsidP="00000000" w:rsidRDefault="00000000" w:rsidRPr="00000000" w14:paraId="0000132E">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Pelatihan Asisten Audit Keamanan Informasi (AAKI)</w:t>
            </w:r>
            <w:r w:rsidDel="00000000" w:rsidR="00000000" w:rsidRPr="00000000">
              <w:rPr>
                <w:rtl w:val="0"/>
              </w:rPr>
            </w:r>
          </w:p>
        </w:tc>
        <w:tc>
          <w:tcPr>
            <w:shd w:fill="ffff00" w:val="clear"/>
          </w:tcPr>
          <w:p w:rsidR="00000000" w:rsidDel="00000000" w:rsidP="00000000" w:rsidRDefault="00000000" w:rsidRPr="00000000" w14:paraId="0000132F">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Jeckson Sidabutar</w:t>
            </w:r>
            <w:r w:rsidDel="00000000" w:rsidR="00000000" w:rsidRPr="00000000">
              <w:rPr>
                <w:rtl w:val="0"/>
              </w:rPr>
            </w:r>
          </w:p>
        </w:tc>
        <w:tc>
          <w:tcPr>
            <w:shd w:fill="ffff00" w:val="clear"/>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ffff00" w:val="clear"/>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6" w:hRule="atLeast"/>
          <w:tblHeader w:val="0"/>
        </w:trPr>
        <w:tc>
          <w:tcPr>
            <w:shd w:fill="ffff00" w:val="clear"/>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Pelatihan SOC Level 2</w:t>
            </w:r>
            <w:r w:rsidDel="00000000" w:rsidR="00000000" w:rsidRPr="00000000">
              <w:rPr>
                <w:rtl w:val="0"/>
              </w:rPr>
            </w:r>
          </w:p>
        </w:tc>
        <w:tc>
          <w:tcPr>
            <w:shd w:fill="ffff00" w:val="clear"/>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Septia Ulfa Sunaringtyas, S.Tr.MP., M.T., Dimas Febriyan Priambodo, M.Cs.</w:t>
            </w:r>
            <w:r w:rsidDel="00000000" w:rsidR="00000000" w:rsidRPr="00000000">
              <w:rPr>
                <w:rtl w:val="0"/>
              </w:rPr>
            </w:r>
          </w:p>
        </w:tc>
        <w:tc>
          <w:tcPr>
            <w:shd w:fill="ffff00" w:val="clear"/>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shd w:fill="ffff00" w:val="clear"/>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6" w:hRule="atLeast"/>
          <w:tblHeader w:val="0"/>
        </w:trPr>
        <w:tc>
          <w:tcPr>
            <w:shd w:fill="ffff00" w:val="clear"/>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Cybersecurity Leadership Program (internasional)</w:t>
            </w:r>
            <w:r w:rsidDel="00000000" w:rsidR="00000000" w:rsidRPr="00000000">
              <w:rPr>
                <w:rtl w:val="0"/>
              </w:rPr>
            </w:r>
          </w:p>
        </w:tc>
        <w:tc>
          <w:tcPr>
            <w:shd w:fill="ffff00" w:val="clear"/>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Amiruddin</w:t>
            </w:r>
            <w:r w:rsidDel="00000000" w:rsidR="00000000" w:rsidRPr="00000000">
              <w:rPr>
                <w:rtl w:val="0"/>
              </w:rPr>
            </w:r>
          </w:p>
        </w:tc>
        <w:tc>
          <w:tcPr>
            <w:shd w:fill="ffff00" w:val="clear"/>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ffff00" w:val="clear"/>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52">
              <w:r w:rsidDel="00000000" w:rsidR="00000000" w:rsidRPr="00000000">
                <w:rPr>
                  <w:rFonts w:ascii="Times New Roman" w:cs="Times New Roman" w:eastAsia="Times New Roman" w:hAnsi="Times New Roman"/>
                  <w:color w:val="1155cc"/>
                  <w:sz w:val="20"/>
                  <w:szCs w:val="20"/>
                  <w:u w:val="single"/>
                  <w:rtl w:val="0"/>
                </w:rPr>
                <w:t xml:space="preserve">https://drive.google.com/file/d/1pdeuJMcs7cFnlTMydsL_eCqrPmG3Jvuy/view?usp=sharing</w:t>
              </w:r>
            </w:hyperlink>
            <w:r w:rsidDel="00000000" w:rsidR="00000000" w:rsidRPr="00000000">
              <w:rPr>
                <w:rtl w:val="0"/>
              </w:rPr>
            </w:r>
          </w:p>
        </w:tc>
      </w:tr>
      <w:tr>
        <w:trPr>
          <w:cantSplit w:val="0"/>
          <w:trHeight w:val="426" w:hRule="atLeast"/>
          <w:tblHeader w:val="0"/>
        </w:trPr>
        <w:tc>
          <w:tcPr>
            <w:shd w:fill="ffff00" w:val="clear"/>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Cybersecurity Policies and Strategies (internasional)</w:t>
            </w:r>
            <w:r w:rsidDel="00000000" w:rsidR="00000000" w:rsidRPr="00000000">
              <w:rPr>
                <w:rtl w:val="0"/>
              </w:rPr>
            </w:r>
          </w:p>
        </w:tc>
        <w:tc>
          <w:tcPr>
            <w:shd w:fill="ffff00" w:val="clear"/>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Amiruddin</w:t>
            </w:r>
            <w:r w:rsidDel="00000000" w:rsidR="00000000" w:rsidRPr="00000000">
              <w:rPr>
                <w:rtl w:val="0"/>
              </w:rPr>
            </w:r>
          </w:p>
        </w:tc>
        <w:tc>
          <w:tcPr>
            <w:shd w:fill="ffff00" w:val="clear"/>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ffff00" w:val="clear"/>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53">
              <w:r w:rsidDel="00000000" w:rsidR="00000000" w:rsidRPr="00000000">
                <w:rPr>
                  <w:rFonts w:ascii="Times New Roman" w:cs="Times New Roman" w:eastAsia="Times New Roman" w:hAnsi="Times New Roman"/>
                  <w:color w:val="1155cc"/>
                  <w:sz w:val="20"/>
                  <w:szCs w:val="20"/>
                  <w:u w:val="single"/>
                  <w:rtl w:val="0"/>
                </w:rPr>
                <w:t xml:space="preserve">https://drive.google.com/file/d/12wvi51yYcZL10Xt1dhl-NcWfa0zC8rnB/view?usp=sharing</w:t>
              </w:r>
            </w:hyperlink>
            <w:r w:rsidDel="00000000" w:rsidR="00000000" w:rsidRPr="00000000">
              <w:rPr>
                <w:rtl w:val="0"/>
              </w:rPr>
            </w:r>
          </w:p>
        </w:tc>
      </w:tr>
      <w:tr>
        <w:trPr>
          <w:cantSplit w:val="0"/>
          <w:trHeight w:val="426" w:hRule="atLeast"/>
          <w:tblHeader w:val="0"/>
        </w:trPr>
        <w:tc>
          <w:tcPr>
            <w:shd w:fill="ffff00" w:val="clear"/>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6" w:hRule="atLeast"/>
          <w:tblHeader w:val="0"/>
        </w:trPr>
        <w:tc>
          <w:tcPr>
            <w:shd w:fill="ffff00" w:val="clear"/>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352">
      <w:pPr>
        <w:spacing w:before="49" w:lineRule="auto"/>
        <w:ind w:left="2526" w:right="2546" w:firstLine="0"/>
        <w:jc w:val="center"/>
        <w:rPr>
          <w:sz w:val="20"/>
          <w:szCs w:val="20"/>
        </w:rPr>
      </w:pPr>
      <w:commentRangeStart w:id="20"/>
      <w:r w:rsidDel="00000000" w:rsidR="00000000" w:rsidRPr="00000000">
        <w:rPr>
          <w:sz w:val="20"/>
          <w:szCs w:val="20"/>
          <w:rtl w:val="0"/>
        </w:rPr>
        <w:t xml:space="preserve">Keterangan: Pengisian data tidak berulang, jika dosen dikirim tugas belajar di tahun TS-3, maka tidak lagi dihitung di </w:t>
      </w:r>
      <w:commentRangeEnd w:id="20"/>
      <w:r w:rsidDel="00000000" w:rsidR="00000000" w:rsidRPr="00000000">
        <w:commentReference w:id="20"/>
      </w:r>
      <w:r w:rsidDel="00000000" w:rsidR="00000000" w:rsidRPr="00000000">
        <w:rPr>
          <w:sz w:val="20"/>
          <w:szCs w:val="20"/>
          <w:rtl w:val="0"/>
        </w:rPr>
        <w:t xml:space="preserve">TS-2.</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35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834"/>
        </w:tabs>
        <w:spacing w:after="0" w:before="1" w:line="240" w:lineRule="auto"/>
        <w:ind w:left="1833" w:right="0" w:hanging="361.9999999999999"/>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kriteria 3.B sudah tercakup dalam Tabel 3.A.2.</w:t>
      </w:r>
    </w:p>
    <w:p w:rsidR="00000000" w:rsidDel="00000000" w:rsidP="00000000" w:rsidRDefault="00000000" w:rsidRPr="00000000" w14:paraId="0000135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834"/>
        </w:tabs>
        <w:spacing w:after="0" w:before="37" w:line="240" w:lineRule="auto"/>
        <w:ind w:left="1833" w:right="0" w:hanging="361.9999999999999"/>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Kerjasama penelitian, publikasi baik lingkup lokal, nasional, dan internasional, perolehan HKI, serta keberlanjutan penelitian.</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357">
      <w:pPr>
        <w:spacing w:after="38" w:lineRule="auto"/>
        <w:ind w:left="2526" w:right="2546" w:firstLine="0"/>
        <w:jc w:val="center"/>
        <w:rPr>
          <w:b w:val="1"/>
          <w:bCs w:val="1"/>
        </w:rPr>
      </w:pPr>
      <w:hyperlink r:id="rId154">
        <w:r w:rsidDel="00000000" w:rsidR="00000000" w:rsidRPr="00000000">
          <w:rPr>
            <w:b w:val="1"/>
            <w:bCs w:val="1"/>
            <w:color w:val="1155cc"/>
            <w:u w:val="single"/>
            <w:rtl w:val="0"/>
          </w:rPr>
          <w:t xml:space="preserve">Tabel 3.C.1 </w:t>
        </w:r>
      </w:hyperlink>
      <w:commentRangeStart w:id="21"/>
      <w:hyperlink r:id="rId155">
        <w:r w:rsidDel="00000000" w:rsidR="00000000" w:rsidRPr="00000000">
          <w:rPr>
            <w:b w:val="1"/>
            <w:bCs w:val="1"/>
            <w:color w:val="1155cc"/>
            <w:u w:val="single"/>
            <w:rtl w:val="0"/>
          </w:rPr>
          <w:t xml:space="preserve">K</w:t>
        </w:r>
      </w:hyperlink>
      <w:commentRangeStart w:id="22"/>
      <w:hyperlink r:id="rId156">
        <w:r w:rsidDel="00000000" w:rsidR="00000000" w:rsidRPr="00000000">
          <w:rPr>
            <w:b w:val="1"/>
            <w:bCs w:val="1"/>
            <w:color w:val="1155cc"/>
            <w:u w:val="single"/>
            <w:rtl w:val="0"/>
          </w:rPr>
          <w:t xml:space="preserve">erjasama Penelitian</w:t>
        </w:r>
      </w:hyperlink>
      <w:commentRangeEnd w:id="22"/>
      <w:r w:rsidDel="00000000" w:rsidR="00000000" w:rsidRPr="00000000">
        <w:commentReference w:id="22"/>
      </w:r>
      <w:commentRangeEnd w:id="21"/>
      <w:r w:rsidDel="00000000" w:rsidR="00000000" w:rsidRPr="00000000">
        <w:commentReference w:id="21"/>
      </w:r>
      <w:r w:rsidDel="00000000" w:rsidR="00000000" w:rsidRPr="00000000">
        <w:rPr>
          <w:rtl w:val="0"/>
        </w:rPr>
      </w:r>
    </w:p>
    <w:tbl>
      <w:tblPr>
        <w:tblStyle w:val="Table24"/>
        <w:tblW w:w="11790.0" w:type="dxa"/>
        <w:jc w:val="left"/>
        <w:tblInd w:w="19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2805"/>
        <w:gridCol w:w="1725"/>
        <w:gridCol w:w="1170"/>
        <w:gridCol w:w="1020"/>
        <w:gridCol w:w="615"/>
        <w:gridCol w:w="630"/>
        <w:gridCol w:w="585"/>
        <w:gridCol w:w="2730"/>
        <w:tblGridChange w:id="0">
          <w:tblGrid>
            <w:gridCol w:w="510"/>
            <w:gridCol w:w="2805"/>
            <w:gridCol w:w="1725"/>
            <w:gridCol w:w="1170"/>
            <w:gridCol w:w="1020"/>
            <w:gridCol w:w="615"/>
            <w:gridCol w:w="630"/>
            <w:gridCol w:w="585"/>
            <w:gridCol w:w="2730"/>
          </w:tblGrid>
        </w:tblGridChange>
      </w:tblGrid>
      <w:tr>
        <w:trPr>
          <w:cantSplit w:val="0"/>
          <w:trHeight w:val="340" w:hRule="atLeast"/>
          <w:tblHeader w:val="0"/>
        </w:trPr>
        <w:tc>
          <w:tcPr>
            <w:vMerge w:val="restart"/>
            <w:shd w:fill="a6a6a6" w:val="clear"/>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3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p>
        </w:tc>
        <w:tc>
          <w:tcPr>
            <w:vMerge w:val="restart"/>
            <w:shd w:fill="a6a6a6" w:val="clear"/>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48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Judul Kerjasama</w:t>
            </w:r>
          </w:p>
        </w:tc>
        <w:tc>
          <w:tcPr>
            <w:vMerge w:val="restart"/>
            <w:shd w:fill="a6a6a6" w:val="clear"/>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563" w:right="0" w:hanging="276"/>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Mitra Kerja Sama</w:t>
            </w:r>
          </w:p>
        </w:tc>
        <w:tc>
          <w:tcPr>
            <w:shd w:fill="a6a6a6" w:val="clear"/>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21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Sumber</w:t>
            </w:r>
          </w:p>
        </w:tc>
        <w:tc>
          <w:tcPr>
            <w:vMerge w:val="restart"/>
            <w:shd w:fill="a6a6a6" w:val="clear"/>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0" w:right="27.87401574803198"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Durasi (Tahun)</w:t>
            </w:r>
          </w:p>
        </w:tc>
        <w:tc>
          <w:tcPr>
            <w:gridSpan w:val="3"/>
            <w:shd w:fill="a6a6a6" w:val="clear"/>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8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Pendanaan</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8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(Rp Juta)</w:t>
            </w:r>
          </w:p>
        </w:tc>
        <w:tc>
          <w:tcPr>
            <w:vMerge w:val="restart"/>
            <w:shd w:fill="a6a6a6" w:val="clear"/>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3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340" w:hRule="atLeast"/>
          <w:tblHeader w:val="0"/>
        </w:trPr>
        <w:tc>
          <w:tcPr>
            <w:vMerge w:val="continue"/>
            <w:shd w:fill="a6a6a6" w:val="clear"/>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23" w:right="21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L/N/I</w:t>
            </w:r>
          </w:p>
        </w:tc>
        <w:tc>
          <w:tcPr>
            <w:vMerge w:val="continue"/>
            <w:shd w:fill="a6a6a6" w:val="clear"/>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vMerge w:val="continue"/>
            <w:shd w:fill="a6a6a6" w:val="clear"/>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08" w:firstLine="0"/>
              <w:jc w:val="righ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1</w:t>
            </w:r>
            <w:r w:rsidDel="00000000" w:rsidR="00000000" w:rsidRPr="00000000">
              <w:rPr>
                <w:rtl w:val="0"/>
              </w:rPr>
            </w:r>
          </w:p>
        </w:tc>
        <w:tc>
          <w:tcPr>
            <w:shd w:fill="ffff00" w:val="clear"/>
          </w:tcPr>
          <w:p w:rsidR="00000000" w:rsidDel="00000000" w:rsidP="00000000" w:rsidRDefault="00000000" w:rsidRPr="00000000" w14:paraId="0000136C">
            <w:pPr>
              <w:rPr>
                <w:b w:val="1"/>
                <w:bCs w:val="1"/>
                <w:sz w:val="20"/>
                <w:szCs w:val="20"/>
              </w:rPr>
            </w:pPr>
            <w:commentRangeStart w:id="23"/>
            <w:r w:rsidDel="00000000" w:rsidR="00000000" w:rsidRPr="00000000">
              <w:rPr>
                <w:b w:val="1"/>
                <w:bCs w:val="1"/>
                <w:sz w:val="20"/>
                <w:szCs w:val="20"/>
                <w:rtl w:val="0"/>
              </w:rPr>
              <w:t xml:space="preserve">Tinjauan Strategis Keamanan Siber Indonesia-Menuju Era Teknologi 5G</w:t>
            </w:r>
          </w:p>
        </w:tc>
        <w:tc>
          <w:tcPr>
            <w:shd w:fill="ffff00" w:val="clear"/>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commentRangeEnd w:id="23"/>
            <w:r w:rsidDel="00000000" w:rsidR="00000000" w:rsidRPr="00000000">
              <w:commentReference w:id="23"/>
            </w:r>
            <w:r w:rsidDel="00000000" w:rsidR="00000000" w:rsidRPr="00000000">
              <w:rPr>
                <w:sz w:val="20"/>
                <w:szCs w:val="20"/>
                <w:rtl w:val="0"/>
              </w:rPr>
              <w:t xml:space="preserve">Huawei-IT Del</w:t>
            </w:r>
            <w:r w:rsidDel="00000000" w:rsidR="00000000" w:rsidRPr="00000000">
              <w:rPr>
                <w:rtl w:val="0"/>
              </w:rPr>
            </w:r>
          </w:p>
        </w:tc>
        <w:tc>
          <w:tcPr>
            <w:shd w:fill="ffff00" w:val="clear"/>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w:t>
            </w:r>
            <w:r w:rsidDel="00000000" w:rsidR="00000000" w:rsidRPr="00000000">
              <w:rPr>
                <w:rtl w:val="0"/>
              </w:rPr>
            </w:r>
          </w:p>
        </w:tc>
        <w:tc>
          <w:tcPr>
            <w:shd w:fill="ffff00" w:val="clear"/>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shd w:fill="ffff00" w:val="clear"/>
          </w:tcPr>
          <w:p w:rsidR="00000000" w:rsidDel="00000000" w:rsidP="00000000" w:rsidRDefault="00000000" w:rsidRPr="00000000" w14:paraId="00001370">
            <w:pPr>
              <w:jc w:val="center"/>
              <w:rPr>
                <w:sz w:val="20"/>
                <w:szCs w:val="20"/>
              </w:rPr>
            </w:pPr>
            <w:r w:rsidDel="00000000" w:rsidR="00000000" w:rsidRPr="00000000">
              <w:rPr>
                <w:sz w:val="20"/>
                <w:szCs w:val="20"/>
                <w:rtl w:val="0"/>
              </w:rPr>
              <w:t xml:space="preserve">140</w:t>
            </w:r>
          </w:p>
        </w:tc>
        <w:tc>
          <w:tcPr>
            <w:shd w:fill="ffff00" w:val="clear"/>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57">
              <w:r w:rsidDel="00000000" w:rsidR="00000000" w:rsidRPr="00000000">
                <w:rPr>
                  <w:rFonts w:ascii="Times New Roman" w:cs="Times New Roman" w:eastAsia="Times New Roman" w:hAnsi="Times New Roman"/>
                  <w:color w:val="1155cc"/>
                  <w:sz w:val="20"/>
                  <w:szCs w:val="20"/>
                  <w:u w:val="single"/>
                  <w:rtl w:val="0"/>
                </w:rPr>
                <w:t xml:space="preserve">https://katalog.lemhannas.go.id/index.php?p=show_detail&amp;id=1131</w:t>
              </w:r>
            </w:hyperlink>
            <w:r w:rsidDel="00000000" w:rsidR="00000000" w:rsidRPr="00000000">
              <w:rPr>
                <w:rtl w:val="0"/>
              </w:rPr>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58">
              <w:r w:rsidDel="00000000" w:rsidR="00000000" w:rsidRPr="00000000">
                <w:rPr>
                  <w:rFonts w:ascii="Times New Roman" w:cs="Times New Roman" w:eastAsia="Times New Roman" w:hAnsi="Times New Roman"/>
                  <w:color w:val="1155cc"/>
                  <w:sz w:val="20"/>
                  <w:szCs w:val="20"/>
                  <w:u w:val="single"/>
                  <w:rtl w:val="0"/>
                </w:rPr>
                <w:t xml:space="preserve">https://bssn.go.id/menko-marves-luhut-binsar-panjaitan-dan-kepala-bssn-hinsa-siburian-luncurkan-buku-tinjauan-strategis-keamanan-siber-indonesia-menuju-era-5g-hasil-penelitian-bersama-poltek-ssn-dengan/</w:t>
              </w:r>
            </w:hyperlink>
            <w:r w:rsidDel="00000000" w:rsidR="00000000" w:rsidRPr="00000000">
              <w:rPr>
                <w:rtl w:val="0"/>
              </w:rPr>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59">
              <w:r w:rsidDel="00000000" w:rsidR="00000000" w:rsidRPr="00000000">
                <w:rPr>
                  <w:rFonts w:ascii="Times New Roman" w:cs="Times New Roman" w:eastAsia="Times New Roman" w:hAnsi="Times New Roman"/>
                  <w:color w:val="1155cc"/>
                  <w:sz w:val="20"/>
                  <w:szCs w:val="20"/>
                  <w:u w:val="single"/>
                  <w:rtl w:val="0"/>
                </w:rPr>
                <w:t xml:space="preserve">https://poltekssn.ac.id/luhut-binsar-panjaitan-meresmikan-hasil-penelitian-bersama-poltek-ssn-dengan-it-del-tinjauan-strategis-keamanan-siber-indonesia-menuju-era-5g/</w:t>
              </w:r>
            </w:hyperlink>
            <w:r w:rsidDel="00000000" w:rsidR="00000000" w:rsidRPr="00000000">
              <w:rPr>
                <w:rtl w:val="0"/>
              </w:rPr>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60">
              <w:r w:rsidDel="00000000" w:rsidR="00000000" w:rsidRPr="00000000">
                <w:rPr>
                  <w:rFonts w:ascii="Times New Roman" w:cs="Times New Roman" w:eastAsia="Times New Roman" w:hAnsi="Times New Roman"/>
                  <w:color w:val="1155cc"/>
                  <w:sz w:val="20"/>
                  <w:szCs w:val="20"/>
                  <w:u w:val="single"/>
                  <w:rtl w:val="0"/>
                </w:rPr>
                <w:t xml:space="preserve">https://www.del.ac.id/?p=14134</w:t>
              </w:r>
            </w:hyperlink>
            <w:r w:rsidDel="00000000" w:rsidR="00000000" w:rsidRPr="00000000">
              <w:rPr>
                <w:rtl w:val="0"/>
              </w:rPr>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61">
              <w:r w:rsidDel="00000000" w:rsidR="00000000" w:rsidRPr="00000000">
                <w:rPr>
                  <w:rFonts w:ascii="Times New Roman" w:cs="Times New Roman" w:eastAsia="Times New Roman" w:hAnsi="Times New Roman"/>
                  <w:color w:val="1155cc"/>
                  <w:sz w:val="20"/>
                  <w:szCs w:val="20"/>
                  <w:u w:val="single"/>
                  <w:rtl w:val="0"/>
                </w:rPr>
                <w:t xml:space="preserve">https://csirt.makassarkota.go.id/posts/menko-marves-luhut-binsar-panjaitan-dan-kepala-bssn-hinsa-siburian-luncurkan-buku-tinjauan-strategis-keamanan-siber-indonesia-menuju-era-5g-hasil-penelitian-bersama-poltek-ssn-dengan-it-del</w:t>
              </w:r>
            </w:hyperlink>
            <w:r w:rsidDel="00000000" w:rsidR="00000000" w:rsidRPr="00000000">
              <w:rPr>
                <w:rtl w:val="0"/>
              </w:rPr>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08" w:firstLine="0"/>
              <w:jc w:val="right"/>
              <w:rPr>
                <w:b w:val="1"/>
                <w:bCs w:val="1"/>
                <w:i w:val="0"/>
                <w:iCs w:val="0"/>
                <w:smallCaps w:val="0"/>
                <w:strike w:val="0"/>
                <w:color w:val="000000"/>
                <w:sz w:val="22"/>
                <w:szCs w:val="22"/>
                <w:u w:val="none"/>
                <w:shd w:fill="auto" w:val="clear"/>
                <w:vertAlign w:val="baseline"/>
              </w:rPr>
            </w:pPr>
            <w:commentRangeStart w:id="24"/>
            <w:r w:rsidDel="00000000" w:rsidR="00000000" w:rsidRPr="00000000">
              <w:rPr>
                <w:b w:val="1"/>
                <w:bCs w:val="1"/>
                <w:rtl w:val="0"/>
              </w:rPr>
              <w:t xml:space="preserve">2</w:t>
            </w:r>
            <w:r w:rsidDel="00000000" w:rsidR="00000000" w:rsidRPr="00000000">
              <w:rPr>
                <w:rtl w:val="0"/>
              </w:rPr>
            </w:r>
          </w:p>
        </w:tc>
        <w:tc>
          <w:tcPr>
            <w:shd w:fill="ffff00" w:val="clear"/>
          </w:tcPr>
          <w:p w:rsidR="00000000" w:rsidDel="00000000" w:rsidP="00000000" w:rsidRDefault="00000000" w:rsidRPr="00000000" w14:paraId="00001382">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Tinjauan Strategis Keamanan Siber Indonesia-Teknologi Cloud dan Tata Kelola Data</w:t>
            </w:r>
            <w:r w:rsidDel="00000000" w:rsidR="00000000" w:rsidRPr="00000000">
              <w:rPr>
                <w:rtl w:val="0"/>
              </w:rPr>
            </w:r>
          </w:p>
        </w:tc>
        <w:tc>
          <w:tcPr>
            <w:shd w:fill="ffff00" w:val="clear"/>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commentRangeEnd w:id="24"/>
            <w:r w:rsidDel="00000000" w:rsidR="00000000" w:rsidRPr="00000000">
              <w:commentReference w:id="24"/>
            </w:r>
            <w:r w:rsidDel="00000000" w:rsidR="00000000" w:rsidRPr="00000000">
              <w:rPr>
                <w:sz w:val="20"/>
                <w:szCs w:val="20"/>
                <w:rtl w:val="0"/>
              </w:rPr>
              <w:t xml:space="preserve">Huawei-UI</w:t>
            </w:r>
          </w:p>
        </w:tc>
        <w:tc>
          <w:tcPr>
            <w:shd w:fill="ffff00" w:val="clear"/>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w:t>
            </w:r>
          </w:p>
        </w:tc>
        <w:tc>
          <w:tcPr>
            <w:shd w:fill="ffff00" w:val="clear"/>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86">
            <w:pPr>
              <w:jc w:val="center"/>
              <w:rPr>
                <w:sz w:val="20"/>
                <w:szCs w:val="20"/>
              </w:rPr>
            </w:pPr>
            <w:r w:rsidDel="00000000" w:rsidR="00000000" w:rsidRPr="00000000">
              <w:rPr>
                <w:sz w:val="20"/>
                <w:szCs w:val="20"/>
                <w:rtl w:val="0"/>
              </w:rPr>
              <w:t xml:space="preserve">147</w:t>
            </w:r>
          </w:p>
        </w:tc>
        <w:tc>
          <w:tcPr>
            <w:shd w:fill="ffff00" w:val="clear"/>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62">
              <w:r w:rsidDel="00000000" w:rsidR="00000000" w:rsidRPr="00000000">
                <w:rPr>
                  <w:rFonts w:ascii="Times New Roman" w:cs="Times New Roman" w:eastAsia="Times New Roman" w:hAnsi="Times New Roman"/>
                  <w:color w:val="1155cc"/>
                  <w:sz w:val="20"/>
                  <w:szCs w:val="20"/>
                  <w:u w:val="single"/>
                  <w:rtl w:val="0"/>
                </w:rPr>
                <w:t xml:space="preserve">https://library.poltekssn.ac.id/?books=tinjauan-strategis-keamanan-siber-indonesia-teknologi-cloud-dan-tata-kelola-data</w:t>
              </w:r>
            </w:hyperlink>
            <w:r w:rsidDel="00000000" w:rsidR="00000000" w:rsidRPr="00000000">
              <w:rPr>
                <w:rtl w:val="0"/>
              </w:rPr>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63">
              <w:r w:rsidDel="00000000" w:rsidR="00000000" w:rsidRPr="00000000">
                <w:rPr>
                  <w:rFonts w:ascii="Times New Roman" w:cs="Times New Roman" w:eastAsia="Times New Roman" w:hAnsi="Times New Roman"/>
                  <w:color w:val="1155cc"/>
                  <w:sz w:val="20"/>
                  <w:szCs w:val="20"/>
                  <w:u w:val="single"/>
                  <w:rtl w:val="0"/>
                </w:rPr>
                <w:t xml:space="preserve">https://www.antaranews.com/berita/3700398/huawei-gandeng-poltek-ssn-bahas-tata-kelola-data-dan-keamanan-siber</w:t>
              </w:r>
            </w:hyperlink>
            <w:r w:rsidDel="00000000" w:rsidR="00000000" w:rsidRPr="00000000">
              <w:rPr>
                <w:rtl w:val="0"/>
              </w:rPr>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64">
              <w:r w:rsidDel="00000000" w:rsidR="00000000" w:rsidRPr="00000000">
                <w:rPr>
                  <w:rFonts w:ascii="Times New Roman" w:cs="Times New Roman" w:eastAsia="Times New Roman" w:hAnsi="Times New Roman"/>
                  <w:color w:val="1155cc"/>
                  <w:sz w:val="20"/>
                  <w:szCs w:val="20"/>
                  <w:u w:val="single"/>
                  <w:rtl w:val="0"/>
                </w:rPr>
                <w:t xml:space="preserve">https://www.komite.id/2023/07/05/perhelatan-summit-satu-data-indonesia-2023-day-1-tata-kelola-keamanan-siber-jadi-prioritas/</w:t>
              </w:r>
            </w:hyperlink>
            <w:r w:rsidDel="00000000" w:rsidR="00000000" w:rsidRPr="00000000">
              <w:rPr>
                <w:rtl w:val="0"/>
              </w:rPr>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65">
              <w:r w:rsidDel="00000000" w:rsidR="00000000" w:rsidRPr="00000000">
                <w:rPr>
                  <w:rFonts w:ascii="Times New Roman" w:cs="Times New Roman" w:eastAsia="Times New Roman" w:hAnsi="Times New Roman"/>
                  <w:color w:val="1155cc"/>
                  <w:sz w:val="20"/>
                  <w:szCs w:val="20"/>
                  <w:u w:val="single"/>
                  <w:rtl w:val="0"/>
                </w:rPr>
                <w:t xml:space="preserve">https://www.abdi.id/perhelatan-summit-satu-data-indonesia-2023-day-1-tata-kelola-keamanan-siber-jadi-prioritas/</w:t>
              </w:r>
            </w:hyperlink>
            <w:r w:rsidDel="00000000" w:rsidR="00000000" w:rsidRPr="00000000">
              <w:rPr>
                <w:rtl w:val="0"/>
              </w:rPr>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66">
              <w:r w:rsidDel="00000000" w:rsidR="00000000" w:rsidRPr="00000000">
                <w:rPr>
                  <w:rFonts w:ascii="Times New Roman" w:cs="Times New Roman" w:eastAsia="Times New Roman" w:hAnsi="Times New Roman"/>
                  <w:color w:val="1155cc"/>
                  <w:sz w:val="20"/>
                  <w:szCs w:val="20"/>
                  <w:u w:val="single"/>
                  <w:rtl w:val="0"/>
                </w:rPr>
                <w:t xml:space="preserve">https://csirt.makassarkota.go.id/posts/wakil-kepala-bssn-luncurkan-buku-tinjauan-strategis-keamanan-siber-indonesia-teknologi-cloud-dan-tata-kelola-data</w:t>
              </w:r>
            </w:hyperlink>
            <w:r w:rsidDel="00000000" w:rsidR="00000000" w:rsidRPr="00000000">
              <w:rPr>
                <w:rtl w:val="0"/>
              </w:rPr>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67">
              <w:r w:rsidDel="00000000" w:rsidR="00000000" w:rsidRPr="00000000">
                <w:rPr>
                  <w:rFonts w:ascii="Times New Roman" w:cs="Times New Roman" w:eastAsia="Times New Roman" w:hAnsi="Times New Roman"/>
                  <w:color w:val="1155cc"/>
                  <w:sz w:val="20"/>
                  <w:szCs w:val="20"/>
                  <w:u w:val="single"/>
                  <w:rtl w:val="0"/>
                </w:rPr>
                <w:t xml:space="preserve">https://www.nawacitapost.com/nasional/2790307/asosiasi-big-data-dan-ai-gelar-sdi-2023-bahas-tata-kelola-keamanan-siber</w:t>
              </w:r>
            </w:hyperlink>
            <w:r w:rsidDel="00000000" w:rsidR="00000000" w:rsidRPr="00000000">
              <w:rPr>
                <w:rtl w:val="0"/>
              </w:rPr>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68">
              <w:r w:rsidDel="00000000" w:rsidR="00000000" w:rsidRPr="00000000">
                <w:rPr>
                  <w:rFonts w:ascii="Times New Roman" w:cs="Times New Roman" w:eastAsia="Times New Roman" w:hAnsi="Times New Roman"/>
                  <w:color w:val="1155cc"/>
                  <w:sz w:val="20"/>
                  <w:szCs w:val="20"/>
                  <w:u w:val="single"/>
                  <w:rtl w:val="0"/>
                </w:rPr>
                <w:t xml:space="preserve">https://www.koran-gala.id/gala-siber/5879392078/politeknik-siber-dan-sandi-negara-antisipasi-penggunaan-ai-dan-big-data</w:t>
              </w:r>
            </w:hyperlink>
            <w:r w:rsidDel="00000000" w:rsidR="00000000" w:rsidRPr="00000000">
              <w:rPr>
                <w:rtl w:val="0"/>
              </w:rPr>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08" w:firstLine="0"/>
              <w:jc w:val="right"/>
              <w:rPr>
                <w:b w:val="1"/>
                <w:bCs w:val="1"/>
              </w:rPr>
            </w:pPr>
            <w:r w:rsidDel="00000000" w:rsidR="00000000" w:rsidRPr="00000000">
              <w:rPr>
                <w:rtl w:val="0"/>
              </w:rPr>
            </w:r>
          </w:p>
        </w:tc>
        <w:tc>
          <w:tcPr>
            <w:shd w:fill="ffff00" w:val="clear"/>
          </w:tcPr>
          <w:p w:rsidR="00000000" w:rsidDel="00000000" w:rsidP="00000000" w:rsidRDefault="00000000" w:rsidRPr="00000000" w14:paraId="0000139A">
            <w:pPr>
              <w:rPr>
                <w:b w:val="1"/>
                <w:bCs w:val="1"/>
                <w:sz w:val="20"/>
                <w:szCs w:val="20"/>
              </w:rPr>
            </w:pPr>
            <w:r w:rsidDel="00000000" w:rsidR="00000000" w:rsidRPr="00000000">
              <w:rPr>
                <w:b w:val="1"/>
                <w:bCs w:val="1"/>
                <w:sz w:val="20"/>
                <w:szCs w:val="20"/>
                <w:rtl w:val="0"/>
              </w:rPr>
              <w:t xml:space="preserve">Cloud Security Maturity Index to Measure the Cybersecurity Maturity Level of Cloud Service Providers in Indonesia</w:t>
            </w:r>
          </w:p>
        </w:tc>
        <w:tc>
          <w:tcPr>
            <w:shd w:fill="ffff00" w:val="clear"/>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Huawei-UI</w:t>
            </w:r>
          </w:p>
        </w:tc>
        <w:tc>
          <w:tcPr>
            <w:shd w:fill="ffff00" w:val="clear"/>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w:t>
            </w:r>
          </w:p>
        </w:tc>
        <w:tc>
          <w:tcPr>
            <w:shd w:fill="ffff00" w:val="clear"/>
          </w:tcPr>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9E">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shd w:fill="ffff00" w:val="clear"/>
          </w:tcPr>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08" w:firstLine="0"/>
              <w:jc w:val="right"/>
              <w:rPr/>
            </w:pPr>
            <w:r w:rsidDel="00000000" w:rsidR="00000000" w:rsidRPr="00000000">
              <w:rPr>
                <w:rtl w:val="0"/>
              </w:rPr>
              <w:t xml:space="preserve">3</w:t>
            </w:r>
          </w:p>
        </w:tc>
        <w:tc>
          <w:tcPr>
            <w:shd w:fill="ffff00" w:val="clear"/>
          </w:tcPr>
          <w:p w:rsidR="00000000" w:rsidDel="00000000" w:rsidP="00000000" w:rsidRDefault="00000000" w:rsidRPr="00000000" w14:paraId="000013A3">
            <w:pPr>
              <w:rPr>
                <w:b w:val="1"/>
                <w:bCs w:val="1"/>
                <w:sz w:val="20"/>
                <w:szCs w:val="20"/>
              </w:rPr>
            </w:pPr>
            <w:commentRangeStart w:id="25"/>
            <w:r w:rsidDel="00000000" w:rsidR="00000000" w:rsidRPr="00000000">
              <w:rPr>
                <w:b w:val="1"/>
                <w:bCs w:val="1"/>
                <w:sz w:val="20"/>
                <w:szCs w:val="20"/>
                <w:rtl w:val="0"/>
              </w:rPr>
              <w:t xml:space="preserve">Kerangka Kepercayaan Digital Untuk Indonesia</w:t>
            </w:r>
          </w:p>
        </w:tc>
        <w:tc>
          <w:tcPr>
            <w:shd w:fill="ffff00" w:val="clear"/>
          </w:tcPr>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commentRangeEnd w:id="25"/>
            <w:r w:rsidDel="00000000" w:rsidR="00000000" w:rsidRPr="00000000">
              <w:commentReference w:id="25"/>
            </w:r>
            <w:r w:rsidDel="00000000" w:rsidR="00000000" w:rsidRPr="00000000">
              <w:rPr>
                <w:b w:val="1"/>
                <w:bCs w:val="1"/>
                <w:sz w:val="20"/>
                <w:szCs w:val="20"/>
                <w:rtl w:val="0"/>
              </w:rPr>
              <w:t xml:space="preserve">Huawei-ITB</w:t>
            </w:r>
          </w:p>
        </w:tc>
        <w:tc>
          <w:tcPr>
            <w:shd w:fill="ffff00" w:val="clear"/>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shd w:fill="ffff00" w:val="clear"/>
          </w:tcPr>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A7">
            <w:pPr>
              <w:rPr>
                <w:sz w:val="20"/>
                <w:szCs w:val="20"/>
              </w:rPr>
            </w:pPr>
            <w:r w:rsidDel="00000000" w:rsidR="00000000" w:rsidRPr="00000000">
              <w:rPr>
                <w:rtl w:val="0"/>
              </w:rPr>
            </w:r>
          </w:p>
        </w:tc>
        <w:tc>
          <w:tcPr>
            <w:shd w:fill="ffff00" w:val="clear"/>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hyperlink r:id="rId169">
              <w:r w:rsidDel="00000000" w:rsidR="00000000" w:rsidRPr="00000000">
                <w:rPr>
                  <w:rFonts w:ascii="Times New Roman" w:cs="Times New Roman" w:eastAsia="Times New Roman" w:hAnsi="Times New Roman"/>
                  <w:color w:val="1155cc"/>
                  <w:sz w:val="20"/>
                  <w:szCs w:val="20"/>
                  <w:u w:val="single"/>
                  <w:rtl w:val="0"/>
                </w:rPr>
                <w:t xml:space="preserve">https://drive.google.com/drive/folders/1LINtF_4FkVMkYNW_0yeXEMQ-9F_hesD6?usp=sharing</w:t>
              </w:r>
            </w:hyperlink>
            <w:r w:rsidDel="00000000" w:rsidR="00000000" w:rsidRPr="00000000">
              <w:rPr>
                <w:rtl w:val="0"/>
              </w:rPr>
            </w:r>
          </w:p>
        </w:tc>
      </w:tr>
      <w:tr>
        <w:trPr>
          <w:cantSplit w:val="0"/>
          <w:trHeight w:val="574.9218749999999" w:hRule="atLeast"/>
          <w:tblHeader w:val="0"/>
        </w:trPr>
        <w:tc>
          <w:tcPr>
            <w:shd w:fill="ffff00" w:val="clear"/>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20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shd w:fill="ffff00" w:val="clear"/>
          </w:tcPr>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commentRangeStart w:id="26"/>
            <w:r w:rsidDel="00000000" w:rsidR="00000000" w:rsidRPr="00000000">
              <w:rPr>
                <w:b w:val="1"/>
                <w:bCs w:val="1"/>
                <w:sz w:val="20"/>
                <w:szCs w:val="20"/>
                <w:rtl w:val="0"/>
              </w:rPr>
              <w:t xml:space="preserve">Security Analysis Of Audit Tools</w:t>
            </w:r>
          </w:p>
        </w:tc>
        <w:tc>
          <w:tcPr>
            <w:shd w:fill="ffff00" w:val="clear"/>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commentRangeEnd w:id="26"/>
            <w:r w:rsidDel="00000000" w:rsidR="00000000" w:rsidRPr="00000000">
              <w:commentReference w:id="26"/>
            </w:r>
            <w:r w:rsidDel="00000000" w:rsidR="00000000" w:rsidRPr="00000000">
              <w:rPr>
                <w:b w:val="1"/>
                <w:bCs w:val="1"/>
                <w:sz w:val="20"/>
                <w:szCs w:val="20"/>
                <w:rtl w:val="0"/>
              </w:rPr>
              <w:t xml:space="preserve">BRIN</w:t>
            </w:r>
            <w:r w:rsidDel="00000000" w:rsidR="00000000" w:rsidRPr="00000000">
              <w:rPr>
                <w:rtl w:val="0"/>
              </w:rPr>
            </w:r>
          </w:p>
        </w:tc>
        <w:tc>
          <w:tcPr>
            <w:shd w:fill="ffff00" w:val="clear"/>
          </w:tcPr>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w:t>
            </w:r>
            <w:r w:rsidDel="00000000" w:rsidR="00000000" w:rsidRPr="00000000">
              <w:rPr>
                <w:rtl w:val="0"/>
              </w:rPr>
            </w:r>
          </w:p>
        </w:tc>
        <w:tc>
          <w:tcPr>
            <w:shd w:fill="ffff00" w:val="clear"/>
          </w:tcPr>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commentRangeStart w:id="27"/>
            <w:r w:rsidDel="00000000" w:rsidR="00000000" w:rsidRPr="00000000">
              <w:rPr>
                <w:sz w:val="20"/>
                <w:szCs w:val="20"/>
                <w:rtl w:val="0"/>
              </w:rPr>
              <w:t xml:space="preserve">3</w:t>
            </w:r>
            <w:r w:rsidDel="00000000" w:rsidR="00000000" w:rsidRPr="00000000">
              <w:rPr>
                <w:rtl w:val="0"/>
              </w:rPr>
            </w:r>
          </w:p>
        </w:tc>
        <w:tc>
          <w:tcPr>
            <w:shd w:fill="ffff00" w:val="clear"/>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commentRangeEnd w:id="27"/>
            <w:r w:rsidDel="00000000" w:rsidR="00000000" w:rsidRPr="00000000">
              <w:commentReference w:id="27"/>
            </w:r>
            <w:r w:rsidDel="00000000" w:rsidR="00000000" w:rsidRPr="00000000">
              <w:rPr>
                <w:rtl w:val="0"/>
              </w:rPr>
            </w:r>
          </w:p>
        </w:tc>
        <w:tc>
          <w:tcPr>
            <w:shd w:fill="ffff00" w:val="clear"/>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hyperlink r:id="rId170">
              <w:r w:rsidDel="00000000" w:rsidR="00000000" w:rsidRPr="00000000">
                <w:rPr>
                  <w:color w:val="1155cc"/>
                  <w:sz w:val="20"/>
                  <w:szCs w:val="20"/>
                  <w:u w:val="single"/>
                  <w:rtl w:val="0"/>
                </w:rPr>
                <w:t xml:space="preserve">https://drive.google.com/drive/folders/1CBHVXT1zAI0ShXbTZw5LVP4aLbu0ebO5?usp=sharing</w:t>
              </w:r>
            </w:hyperlink>
            <w:r w:rsidDel="00000000" w:rsidR="00000000" w:rsidRPr="00000000">
              <w:rPr>
                <w:rtl w:val="0"/>
              </w:rPr>
            </w:r>
          </w:p>
        </w:tc>
      </w:tr>
      <w:tr>
        <w:trPr>
          <w:cantSplit w:val="0"/>
          <w:trHeight w:val="300" w:hRule="atLeast"/>
          <w:tblHeader w:val="0"/>
        </w:trPr>
        <w:tc>
          <w:tcPr>
            <w:shd w:fill="ffff00" w:val="clear"/>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20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shd w:fill="ffff00" w:val="clear"/>
          </w:tcPr>
          <w:p w:rsidR="00000000" w:rsidDel="00000000" w:rsidP="00000000" w:rsidRDefault="00000000" w:rsidRPr="00000000" w14:paraId="000013B5">
            <w:pPr>
              <w:rPr>
                <w:b w:val="1"/>
                <w:bCs w:val="1"/>
                <w:sz w:val="20"/>
                <w:szCs w:val="20"/>
              </w:rPr>
            </w:pPr>
            <w:commentRangeStart w:id="28"/>
            <w:r w:rsidDel="00000000" w:rsidR="00000000" w:rsidRPr="00000000">
              <w:rPr>
                <w:b w:val="1"/>
                <w:bCs w:val="1"/>
                <w:sz w:val="20"/>
                <w:szCs w:val="20"/>
                <w:rtl w:val="0"/>
              </w:rPr>
              <w:t xml:space="preserve">Analysis Of Fraud Attacks Using Android Package Kit (APK) In Indonesia</w:t>
            </w:r>
          </w:p>
        </w:tc>
        <w:tc>
          <w:tcPr>
            <w:shd w:fill="ffff00" w:val="clear"/>
          </w:tcPr>
          <w:p w:rsidR="00000000" w:rsidDel="00000000" w:rsidP="00000000" w:rsidRDefault="00000000" w:rsidRPr="00000000" w14:paraId="000013B6">
            <w:pPr>
              <w:jc w:val="center"/>
              <w:rPr>
                <w:b w:val="1"/>
                <w:bCs w:val="1"/>
                <w:sz w:val="20"/>
                <w:szCs w:val="20"/>
              </w:rPr>
            </w:pPr>
            <w:commentRangeEnd w:id="28"/>
            <w:r w:rsidDel="00000000" w:rsidR="00000000" w:rsidRPr="00000000">
              <w:commentReference w:id="28"/>
            </w:r>
            <w:r w:rsidDel="00000000" w:rsidR="00000000" w:rsidRPr="00000000">
              <w:rPr>
                <w:b w:val="1"/>
                <w:bCs w:val="1"/>
                <w:sz w:val="20"/>
                <w:szCs w:val="20"/>
                <w:rtl w:val="0"/>
              </w:rPr>
              <w:t xml:space="preserve">BRIN</w:t>
            </w:r>
          </w:p>
        </w:tc>
        <w:tc>
          <w:tcPr>
            <w:shd w:fill="ffff00" w:val="clear"/>
          </w:tcPr>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shd w:fill="ffff00" w:val="clear"/>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hyperlink r:id="rId171">
              <w:r w:rsidDel="00000000" w:rsidR="00000000" w:rsidRPr="00000000">
                <w:rPr>
                  <w:color w:val="1155cc"/>
                  <w:sz w:val="20"/>
                  <w:szCs w:val="20"/>
                  <w:u w:val="single"/>
                  <w:rtl w:val="0"/>
                </w:rPr>
                <w:t xml:space="preserve">https://drive.google.com/drive/folders/11hUS0b2QK6bXpgVwhGTFe2I_J3XdHdU_?usp=sharing</w:t>
              </w:r>
            </w:hyperlink>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0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shd w:fill="ffff00" w:val="clear"/>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commentRangeStart w:id="29"/>
            <w:r w:rsidDel="00000000" w:rsidR="00000000" w:rsidRPr="00000000">
              <w:rPr>
                <w:b w:val="1"/>
                <w:bCs w:val="1"/>
                <w:sz w:val="20"/>
                <w:szCs w:val="20"/>
                <w:rtl w:val="0"/>
              </w:rPr>
              <w:t xml:space="preserve">Kajian Ketahanan Manajemen Kerentanan</w:t>
            </w:r>
            <w:r w:rsidDel="00000000" w:rsidR="00000000" w:rsidRPr="00000000">
              <w:rPr>
                <w:rtl w:val="0"/>
              </w:rPr>
            </w:r>
          </w:p>
        </w:tc>
        <w:tc>
          <w:tcPr>
            <w:shd w:fill="ffff00" w:val="clear"/>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commentRangeEnd w:id="29"/>
            <w:r w:rsidDel="00000000" w:rsidR="00000000" w:rsidRPr="00000000">
              <w:commentReference w:id="29"/>
            </w:r>
            <w:r w:rsidDel="00000000" w:rsidR="00000000" w:rsidRPr="00000000">
              <w:rPr>
                <w:b w:val="1"/>
                <w:bCs w:val="1"/>
                <w:sz w:val="20"/>
                <w:szCs w:val="20"/>
                <w:rtl w:val="0"/>
              </w:rPr>
              <w:t xml:space="preserve">Huawei-CDEF-BSSN</w:t>
            </w:r>
            <w:r w:rsidDel="00000000" w:rsidR="00000000" w:rsidRPr="00000000">
              <w:rPr>
                <w:rtl w:val="0"/>
              </w:rPr>
            </w:r>
          </w:p>
        </w:tc>
        <w:tc>
          <w:tcPr>
            <w:shd w:fill="ffff00" w:val="clear"/>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w:t>
            </w:r>
            <w:r w:rsidDel="00000000" w:rsidR="00000000" w:rsidRPr="00000000">
              <w:rPr>
                <w:rtl w:val="0"/>
              </w:rPr>
            </w:r>
          </w:p>
        </w:tc>
        <w:tc>
          <w:tcPr>
            <w:shd w:fill="ffff00" w:val="clear"/>
          </w:tcPr>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125</w:t>
            </w:r>
            <w:r w:rsidDel="00000000" w:rsidR="00000000" w:rsidRPr="00000000">
              <w:rPr>
                <w:rtl w:val="0"/>
              </w:rPr>
            </w:r>
          </w:p>
        </w:tc>
        <w:tc>
          <w:tcPr>
            <w:shd w:fill="ffff00" w:val="clear"/>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72">
              <w:r w:rsidDel="00000000" w:rsidR="00000000" w:rsidRPr="00000000">
                <w:rPr>
                  <w:color w:val="1155cc"/>
                  <w:sz w:val="20"/>
                  <w:szCs w:val="20"/>
                  <w:u w:val="single"/>
                  <w:rtl w:val="0"/>
                </w:rPr>
                <w:t xml:space="preserve">https://idsirtii.or.id/en/warning/read/673/kajian-ketahanan-siber-manajemen-kerentanan.html</w:t>
              </w:r>
            </w:hyperlink>
            <w:r w:rsidDel="00000000" w:rsidR="00000000" w:rsidRPr="00000000">
              <w:rPr>
                <w:rtl w:val="0"/>
              </w:rPr>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https://library.poltekssn.ac.id/?books=kajian-ketahanan-siber-manajemen-kerentanan</w:t>
            </w:r>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08" w:firstLine="0"/>
              <w:jc w:val="right"/>
              <w:rPr/>
            </w:pPr>
            <w:r w:rsidDel="00000000" w:rsidR="00000000" w:rsidRPr="00000000">
              <w:rPr>
                <w:rtl w:val="0"/>
              </w:rPr>
              <w:t xml:space="preserve">7</w:t>
            </w:r>
          </w:p>
        </w:tc>
        <w:tc>
          <w:tcPr>
            <w:shd w:fill="ffff00" w:val="clear"/>
          </w:tcPr>
          <w:p w:rsidR="00000000" w:rsidDel="00000000" w:rsidP="00000000" w:rsidRDefault="00000000" w:rsidRPr="00000000" w14:paraId="000013C9">
            <w:pPr>
              <w:rPr>
                <w:b w:val="1"/>
                <w:bCs w:val="1"/>
                <w:sz w:val="20"/>
                <w:szCs w:val="20"/>
              </w:rPr>
            </w:pPr>
            <w:commentRangeStart w:id="30"/>
            <w:r w:rsidDel="00000000" w:rsidR="00000000" w:rsidRPr="00000000">
              <w:rPr>
                <w:b w:val="1"/>
                <w:bCs w:val="1"/>
                <w:sz w:val="20"/>
                <w:szCs w:val="20"/>
                <w:rtl w:val="0"/>
              </w:rPr>
              <w:t xml:space="preserve">Cyber threat modeling for cross border payment</w:t>
            </w:r>
          </w:p>
        </w:tc>
        <w:tc>
          <w:tcPr>
            <w:shd w:fill="ffff00" w:val="clear"/>
          </w:tcPr>
          <w:p w:rsidR="00000000" w:rsidDel="00000000" w:rsidP="00000000" w:rsidRDefault="00000000" w:rsidRPr="00000000" w14:paraId="000013CA">
            <w:pPr>
              <w:jc w:val="center"/>
              <w:rPr>
                <w:b w:val="1"/>
                <w:bCs w:val="1"/>
                <w:sz w:val="20"/>
                <w:szCs w:val="20"/>
              </w:rPr>
            </w:pPr>
            <w:r w:rsidDel="00000000" w:rsidR="00000000" w:rsidRPr="00000000">
              <w:rPr>
                <w:b w:val="1"/>
                <w:bCs w:val="1"/>
                <w:sz w:val="20"/>
                <w:szCs w:val="20"/>
                <w:rtl w:val="0"/>
              </w:rPr>
              <w:t xml:space="preserve">Cardiff-BI-BINS</w:t>
            </w:r>
          </w:p>
        </w:tc>
        <w:tc>
          <w:tcPr>
            <w:shd w:fill="ffff00" w:val="clear"/>
          </w:tcPr>
          <w:p w:rsidR="00000000" w:rsidDel="00000000" w:rsidP="00000000" w:rsidRDefault="00000000" w:rsidRPr="00000000" w14:paraId="000013CB">
            <w:pPr>
              <w:jc w:val="center"/>
              <w:rPr>
                <w:sz w:val="20"/>
                <w:szCs w:val="20"/>
              </w:rPr>
            </w:pPr>
            <w:commentRangeEnd w:id="30"/>
            <w:r w:rsidDel="00000000" w:rsidR="00000000" w:rsidRPr="00000000">
              <w:commentReference w:id="30"/>
            </w:r>
            <w:r w:rsidDel="00000000" w:rsidR="00000000" w:rsidRPr="00000000">
              <w:rPr>
                <w:sz w:val="20"/>
                <w:szCs w:val="20"/>
                <w:rtl w:val="0"/>
              </w:rPr>
              <w:t xml:space="preserve">N</w:t>
            </w:r>
          </w:p>
        </w:tc>
        <w:tc>
          <w:tcPr>
            <w:shd w:fill="ffff00" w:val="clear"/>
          </w:tcPr>
          <w:p w:rsidR="00000000" w:rsidDel="00000000" w:rsidP="00000000" w:rsidRDefault="00000000" w:rsidRPr="00000000" w14:paraId="000013CC">
            <w:pPr>
              <w:jc w:val="center"/>
              <w:rPr>
                <w:sz w:val="20"/>
                <w:szCs w:val="20"/>
              </w:rPr>
            </w:pPr>
            <w:r w:rsidDel="00000000" w:rsidR="00000000" w:rsidRPr="00000000">
              <w:rPr>
                <w:sz w:val="20"/>
                <w:szCs w:val="20"/>
                <w:rtl w:val="0"/>
              </w:rPr>
              <w:t xml:space="preserve">3</w:t>
            </w:r>
          </w:p>
        </w:tc>
        <w:tc>
          <w:tcPr>
            <w:shd w:fill="ffff00" w:val="clear"/>
          </w:tcPr>
          <w:p w:rsidR="00000000" w:rsidDel="00000000" w:rsidP="00000000" w:rsidRDefault="00000000" w:rsidRPr="00000000" w14:paraId="000013CD">
            <w:pPr>
              <w:jc w:val="center"/>
              <w:rPr>
                <w:sz w:val="20"/>
                <w:szCs w:val="20"/>
              </w:rPr>
            </w:pPr>
            <w:r w:rsidDel="00000000" w:rsidR="00000000" w:rsidRPr="00000000">
              <w:rPr>
                <w:sz w:val="20"/>
                <w:szCs w:val="20"/>
                <w:rtl w:val="0"/>
              </w:rPr>
              <w:t xml:space="preserve">60</w:t>
            </w:r>
          </w:p>
        </w:tc>
        <w:tc>
          <w:tcPr>
            <w:shd w:fill="ffff00" w:val="clear"/>
          </w:tcPr>
          <w:p w:rsidR="00000000" w:rsidDel="00000000" w:rsidP="00000000" w:rsidRDefault="00000000" w:rsidRPr="00000000" w14:paraId="000013CE">
            <w:pPr>
              <w:jc w:val="center"/>
              <w:rPr>
                <w:sz w:val="20"/>
                <w:szCs w:val="20"/>
              </w:rPr>
            </w:pPr>
            <w:r w:rsidDel="00000000" w:rsidR="00000000" w:rsidRPr="00000000">
              <w:rPr>
                <w:sz w:val="20"/>
                <w:szCs w:val="20"/>
                <w:rtl w:val="0"/>
              </w:rPr>
              <w:t xml:space="preserve">80 </w:t>
            </w:r>
          </w:p>
        </w:tc>
        <w:tc>
          <w:tcPr>
            <w:shd w:fill="ffff00" w:val="clear"/>
          </w:tcPr>
          <w:p w:rsidR="00000000" w:rsidDel="00000000" w:rsidP="00000000" w:rsidRDefault="00000000" w:rsidRPr="00000000" w14:paraId="000013CF">
            <w:pPr>
              <w:jc w:val="center"/>
              <w:rPr>
                <w:sz w:val="20"/>
                <w:szCs w:val="20"/>
              </w:rPr>
            </w:pPr>
            <w:r w:rsidDel="00000000" w:rsidR="00000000" w:rsidRPr="00000000">
              <w:rPr>
                <w:sz w:val="20"/>
                <w:szCs w:val="20"/>
                <w:rtl w:val="0"/>
              </w:rPr>
              <w:t xml:space="preserve">60</w:t>
            </w:r>
          </w:p>
        </w:tc>
        <w:tc>
          <w:tcPr>
            <w:shd w:fill="ffff00" w:val="clear"/>
          </w:tcPr>
          <w:p w:rsidR="00000000" w:rsidDel="00000000" w:rsidP="00000000" w:rsidRDefault="00000000" w:rsidRPr="00000000" w14:paraId="000013D0">
            <w:pPr>
              <w:rPr>
                <w:rFonts w:ascii="Times New Roman" w:cs="Times New Roman" w:eastAsia="Times New Roman" w:hAnsi="Times New Roman"/>
                <w:sz w:val="20"/>
                <w:szCs w:val="20"/>
              </w:rPr>
            </w:pPr>
            <w:hyperlink r:id="rId173">
              <w:r w:rsidDel="00000000" w:rsidR="00000000" w:rsidRPr="00000000">
                <w:rPr>
                  <w:rFonts w:ascii="Times New Roman" w:cs="Times New Roman" w:eastAsia="Times New Roman" w:hAnsi="Times New Roman"/>
                  <w:color w:val="1155cc"/>
                  <w:sz w:val="20"/>
                  <w:szCs w:val="20"/>
                  <w:u w:val="single"/>
                  <w:rtl w:val="0"/>
                </w:rPr>
                <w:t xml:space="preserve">https://drive.google.com/drive/folders/1f-yFjM0Id1DvIoY05bMU6L3sEPCkk0p7?usp=sharing</w:t>
              </w:r>
            </w:hyperlink>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08" w:firstLine="0"/>
              <w:jc w:val="right"/>
              <w:rPr/>
            </w:pPr>
            <w:r w:rsidDel="00000000" w:rsidR="00000000" w:rsidRPr="00000000">
              <w:rPr>
                <w:rtl w:val="0"/>
              </w:rPr>
              <w:t xml:space="preserve">8</w:t>
            </w:r>
          </w:p>
        </w:tc>
        <w:tc>
          <w:tcPr>
            <w:shd w:fill="ffff00" w:val="clear"/>
          </w:tcPr>
          <w:p w:rsidR="00000000" w:rsidDel="00000000" w:rsidP="00000000" w:rsidRDefault="00000000" w:rsidRPr="00000000" w14:paraId="000013D2">
            <w:pPr>
              <w:rPr>
                <w:b w:val="1"/>
                <w:bCs w:val="1"/>
                <w:sz w:val="20"/>
                <w:szCs w:val="20"/>
              </w:rPr>
            </w:pPr>
            <w:r w:rsidDel="00000000" w:rsidR="00000000" w:rsidRPr="00000000">
              <w:rPr>
                <w:b w:val="1"/>
                <w:bCs w:val="1"/>
                <w:sz w:val="20"/>
                <w:szCs w:val="20"/>
                <w:rtl w:val="0"/>
              </w:rPr>
              <w:t xml:space="preserve">Automated Matching Skills To Improve The Accuracy Of</w:t>
            </w:r>
          </w:p>
          <w:p w:rsidR="00000000" w:rsidDel="00000000" w:rsidP="00000000" w:rsidRDefault="00000000" w:rsidRPr="00000000" w14:paraId="000013D3">
            <w:pPr>
              <w:rPr>
                <w:b w:val="1"/>
                <w:bCs w:val="1"/>
                <w:sz w:val="20"/>
                <w:szCs w:val="20"/>
              </w:rPr>
            </w:pPr>
            <w:r w:rsidDel="00000000" w:rsidR="00000000" w:rsidRPr="00000000">
              <w:rPr>
                <w:b w:val="1"/>
                <w:bCs w:val="1"/>
                <w:sz w:val="20"/>
                <w:szCs w:val="20"/>
                <w:rtl w:val="0"/>
              </w:rPr>
              <w:t xml:space="preserve">Job Applicant Selection</w:t>
            </w:r>
          </w:p>
          <w:p w:rsidR="00000000" w:rsidDel="00000000" w:rsidP="00000000" w:rsidRDefault="00000000" w:rsidRPr="00000000" w14:paraId="000013D4">
            <w:pPr>
              <w:rPr>
                <w:b w:val="1"/>
                <w:bCs w:val="1"/>
                <w:sz w:val="20"/>
                <w:szCs w:val="20"/>
              </w:rPr>
            </w:pPr>
            <w:r w:rsidDel="00000000" w:rsidR="00000000" w:rsidRPr="00000000">
              <w:rPr>
                <w:b w:val="1"/>
                <w:bCs w:val="1"/>
                <w:sz w:val="20"/>
                <w:szCs w:val="20"/>
                <w:rtl w:val="0"/>
              </w:rPr>
              <w:t xml:space="preserve">Using Indonesian National Work Competency Standards</w:t>
            </w:r>
          </w:p>
        </w:tc>
        <w:tc>
          <w:tcPr>
            <w:shd w:fill="ffff00" w:val="clear"/>
          </w:tcPr>
          <w:p w:rsidR="00000000" w:rsidDel="00000000" w:rsidP="00000000" w:rsidRDefault="00000000" w:rsidRPr="00000000" w14:paraId="000013D5">
            <w:pPr>
              <w:jc w:val="center"/>
              <w:rPr>
                <w:b w:val="1"/>
                <w:bCs w:val="1"/>
                <w:sz w:val="20"/>
                <w:szCs w:val="20"/>
              </w:rPr>
            </w:pPr>
            <w:r w:rsidDel="00000000" w:rsidR="00000000" w:rsidRPr="00000000">
              <w:rPr>
                <w:b w:val="1"/>
                <w:bCs w:val="1"/>
                <w:sz w:val="20"/>
                <w:szCs w:val="20"/>
                <w:rtl w:val="0"/>
              </w:rPr>
              <w:t xml:space="preserve">BSSN-PSSN</w:t>
            </w:r>
          </w:p>
        </w:tc>
        <w:tc>
          <w:tcPr>
            <w:shd w:fill="ffff00" w:val="clear"/>
          </w:tcPr>
          <w:p w:rsidR="00000000" w:rsidDel="00000000" w:rsidP="00000000" w:rsidRDefault="00000000" w:rsidRPr="00000000" w14:paraId="000013D6">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13D7">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3D8">
            <w:pPr>
              <w:jc w:val="center"/>
              <w:rPr>
                <w:sz w:val="20"/>
                <w:szCs w:val="20"/>
              </w:rPr>
            </w:pPr>
            <w:r w:rsidDel="00000000" w:rsidR="00000000" w:rsidRPr="00000000">
              <w:rPr>
                <w:sz w:val="20"/>
                <w:szCs w:val="20"/>
                <w:rtl w:val="0"/>
              </w:rPr>
              <w:t xml:space="preserve">4,5</w:t>
            </w:r>
          </w:p>
        </w:tc>
        <w:tc>
          <w:tcPr>
            <w:shd w:fill="ffff00" w:val="clear"/>
          </w:tcPr>
          <w:p w:rsidR="00000000" w:rsidDel="00000000" w:rsidP="00000000" w:rsidRDefault="00000000" w:rsidRPr="00000000" w14:paraId="000013D9">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3DA">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3DB">
            <w:pPr>
              <w:rPr>
                <w:rFonts w:ascii="Times New Roman" w:cs="Times New Roman" w:eastAsia="Times New Roman" w:hAnsi="Times New Roman"/>
                <w:sz w:val="20"/>
                <w:szCs w:val="20"/>
              </w:rPr>
            </w:pPr>
            <w:hyperlink r:id="rId174">
              <w:r w:rsidDel="00000000" w:rsidR="00000000" w:rsidRPr="00000000">
                <w:rPr>
                  <w:rFonts w:ascii="Times New Roman" w:cs="Times New Roman" w:eastAsia="Times New Roman" w:hAnsi="Times New Roman"/>
                  <w:color w:val="1155cc"/>
                  <w:sz w:val="20"/>
                  <w:szCs w:val="20"/>
                  <w:u w:val="single"/>
                  <w:rtl w:val="0"/>
                </w:rPr>
                <w:t xml:space="preserve">https://drive.google.com/drive/folders/1YlSU7CjAkcWs7utYJazahlNyutssx4rU?usp=sharing</w:t>
              </w:r>
            </w:hyperlink>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08" w:firstLine="0"/>
              <w:jc w:val="right"/>
              <w:rPr/>
            </w:pPr>
            <w:r w:rsidDel="00000000" w:rsidR="00000000" w:rsidRPr="00000000">
              <w:rPr>
                <w:rtl w:val="0"/>
              </w:rPr>
            </w:r>
          </w:p>
        </w:tc>
        <w:tc>
          <w:tcPr>
            <w:shd w:fill="ffff00" w:val="clear"/>
          </w:tcPr>
          <w:p w:rsidR="00000000" w:rsidDel="00000000" w:rsidP="00000000" w:rsidRDefault="00000000" w:rsidRPr="00000000" w14:paraId="000013DD">
            <w:pPr>
              <w:rPr>
                <w:b w:val="1"/>
                <w:bCs w:val="1"/>
                <w:sz w:val="20"/>
                <w:szCs w:val="20"/>
              </w:rPr>
            </w:pPr>
            <w:r w:rsidDel="00000000" w:rsidR="00000000" w:rsidRPr="00000000">
              <w:rPr>
                <w:b w:val="1"/>
                <w:bCs w:val="1"/>
                <w:sz w:val="20"/>
                <w:szCs w:val="20"/>
                <w:rtl w:val="0"/>
              </w:rPr>
              <w:t xml:space="preserve">PROCTOR: A Robust URL Protection System Against</w:t>
            </w:r>
          </w:p>
          <w:p w:rsidR="00000000" w:rsidDel="00000000" w:rsidP="00000000" w:rsidRDefault="00000000" w:rsidRPr="00000000" w14:paraId="000013DE">
            <w:pPr>
              <w:rPr>
                <w:b w:val="1"/>
                <w:bCs w:val="1"/>
                <w:sz w:val="20"/>
                <w:szCs w:val="20"/>
              </w:rPr>
            </w:pPr>
            <w:r w:rsidDel="00000000" w:rsidR="00000000" w:rsidRPr="00000000">
              <w:rPr>
                <w:b w:val="1"/>
                <w:bCs w:val="1"/>
                <w:sz w:val="20"/>
                <w:szCs w:val="20"/>
                <w:rtl w:val="0"/>
              </w:rPr>
              <w:t xml:space="preserve">Fraudulent, Phishing, and Scam Activities</w:t>
            </w:r>
          </w:p>
          <w:p w:rsidR="00000000" w:rsidDel="00000000" w:rsidP="00000000" w:rsidRDefault="00000000" w:rsidRPr="00000000" w14:paraId="000013DF">
            <w:pPr>
              <w:rPr>
                <w:b w:val="1"/>
                <w:bCs w:val="1"/>
                <w:sz w:val="20"/>
                <w:szCs w:val="20"/>
              </w:rPr>
            </w:pPr>
            <w:r w:rsidDel="00000000" w:rsidR="00000000" w:rsidRPr="00000000">
              <w:rPr>
                <w:b w:val="1"/>
                <w:bCs w:val="1"/>
                <w:sz w:val="20"/>
                <w:szCs w:val="20"/>
                <w:rtl w:val="0"/>
              </w:rPr>
              <w:t xml:space="preserve">s</w:t>
            </w:r>
          </w:p>
        </w:tc>
        <w:tc>
          <w:tcPr>
            <w:shd w:fill="ffff00" w:val="clear"/>
          </w:tcPr>
          <w:p w:rsidR="00000000" w:rsidDel="00000000" w:rsidP="00000000" w:rsidRDefault="00000000" w:rsidRPr="00000000" w14:paraId="000013E0">
            <w:pPr>
              <w:jc w:val="center"/>
              <w:rPr>
                <w:b w:val="1"/>
                <w:bCs w:val="1"/>
                <w:sz w:val="20"/>
                <w:szCs w:val="20"/>
              </w:rPr>
            </w:pPr>
            <w:r w:rsidDel="00000000" w:rsidR="00000000" w:rsidRPr="00000000">
              <w:rPr>
                <w:b w:val="1"/>
                <w:bCs w:val="1"/>
                <w:sz w:val="20"/>
                <w:szCs w:val="20"/>
                <w:rtl w:val="0"/>
              </w:rPr>
              <w:t xml:space="preserve">BSSN-PSSN</w:t>
            </w:r>
          </w:p>
        </w:tc>
        <w:tc>
          <w:tcPr>
            <w:shd w:fill="ffff00" w:val="clear"/>
          </w:tcPr>
          <w:p w:rsidR="00000000" w:rsidDel="00000000" w:rsidP="00000000" w:rsidRDefault="00000000" w:rsidRPr="00000000" w14:paraId="000013E1">
            <w:pPr>
              <w:jc w:val="center"/>
              <w:rPr>
                <w:sz w:val="20"/>
                <w:szCs w:val="20"/>
              </w:rPr>
            </w:pPr>
            <w:r w:rsidDel="00000000" w:rsidR="00000000" w:rsidRPr="00000000">
              <w:rPr>
                <w:sz w:val="20"/>
                <w:szCs w:val="20"/>
                <w:rtl w:val="0"/>
              </w:rPr>
              <w:t xml:space="preserve">N</w:t>
            </w:r>
          </w:p>
        </w:tc>
        <w:tc>
          <w:tcPr>
            <w:shd w:fill="ffff00" w:val="clear"/>
          </w:tcPr>
          <w:p w:rsidR="00000000" w:rsidDel="00000000" w:rsidP="00000000" w:rsidRDefault="00000000" w:rsidRPr="00000000" w14:paraId="000013E2">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3E3">
            <w:pPr>
              <w:jc w:val="center"/>
              <w:rPr>
                <w:sz w:val="20"/>
                <w:szCs w:val="20"/>
              </w:rPr>
            </w:pPr>
            <w:r w:rsidDel="00000000" w:rsidR="00000000" w:rsidRPr="00000000">
              <w:rPr>
                <w:sz w:val="20"/>
                <w:szCs w:val="20"/>
                <w:rtl w:val="0"/>
              </w:rPr>
              <w:t xml:space="preserve">6</w:t>
            </w:r>
          </w:p>
        </w:tc>
        <w:tc>
          <w:tcPr>
            <w:shd w:fill="ffff00" w:val="clear"/>
          </w:tcPr>
          <w:p w:rsidR="00000000" w:rsidDel="00000000" w:rsidP="00000000" w:rsidRDefault="00000000" w:rsidRPr="00000000" w14:paraId="000013E4">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3E5">
            <w:pPr>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13E6">
            <w:pPr>
              <w:rPr>
                <w:rFonts w:ascii="Times New Roman" w:cs="Times New Roman" w:eastAsia="Times New Roman" w:hAnsi="Times New Roman"/>
                <w:sz w:val="20"/>
                <w:szCs w:val="20"/>
              </w:rPr>
            </w:pPr>
            <w:hyperlink r:id="rId175">
              <w:r w:rsidDel="00000000" w:rsidR="00000000" w:rsidRPr="00000000">
                <w:rPr>
                  <w:rFonts w:ascii="Times New Roman" w:cs="Times New Roman" w:eastAsia="Times New Roman" w:hAnsi="Times New Roman"/>
                  <w:color w:val="1155cc"/>
                  <w:sz w:val="20"/>
                  <w:szCs w:val="20"/>
                  <w:u w:val="single"/>
                  <w:rtl w:val="0"/>
                </w:rPr>
                <w:t xml:space="preserve">https://drive.google.com/drive/folders/13L1Nu9Zcynll9jgGS3GbEUuEn_cOkxqr?usp=sharing</w:t>
              </w:r>
            </w:hyperlink>
            <w:r w:rsidDel="00000000" w:rsidR="00000000" w:rsidRPr="00000000">
              <w:rPr>
                <w:rtl w:val="0"/>
              </w:rPr>
            </w:r>
          </w:p>
        </w:tc>
      </w:tr>
      <w:tr>
        <w:trPr>
          <w:cantSplit w:val="0"/>
          <w:trHeight w:val="429.9609375" w:hRule="atLeast"/>
          <w:tblHeader w:val="0"/>
        </w:trPr>
        <w:tc>
          <w:tcPr>
            <w:shd w:fill="ffff00" w:val="clear"/>
          </w:tcPr>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20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Prototipe Integrasi Next Generation Firewall (NGFW) berbasis OPNSense, SIEM, dan WAF untuk Keamanan Jaringan Intra Operasional Perangkat Daerah</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fff00" w:val="clear"/>
          </w:tcPr>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commentRangeStart w:id="31"/>
            <w:r w:rsidDel="00000000" w:rsidR="00000000" w:rsidRPr="00000000">
              <w:rPr>
                <w:sz w:val="20"/>
                <w:szCs w:val="20"/>
                <w:rtl w:val="0"/>
              </w:rPr>
              <w:t xml:space="preserve">Diskominfo Kab. Bogor</w:t>
            </w:r>
          </w:p>
        </w:tc>
        <w:tc>
          <w:tcPr>
            <w:shd w:fill="ffff00" w:val="clear"/>
          </w:tcPr>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commentRangeEnd w:id="31"/>
            <w:r w:rsidDel="00000000" w:rsidR="00000000" w:rsidRPr="00000000">
              <w:commentReference w:id="31"/>
            </w:r>
            <w:r w:rsidDel="00000000" w:rsidR="00000000" w:rsidRPr="00000000">
              <w:rPr>
                <w:sz w:val="20"/>
                <w:szCs w:val="20"/>
                <w:rtl w:val="0"/>
              </w:rPr>
              <w:t xml:space="preserve">N</w:t>
            </w:r>
            <w:r w:rsidDel="00000000" w:rsidR="00000000" w:rsidRPr="00000000">
              <w:rPr>
                <w:rtl w:val="0"/>
              </w:rPr>
            </w:r>
          </w:p>
        </w:tc>
        <w:tc>
          <w:tcPr>
            <w:shd w:fill="ffff00" w:val="clear"/>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hyperlink r:id="rId176">
              <w:r w:rsidDel="00000000" w:rsidR="00000000" w:rsidRPr="00000000">
                <w:rPr>
                  <w:color w:val="1155cc"/>
                  <w:sz w:val="20"/>
                  <w:szCs w:val="20"/>
                  <w:u w:val="single"/>
                  <w:rtl w:val="0"/>
                </w:rPr>
                <w:t xml:space="preserve">https://drive.google.com/drive/folders/1vxtAiTbqX5TBfaT93RtyHIN3URjOlM1b?usp=sharing</w:t>
              </w:r>
            </w:hyperlink>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158"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commentRangeStart w:id="32"/>
            <w:r w:rsidDel="00000000" w:rsidR="00000000" w:rsidRPr="00000000">
              <w:rPr>
                <w:b w:val="1"/>
                <w:bCs w:val="1"/>
                <w:sz w:val="20"/>
                <w:szCs w:val="20"/>
                <w:rtl w:val="0"/>
              </w:rPr>
              <w:t xml:space="preserve">Pusan National University</w:t>
            </w:r>
            <w:r w:rsidDel="00000000" w:rsidR="00000000" w:rsidRPr="00000000">
              <w:rPr>
                <w:rtl w:val="0"/>
              </w:rPr>
            </w:r>
          </w:p>
        </w:tc>
        <w:tc>
          <w:tcPr>
            <w:shd w:fill="ffff00" w:val="clear"/>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commentRangeEnd w:id="32"/>
            <w:r w:rsidDel="00000000" w:rsidR="00000000" w:rsidRPr="00000000">
              <w:commentReference w:id="32"/>
            </w: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tc>
        <w:tc>
          <w:tcPr>
            <w:shd w:fill="ffff00" w:val="clear"/>
          </w:tcPr>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ffff00" w:val="clear"/>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77">
              <w:r w:rsidDel="00000000" w:rsidR="00000000" w:rsidRPr="00000000">
                <w:rPr>
                  <w:rFonts w:ascii="Times New Roman" w:cs="Times New Roman" w:eastAsia="Times New Roman" w:hAnsi="Times New Roman"/>
                  <w:color w:val="1155cc"/>
                  <w:sz w:val="20"/>
                  <w:szCs w:val="20"/>
                  <w:u w:val="single"/>
                  <w:rtl w:val="0"/>
                </w:rPr>
                <w:t xml:space="preserve">https://drive.google.com/drive/folders/12rhFxY_FfoiDdgdFSQHU1cKu7U6iaocG?usp=sharing</w:t>
              </w:r>
            </w:hyperlink>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15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Telkom University</w:t>
            </w:r>
            <w:r w:rsidDel="00000000" w:rsidR="00000000" w:rsidRPr="00000000">
              <w:rPr>
                <w:rtl w:val="0"/>
              </w:rPr>
            </w:r>
          </w:p>
        </w:tc>
        <w:tc>
          <w:tcPr>
            <w:shd w:fill="ffff00" w:val="clear"/>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tl w:val="0"/>
              </w:rPr>
            </w:r>
          </w:p>
        </w:tc>
        <w:tc>
          <w:tcPr>
            <w:shd w:fill="ffff00" w:val="clear"/>
          </w:tcPr>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shd w:fill="ffff00" w:val="clear"/>
          </w:tcPr>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78">
              <w:r w:rsidDel="00000000" w:rsidR="00000000" w:rsidRPr="00000000">
                <w:rPr>
                  <w:rFonts w:ascii="Times New Roman" w:cs="Times New Roman" w:eastAsia="Times New Roman" w:hAnsi="Times New Roman"/>
                  <w:color w:val="1155cc"/>
                  <w:sz w:val="20"/>
                  <w:szCs w:val="20"/>
                  <w:u w:val="single"/>
                  <w:rtl w:val="0"/>
                </w:rPr>
                <w:t xml:space="preserve">https://drive.google.com/drive/folders/1Cetj6SvQhVM0AVJUnKmqZorzlrpox1RM?usp=sharing</w:t>
              </w:r>
            </w:hyperlink>
            <w:r w:rsidDel="00000000" w:rsidR="00000000" w:rsidRPr="00000000">
              <w:rPr>
                <w:rtl w:val="0"/>
              </w:rPr>
            </w:r>
          </w:p>
        </w:tc>
      </w:tr>
      <w:tr>
        <w:trPr>
          <w:cantSplit w:val="0"/>
          <w:trHeight w:val="429.9609375" w:hRule="atLeast"/>
          <w:tblHeader w:val="0"/>
        </w:trPr>
        <w:tc>
          <w:tcPr>
            <w:shd w:fill="ffff00" w:val="clear"/>
          </w:tcPr>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15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PQC (perlu konfirmasi sponsor dari Huawei)</w:t>
            </w:r>
          </w:p>
        </w:tc>
        <w:tc>
          <w:tcPr>
            <w:shd w:fill="ffff00" w:val="clear"/>
          </w:tcPr>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commentRangeStart w:id="33"/>
            <w:r w:rsidDel="00000000" w:rsidR="00000000" w:rsidRPr="00000000">
              <w:rPr>
                <w:b w:val="1"/>
                <w:bCs w:val="1"/>
                <w:sz w:val="20"/>
                <w:szCs w:val="20"/>
                <w:rtl w:val="0"/>
              </w:rPr>
              <w:t xml:space="preserve">Gadjah Mada University</w:t>
            </w:r>
            <w:commentRangeEnd w:id="33"/>
            <w:r w:rsidDel="00000000" w:rsidR="00000000" w:rsidRPr="00000000">
              <w:commentReference w:id="33"/>
            </w:r>
            <w:r w:rsidDel="00000000" w:rsidR="00000000" w:rsidRPr="00000000">
              <w:rPr>
                <w:rtl w:val="0"/>
              </w:rPr>
            </w:r>
          </w:p>
        </w:tc>
        <w:tc>
          <w:tcPr>
            <w:shd w:fill="ffff00" w:val="clear"/>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shd w:fill="ffff00" w:val="clear"/>
          </w:tcPr>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ffff00" w:val="clear"/>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79">
              <w:r w:rsidDel="00000000" w:rsidR="00000000" w:rsidRPr="00000000">
                <w:rPr>
                  <w:rFonts w:ascii="Times New Roman" w:cs="Times New Roman" w:eastAsia="Times New Roman" w:hAnsi="Times New Roman"/>
                  <w:color w:val="1155cc"/>
                  <w:sz w:val="20"/>
                  <w:szCs w:val="20"/>
                  <w:u w:val="single"/>
                  <w:rtl w:val="0"/>
                </w:rPr>
                <w:t xml:space="preserve">https://drive.google.com/drive/folders/1t8Ew4BJQ4bpd9abSVTa6S0OymcLSU2HO?usp=sharing</w:t>
              </w:r>
            </w:hyperlink>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15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Digital Trust</w:t>
            </w:r>
          </w:p>
        </w:tc>
        <w:tc>
          <w:tcPr>
            <w:shd w:fill="ffff00" w:val="clear"/>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commentRangeStart w:id="34"/>
            <w:r w:rsidDel="00000000" w:rsidR="00000000" w:rsidRPr="00000000">
              <w:rPr>
                <w:b w:val="1"/>
                <w:bCs w:val="1"/>
                <w:sz w:val="20"/>
                <w:szCs w:val="20"/>
                <w:rtl w:val="0"/>
              </w:rPr>
              <w:t xml:space="preserve">STEI ITB</w:t>
            </w:r>
          </w:p>
        </w:tc>
        <w:tc>
          <w:tcPr>
            <w:shd w:fill="ffff00" w:val="clear"/>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commentRangeEnd w:id="34"/>
            <w:r w:rsidDel="00000000" w:rsidR="00000000" w:rsidRPr="00000000">
              <w:commentReference w:id="34"/>
            </w:r>
            <w:r w:rsidDel="00000000" w:rsidR="00000000" w:rsidRPr="00000000">
              <w:rPr>
                <w:rFonts w:ascii="Times New Roman" w:cs="Times New Roman" w:eastAsia="Times New Roman" w:hAnsi="Times New Roman"/>
                <w:sz w:val="20"/>
                <w:szCs w:val="20"/>
                <w:rtl w:val="0"/>
              </w:rPr>
              <w:t xml:space="preserve">N</w:t>
            </w:r>
          </w:p>
        </w:tc>
        <w:tc>
          <w:tcPr>
            <w:shd w:fill="ffff00" w:val="clear"/>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ffff00" w:val="clear"/>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80">
              <w:r w:rsidDel="00000000" w:rsidR="00000000" w:rsidRPr="00000000">
                <w:rPr>
                  <w:rFonts w:ascii="Times New Roman" w:cs="Times New Roman" w:eastAsia="Times New Roman" w:hAnsi="Times New Roman"/>
                  <w:color w:val="1155cc"/>
                  <w:sz w:val="20"/>
                  <w:szCs w:val="20"/>
                  <w:u w:val="single"/>
                  <w:rtl w:val="0"/>
                </w:rPr>
                <w:t xml:space="preserve">https://drive.google.com/drive/folders/1K4I6ohNDkfql0Vs2JeS12FbA_MPkqP8N?usp=sharing</w:t>
              </w:r>
            </w:hyperlink>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15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commentRangeStart w:id="35"/>
            <w:r w:rsidDel="00000000" w:rsidR="00000000" w:rsidRPr="00000000">
              <w:rPr>
                <w:b w:val="1"/>
                <w:bCs w:val="1"/>
                <w:sz w:val="20"/>
                <w:szCs w:val="20"/>
                <w:rtl w:val="0"/>
              </w:rPr>
              <w:t xml:space="preserve">Beihang University</w:t>
            </w:r>
            <w:commentRangeEnd w:id="35"/>
            <w:r w:rsidDel="00000000" w:rsidR="00000000" w:rsidRPr="00000000">
              <w:commentReference w:id="35"/>
            </w:r>
            <w:r w:rsidDel="00000000" w:rsidR="00000000" w:rsidRPr="00000000">
              <w:rPr>
                <w:rtl w:val="0"/>
              </w:rPr>
            </w:r>
          </w:p>
        </w:tc>
        <w:tc>
          <w:tcPr>
            <w:shd w:fill="ffff00" w:val="clear"/>
          </w:tcPr>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shd w:fill="ffff00" w:val="clear"/>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ffff00" w:val="clear"/>
          </w:tcPr>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81">
              <w:r w:rsidDel="00000000" w:rsidR="00000000" w:rsidRPr="00000000">
                <w:rPr>
                  <w:rFonts w:ascii="Times New Roman" w:cs="Times New Roman" w:eastAsia="Times New Roman" w:hAnsi="Times New Roman"/>
                  <w:color w:val="1155cc"/>
                  <w:sz w:val="20"/>
                  <w:szCs w:val="20"/>
                  <w:u w:val="single"/>
                  <w:rtl w:val="0"/>
                </w:rPr>
                <w:t xml:space="preserve">https://drive.google.com/drive/folders/1pT2QqN-vU3IukVlc2qtRexjbiakCx_Y5?usp=sharing</w:t>
              </w:r>
            </w:hyperlink>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15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commentRangeStart w:id="36"/>
            <w:r w:rsidDel="00000000" w:rsidR="00000000" w:rsidRPr="00000000">
              <w:rPr>
                <w:b w:val="1"/>
                <w:bCs w:val="1"/>
                <w:sz w:val="20"/>
                <w:szCs w:val="20"/>
                <w:rtl w:val="0"/>
              </w:rPr>
              <w:t xml:space="preserve">PPI Curug</w:t>
            </w:r>
          </w:p>
        </w:tc>
        <w:tc>
          <w:tcPr>
            <w:shd w:fill="ffff00" w:val="clear"/>
          </w:tcPr>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commentRangeEnd w:id="36"/>
            <w:r w:rsidDel="00000000" w:rsidR="00000000" w:rsidRPr="00000000">
              <w:commentReference w:id="36"/>
            </w:r>
            <w:r w:rsidDel="00000000" w:rsidR="00000000" w:rsidRPr="00000000">
              <w:rPr>
                <w:rFonts w:ascii="Times New Roman" w:cs="Times New Roman" w:eastAsia="Times New Roman" w:hAnsi="Times New Roman"/>
                <w:sz w:val="20"/>
                <w:szCs w:val="20"/>
                <w:rtl w:val="0"/>
              </w:rPr>
              <w:t xml:space="preserve">N</w:t>
            </w:r>
          </w:p>
        </w:tc>
        <w:tc>
          <w:tcPr>
            <w:shd w:fill="ffff00" w:val="clear"/>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ffff00" w:val="clear"/>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82">
              <w:r w:rsidDel="00000000" w:rsidR="00000000" w:rsidRPr="00000000">
                <w:rPr>
                  <w:rFonts w:ascii="Times New Roman" w:cs="Times New Roman" w:eastAsia="Times New Roman" w:hAnsi="Times New Roman"/>
                  <w:color w:val="1155cc"/>
                  <w:sz w:val="20"/>
                  <w:szCs w:val="20"/>
                  <w:u w:val="single"/>
                  <w:rtl w:val="0"/>
                </w:rPr>
                <w:t xml:space="preserve">https://drive.google.com/drive/folders/1cNOxJCAutYqyoLMrXTtOl2G2VZSPxpya?usp=sharing</w:t>
              </w:r>
            </w:hyperlink>
            <w:r w:rsidDel="00000000" w:rsidR="00000000" w:rsidRPr="00000000">
              <w:rPr>
                <w:rtl w:val="0"/>
              </w:rPr>
            </w:r>
          </w:p>
        </w:tc>
      </w:tr>
      <w:tr>
        <w:trPr>
          <w:cantSplit w:val="0"/>
          <w:trHeight w:val="318" w:hRule="atLeast"/>
          <w:tblHeader w:val="0"/>
        </w:trPr>
        <w:tc>
          <w:tcPr>
            <w:gridSpan w:val="5"/>
            <w:shd w:fill="a6a6a6" w:val="clear"/>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060" w:right="305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Dana</w:t>
            </w:r>
          </w:p>
        </w:tc>
        <w:tc>
          <w:tcPr>
            <w:shd w:fill="ffff00" w:val="clear"/>
          </w:tcPr>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1" w:hRule="atLeast"/>
          <w:tblHeader w:val="0"/>
        </w:trPr>
        <w:tc>
          <w:tcPr>
            <w:gridSpan w:val="2"/>
            <w:shd w:fill="a6a6a6" w:val="clear"/>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38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Mitra Kerjasama</w:t>
            </w:r>
          </w:p>
        </w:tc>
        <w:tc>
          <w:tcPr>
            <w:shd w:fill="ffff00" w:val="clear"/>
          </w:tcPr>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6"/>
            <w:shd w:fill="a6a6a6" w:val="clear"/>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965"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2240" w:w="15840" w:orient="landscape"/>
          <w:pgMar w:bottom="1300" w:top="1140" w:left="20" w:right="0" w:header="0" w:footer="111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Lokal/Wilayah, N: Nasional, I : Internasional</w:t>
      </w:r>
    </w:p>
    <w:p w:rsidR="00000000" w:rsidDel="00000000" w:rsidP="00000000" w:rsidRDefault="00000000" w:rsidRPr="00000000" w14:paraId="0000143A">
      <w:pPr>
        <w:spacing w:after="40" w:before="73" w:lineRule="auto"/>
        <w:ind w:left="2526" w:right="2543" w:firstLine="0"/>
        <w:jc w:val="center"/>
        <w:rPr>
          <w:b w:val="1"/>
          <w:bCs w:val="1"/>
        </w:rPr>
      </w:pPr>
      <w:commentRangeStart w:id="37"/>
      <w:r w:rsidDel="00000000" w:rsidR="00000000" w:rsidRPr="00000000">
        <w:rPr>
          <w:b w:val="1"/>
          <w:bCs w:val="1"/>
          <w:rtl w:val="0"/>
        </w:rPr>
        <w:t xml:space="preserve">Tabel 3.C.2 Publikasi Penelitian</w:t>
      </w:r>
      <w:commentRangeEnd w:id="37"/>
      <w:r w:rsidDel="00000000" w:rsidR="00000000" w:rsidRPr="00000000">
        <w:commentReference w:id="37"/>
      </w:r>
      <w:r w:rsidDel="00000000" w:rsidR="00000000" w:rsidRPr="00000000">
        <w:rPr>
          <w:rtl w:val="0"/>
        </w:rPr>
      </w:r>
    </w:p>
    <w:tbl>
      <w:tblPr>
        <w:tblStyle w:val="Table25"/>
        <w:tblW w:w="11340.0" w:type="dxa"/>
        <w:jc w:val="left"/>
        <w:tblInd w:w="22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2115"/>
        <w:gridCol w:w="2745"/>
        <w:gridCol w:w="1215"/>
        <w:gridCol w:w="1080"/>
        <w:gridCol w:w="990"/>
        <w:gridCol w:w="1020"/>
        <w:gridCol w:w="1560"/>
        <w:tblGridChange w:id="0">
          <w:tblGrid>
            <w:gridCol w:w="615"/>
            <w:gridCol w:w="2115"/>
            <w:gridCol w:w="2745"/>
            <w:gridCol w:w="1215"/>
            <w:gridCol w:w="1080"/>
            <w:gridCol w:w="990"/>
            <w:gridCol w:w="1020"/>
            <w:gridCol w:w="1560"/>
          </w:tblGrid>
        </w:tblGridChange>
      </w:tblGrid>
      <w:tr>
        <w:trPr>
          <w:cantSplit w:val="0"/>
          <w:trHeight w:val="765" w:hRule="atLeast"/>
          <w:tblHeader w:val="0"/>
        </w:trPr>
        <w:tc>
          <w:tcPr>
            <w:vMerge w:val="restart"/>
            <w:shd w:fill="a6a6a6" w:val="clear"/>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8031496062991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p>
        </w:tc>
        <w:tc>
          <w:tcPr>
            <w:vMerge w:val="restart"/>
            <w:shd w:fill="a6a6a6" w:val="clear"/>
          </w:tcPr>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DTPR</w:t>
            </w:r>
          </w:p>
        </w:tc>
        <w:tc>
          <w:tcPr>
            <w:vMerge w:val="restart"/>
            <w:shd w:fill="a6a6a6" w:val="clear"/>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7" w:right="0" w:firstLine="188.9999999999999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Judul Publikasi</w:t>
            </w:r>
          </w:p>
        </w:tc>
        <w:tc>
          <w:tcPr>
            <w:vMerge w:val="restart"/>
            <w:shd w:fill="a6a6a6" w:val="clear"/>
          </w:tcPr>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Jenis Publikasi (IB/I/S1,S2,S3,S4,T)</w:t>
            </w:r>
          </w:p>
        </w:tc>
        <w:tc>
          <w:tcPr>
            <w:gridSpan w:val="3"/>
            <w:shd w:fill="a6a6a6" w:val="clear"/>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Tahun Terbit (beri tanda √)</w:t>
            </w:r>
          </w:p>
        </w:tc>
        <w:tc>
          <w:tcPr>
            <w:vMerge w:val="restart"/>
            <w:shd w:fill="a6a6a6" w:val="clear"/>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290" w:hRule="atLeast"/>
          <w:tblHeader w:val="0"/>
        </w:trPr>
        <w:tc>
          <w:tcPr>
            <w:vMerge w:val="continue"/>
            <w:shd w:fill="a6a6a6" w:val="clear"/>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341"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vMerge w:val="continue"/>
            <w:shd w:fill="a6a6a6" w:val="clear"/>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9"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shd w:fill="ffff00" w:val="clear"/>
          </w:tcPr>
          <w:p w:rsidR="00000000" w:rsidDel="00000000" w:rsidP="00000000" w:rsidRDefault="00000000" w:rsidRPr="00000000" w14:paraId="00001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w:t>
            </w:r>
          </w:p>
        </w:tc>
        <w:tc>
          <w:tcPr>
            <w:shd w:fill="ffff00" w:val="clear"/>
          </w:tcPr>
          <w:p w:rsidR="00000000" w:rsidDel="00000000" w:rsidP="00000000" w:rsidRDefault="00000000" w:rsidRPr="00000000" w14:paraId="00001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Orient-Decide-Act (OODA) for Cyber Security Education</w:t>
            </w:r>
          </w:p>
        </w:tc>
        <w:tc>
          <w:tcPr>
            <w:shd w:fill="ffff00" w:val="clear"/>
          </w:tcPr>
          <w:p w:rsidR="00000000" w:rsidDel="00000000" w:rsidP="00000000" w:rsidRDefault="00000000" w:rsidRPr="00000000" w14:paraId="00001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455">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5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5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58">
            <w:pPr>
              <w:rPr>
                <w:rFonts w:ascii="Times New Roman" w:cs="Times New Roman" w:eastAsia="Times New Roman" w:hAnsi="Times New Roman"/>
              </w:rPr>
            </w:pPr>
            <w:hyperlink r:id="rId183">
              <w:r w:rsidDel="00000000" w:rsidR="00000000" w:rsidRPr="00000000">
                <w:rPr>
                  <w:rFonts w:ascii="Times New Roman" w:cs="Times New Roman" w:eastAsia="Times New Roman" w:hAnsi="Times New Roman"/>
                  <w:color w:val="1155cc"/>
                  <w:u w:val="single"/>
                  <w:rtl w:val="0"/>
                </w:rPr>
                <w:t xml:space="preserve">https://thesai.org/Publications/ViewPaper?Volume=13&amp;Issue=10&amp;Code=IJACSA&amp;SerialNo=31</w:t>
              </w:r>
            </w:hyperlink>
            <w:r w:rsidDel="00000000" w:rsidR="00000000" w:rsidRPr="00000000">
              <w:rPr>
                <w:rtl w:val="0"/>
              </w:rPr>
            </w:r>
          </w:p>
          <w:p w:rsidR="00000000" w:rsidDel="00000000" w:rsidP="00000000" w:rsidRDefault="00000000" w:rsidRPr="00000000" w14:paraId="000014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A">
            <w:pPr>
              <w:rPr>
                <w:rFonts w:ascii="Times New Roman" w:cs="Times New Roman" w:eastAsia="Times New Roman" w:hAnsi="Times New Roman"/>
              </w:rPr>
            </w:pPr>
            <w:hyperlink r:id="rId184">
              <w:r w:rsidDel="00000000" w:rsidR="00000000" w:rsidRPr="00000000">
                <w:rPr>
                  <w:rFonts w:ascii="Times New Roman" w:cs="Times New Roman" w:eastAsia="Times New Roman" w:hAnsi="Times New Roman"/>
                  <w:color w:val="1155cc"/>
                  <w:u w:val="single"/>
                  <w:rtl w:val="0"/>
                </w:rPr>
                <w:t xml:space="preserve">https://dx.doi.org/10.14569/IJACSA.2022.0131031</w:t>
              </w:r>
            </w:hyperlink>
            <w:r w:rsidDel="00000000" w:rsidR="00000000" w:rsidRPr="00000000">
              <w:rPr>
                <w:rtl w:val="0"/>
              </w:rPr>
            </w:r>
          </w:p>
          <w:p w:rsidR="00000000" w:rsidDel="00000000" w:rsidP="00000000" w:rsidRDefault="00000000" w:rsidRPr="00000000" w14:paraId="000014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C">
            <w:pPr>
              <w:rPr>
                <w:rFonts w:ascii="Times New Roman" w:cs="Times New Roman" w:eastAsia="Times New Roman" w:hAnsi="Times New Roman"/>
              </w:rPr>
            </w:pPr>
            <w:r w:rsidDel="00000000" w:rsidR="00000000" w:rsidRPr="00000000">
              <w:rPr>
                <w:rtl w:val="0"/>
              </w:rPr>
            </w:r>
          </w:p>
        </w:tc>
      </w:tr>
      <w:tr>
        <w:trPr>
          <w:cantSplit w:val="0"/>
          <w:trHeight w:val="337" w:hRule="atLeast"/>
          <w:tblHeader w:val="0"/>
        </w:trPr>
        <w:tc>
          <w:tcPr>
            <w:shd w:fill="ffff00" w:val="clear"/>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9"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shd w:fill="ffff00" w:val="clear"/>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w:t>
            </w:r>
            <w:r w:rsidDel="00000000" w:rsidR="00000000" w:rsidRPr="00000000">
              <w:rPr>
                <w:rtl w:val="0"/>
              </w:rPr>
            </w:r>
          </w:p>
        </w:tc>
        <w:tc>
          <w:tcPr>
            <w:shd w:fill="ffff00" w:val="clear"/>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PROCTOR: A Robust URL Protection System Against Fraudulent, Phishing, and Scam Activities</w:t>
            </w:r>
            <w:r w:rsidDel="00000000" w:rsidR="00000000" w:rsidRPr="00000000">
              <w:rPr>
                <w:rtl w:val="0"/>
              </w:rPr>
            </w:r>
          </w:p>
        </w:tc>
        <w:tc>
          <w:tcPr>
            <w:shd w:fill="ffff00" w:val="clear"/>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IB</w:t>
            </w:r>
            <w:r w:rsidDel="00000000" w:rsidR="00000000" w:rsidRPr="00000000">
              <w:rPr>
                <w:rtl w:val="0"/>
              </w:rPr>
            </w:r>
          </w:p>
        </w:tc>
        <w:tc>
          <w:tcPr>
            <w:shd w:fill="ffff00" w:val="clear"/>
          </w:tcPr>
          <w:p w:rsidR="00000000" w:rsidDel="00000000" w:rsidP="00000000" w:rsidRDefault="00000000" w:rsidRPr="00000000" w14:paraId="00001461">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85">
              <w:r w:rsidDel="00000000" w:rsidR="00000000" w:rsidRPr="00000000">
                <w:rPr>
                  <w:rFonts w:ascii="Times New Roman" w:cs="Times New Roman" w:eastAsia="Times New Roman" w:hAnsi="Times New Roman"/>
                  <w:color w:val="1155cc"/>
                  <w:u w:val="single"/>
                  <w:rtl w:val="0"/>
                </w:rPr>
                <w:t xml:space="preserve">http://dx.doi.org/10.12785/ijcds/140179</w:t>
              </w:r>
            </w:hyperlink>
            <w:r w:rsidDel="00000000" w:rsidR="00000000" w:rsidRPr="00000000">
              <w:rPr>
                <w:rtl w:val="0"/>
              </w:rPr>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3</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tc>
        <w:tc>
          <w:tcPr>
            <w:shd w:fill="ffff00" w:val="clear"/>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Magfirawaty</w:t>
            </w:r>
            <w:r w:rsidDel="00000000" w:rsidR="00000000" w:rsidRPr="00000000">
              <w:rPr>
                <w:rtl w:val="0"/>
              </w:rPr>
            </w:r>
          </w:p>
        </w:tc>
        <w:tc>
          <w:tcPr>
            <w:shd w:fill="ffff00" w:val="clear"/>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 novel discrete-time chaos-function-based random-number generator: design and variability Analysis</w:t>
            </w:r>
            <w:r w:rsidDel="00000000" w:rsidR="00000000" w:rsidRPr="00000000">
              <w:rPr>
                <w:rtl w:val="0"/>
              </w:rPr>
            </w:r>
          </w:p>
        </w:tc>
        <w:tc>
          <w:tcPr>
            <w:shd w:fill="ffff00" w:val="clear"/>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IB</w:t>
            </w:r>
            <w:r w:rsidDel="00000000" w:rsidR="00000000" w:rsidRPr="00000000">
              <w:rPr>
                <w:rtl w:val="0"/>
              </w:rPr>
            </w:r>
          </w:p>
        </w:tc>
        <w:tc>
          <w:tcPr>
            <w:shd w:fill="ffff00" w:val="clear"/>
          </w:tcPr>
          <w:p w:rsidR="00000000" w:rsidDel="00000000" w:rsidP="00000000" w:rsidRDefault="00000000" w:rsidRPr="00000000" w14:paraId="0000146E">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86">
              <w:r w:rsidDel="00000000" w:rsidR="00000000" w:rsidRPr="00000000">
                <w:rPr>
                  <w:rFonts w:ascii="Times New Roman" w:cs="Times New Roman" w:eastAsia="Times New Roman" w:hAnsi="Times New Roman"/>
                  <w:color w:val="1155cc"/>
                  <w:u w:val="single"/>
                  <w:rtl w:val="0"/>
                </w:rPr>
                <w:t xml:space="preserve">https://www.scopus.com/pages/publications/85140908301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shd w:fill="ffff00" w:val="clear"/>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rtl w:val="0"/>
              </w:rPr>
              <w:t xml:space="preserve">imas Febriyan Priambodo</w:t>
            </w:r>
            <w:r w:rsidDel="00000000" w:rsidR="00000000" w:rsidRPr="00000000">
              <w:rPr>
                <w:rtl w:val="0"/>
              </w:rPr>
            </w:r>
          </w:p>
        </w:tc>
        <w:tc>
          <w:tcPr>
            <w:shd w:fill="ffff00" w:val="clear"/>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Metode Perbandingan Eksponensial dan Analytical Hierarchy Process untuk Reward Karyawan</w:t>
            </w:r>
            <w:r w:rsidDel="00000000" w:rsidR="00000000" w:rsidRPr="00000000">
              <w:rPr>
                <w:rtl w:val="0"/>
              </w:rPr>
            </w:r>
          </w:p>
        </w:tc>
        <w:tc>
          <w:tcPr>
            <w:shd w:fill="ffff00" w:val="clear"/>
          </w:tcPr>
          <w:p w:rsidR="00000000" w:rsidDel="00000000" w:rsidP="00000000" w:rsidRDefault="00000000" w:rsidRPr="00000000" w14:paraId="00001478">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S3</w:t>
            </w:r>
            <w:r w:rsidDel="00000000" w:rsidR="00000000" w:rsidRPr="00000000">
              <w:rPr>
                <w:rtl w:val="0"/>
              </w:rPr>
            </w:r>
          </w:p>
        </w:tc>
        <w:tc>
          <w:tcPr>
            <w:shd w:fill="ffff00" w:val="clear"/>
          </w:tcPr>
          <w:p w:rsidR="00000000" w:rsidDel="00000000" w:rsidP="00000000" w:rsidRDefault="00000000" w:rsidRPr="00000000" w14:paraId="00001479">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https://jurnal.mdp.ac.id/index.php/jatisi/article/view/3082</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shd w:fill="ffff00" w:val="clear"/>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Ira  Rosianal Hikmah</w:t>
            </w:r>
            <w:r w:rsidDel="00000000" w:rsidR="00000000" w:rsidRPr="00000000">
              <w:rPr>
                <w:rtl w:val="0"/>
              </w:rPr>
            </w:r>
          </w:p>
        </w:tc>
        <w:tc>
          <w:tcPr>
            <w:shd w:fill="ffff00" w:val="clear"/>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Network Forensik Serangan DoS pada Jaringan Cloud berdasarkan Generic Framework for Network Forensics (GFNF)</w:t>
            </w:r>
            <w:r w:rsidDel="00000000" w:rsidR="00000000" w:rsidRPr="00000000">
              <w:rPr>
                <w:rtl w:val="0"/>
              </w:rPr>
            </w:r>
          </w:p>
        </w:tc>
        <w:tc>
          <w:tcPr>
            <w:shd w:fill="ffff00" w:val="clear"/>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S3</w:t>
            </w:r>
            <w:r w:rsidDel="00000000" w:rsidR="00000000" w:rsidRPr="00000000">
              <w:rPr>
                <w:rtl w:val="0"/>
              </w:rPr>
            </w:r>
          </w:p>
        </w:tc>
        <w:tc>
          <w:tcPr>
            <w:shd w:fill="ffff00" w:val="clear"/>
          </w:tcPr>
          <w:p w:rsidR="00000000" w:rsidDel="00000000" w:rsidP="00000000" w:rsidRDefault="00000000" w:rsidRPr="00000000" w14:paraId="00001481">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87">
              <w:r w:rsidDel="00000000" w:rsidR="00000000" w:rsidRPr="00000000">
                <w:rPr>
                  <w:rFonts w:ascii="Times New Roman" w:cs="Times New Roman" w:eastAsia="Times New Roman" w:hAnsi="Times New Roman"/>
                  <w:color w:val="1155cc"/>
                  <w:u w:val="single"/>
                  <w:rtl w:val="0"/>
                </w:rPr>
                <w:t xml:space="preserve">https://e-journal.hamzanwadi.ac.id/index.php/edumatic/article/view/6466</w:t>
              </w:r>
            </w:hyperlink>
            <w:r w:rsidDel="00000000" w:rsidR="00000000" w:rsidRPr="00000000">
              <w:rPr>
                <w:rtl w:val="0"/>
              </w:rPr>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https://doi.org/10.29408/edumatic.v6i2.6466</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shd w:fill="ffff00" w:val="clear"/>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Arizal, Ira Rosianal Hikmah</w:t>
            </w:r>
            <w:r w:rsidDel="00000000" w:rsidR="00000000" w:rsidRPr="00000000">
              <w:rPr>
                <w:rtl w:val="0"/>
              </w:rPr>
            </w:r>
          </w:p>
        </w:tc>
        <w:tc>
          <w:tcPr>
            <w:shd w:fill="ffff00" w:val="clear"/>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Implementation Cryptography and Access Controlon IoT-Based Warehouse Inventory Management System</w:t>
            </w:r>
            <w:r w:rsidDel="00000000" w:rsidR="00000000" w:rsidRPr="00000000">
              <w:rPr>
                <w:rtl w:val="0"/>
              </w:rPr>
            </w:r>
          </w:p>
        </w:tc>
        <w:tc>
          <w:tcPr>
            <w:shd w:fill="ffff00" w:val="clear"/>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S2</w:t>
            </w:r>
            <w:r w:rsidDel="00000000" w:rsidR="00000000" w:rsidRPr="00000000">
              <w:rPr>
                <w:rtl w:val="0"/>
              </w:rPr>
            </w:r>
          </w:p>
        </w:tc>
        <w:tc>
          <w:tcPr>
            <w:shd w:fill="ffff00" w:val="clear"/>
          </w:tcPr>
          <w:p w:rsidR="00000000" w:rsidDel="00000000" w:rsidP="00000000" w:rsidRDefault="00000000" w:rsidRPr="00000000" w14:paraId="0000148B">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88">
              <w:r w:rsidDel="00000000" w:rsidR="00000000" w:rsidRPr="00000000">
                <w:rPr>
                  <w:rFonts w:ascii="Times New Roman" w:cs="Times New Roman" w:eastAsia="Times New Roman" w:hAnsi="Times New Roman"/>
                  <w:color w:val="1155cc"/>
                  <w:u w:val="single"/>
                  <w:rtl w:val="0"/>
                </w:rPr>
                <w:t xml:space="preserve">https://doi.org/10.30812/matrik.v22i1.1849</w:t>
              </w:r>
            </w:hyperlink>
            <w:r w:rsidDel="00000000" w:rsidR="00000000" w:rsidRPr="00000000">
              <w:rPr>
                <w:rtl w:val="0"/>
              </w:rPr>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shd w:fill="ffff00" w:val="clear"/>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commentRangeStart w:id="38"/>
            <w:r w:rsidDel="00000000" w:rsidR="00000000" w:rsidRPr="00000000">
              <w:rPr>
                <w:rFonts w:ascii="Times New Roman" w:cs="Times New Roman" w:eastAsia="Times New Roman" w:hAnsi="Times New Roman"/>
                <w:rtl w:val="0"/>
              </w:rPr>
              <w:t xml:space="preserve">Ira  Rosianal Hikmah</w:t>
            </w:r>
            <w:r w:rsidDel="00000000" w:rsidR="00000000" w:rsidRPr="00000000">
              <w:rPr>
                <w:rtl w:val="0"/>
              </w:rPr>
            </w:r>
          </w:p>
        </w:tc>
        <w:tc>
          <w:tcPr>
            <w:shd w:fill="ffff00" w:val="clear"/>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commentRangeEnd w:id="38"/>
            <w:r w:rsidDel="00000000" w:rsidR="00000000" w:rsidRPr="00000000">
              <w:commentReference w:id="38"/>
            </w:r>
            <w:r w:rsidDel="00000000" w:rsidR="00000000" w:rsidRPr="00000000">
              <w:rPr>
                <w:rFonts w:ascii="Times New Roman" w:cs="Times New Roman" w:eastAsia="Times New Roman" w:hAnsi="Times New Roman"/>
                <w:rtl w:val="0"/>
              </w:rPr>
              <w:t xml:space="preserve">Analisis Perbandingan Kinerja dan Kegunaan Aplikasi Pengelola Kata Sandi Closed-Source Berdasarkan ISO/IEC 25010 </w:t>
            </w:r>
            <w:r w:rsidDel="00000000" w:rsidR="00000000" w:rsidRPr="00000000">
              <w:rPr>
                <w:rtl w:val="0"/>
              </w:rPr>
            </w:r>
          </w:p>
        </w:tc>
        <w:tc>
          <w:tcPr>
            <w:shd w:fill="ffff00" w:val="clear"/>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S3</w:t>
            </w:r>
            <w:r w:rsidDel="00000000" w:rsidR="00000000" w:rsidRPr="00000000">
              <w:rPr>
                <w:rtl w:val="0"/>
              </w:rPr>
            </w:r>
          </w:p>
        </w:tc>
        <w:tc>
          <w:tcPr>
            <w:shd w:fill="ffff00" w:val="clear"/>
          </w:tcPr>
          <w:p w:rsidR="00000000" w:rsidDel="00000000" w:rsidP="00000000" w:rsidRDefault="00000000" w:rsidRPr="00000000" w14:paraId="00001494">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89">
              <w:r w:rsidDel="00000000" w:rsidR="00000000" w:rsidRPr="00000000">
                <w:rPr>
                  <w:rFonts w:ascii="Times New Roman" w:cs="Times New Roman" w:eastAsia="Times New Roman" w:hAnsi="Times New Roman"/>
                  <w:color w:val="1155cc"/>
                  <w:u w:val="single"/>
                  <w:rtl w:val="0"/>
                </w:rPr>
                <w:t xml:space="preserve">https://e-journal.hamzanwadi.ac.id/index.php/edumatic/article/view/6697</w:t>
              </w:r>
            </w:hyperlink>
            <w:r w:rsidDel="00000000" w:rsidR="00000000" w:rsidRPr="00000000">
              <w:rPr>
                <w:rtl w:val="0"/>
              </w:rPr>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90">
              <w:r w:rsidDel="00000000" w:rsidR="00000000" w:rsidRPr="00000000">
                <w:rPr>
                  <w:rFonts w:ascii="Times New Roman" w:cs="Times New Roman" w:eastAsia="Times New Roman" w:hAnsi="Times New Roman"/>
                  <w:color w:val="1155cc"/>
                  <w:u w:val="single"/>
                  <w:rtl w:val="0"/>
                </w:rPr>
                <w:t xml:space="preserve">https://doi.org/10.30812/matrik.v22i1.2471</w:t>
              </w:r>
            </w:hyperlink>
            <w:r w:rsidDel="00000000" w:rsidR="00000000" w:rsidRPr="00000000">
              <w:rPr>
                <w:rtl w:val="0"/>
              </w:rPr>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shd w:fill="ffff00" w:val="clear"/>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w:t>
            </w:r>
            <w:r w:rsidDel="00000000" w:rsidR="00000000" w:rsidRPr="00000000">
              <w:rPr>
                <w:rtl w:val="0"/>
              </w:rPr>
            </w:r>
          </w:p>
        </w:tc>
        <w:tc>
          <w:tcPr>
            <w:shd w:fill="ffff00" w:val="clear"/>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Infrastructure  as Code for Security Automation and Network Infrastructure Monitoring</w:t>
            </w:r>
            <w:r w:rsidDel="00000000" w:rsidR="00000000" w:rsidRPr="00000000">
              <w:rPr>
                <w:rtl w:val="0"/>
              </w:rPr>
            </w:r>
          </w:p>
        </w:tc>
        <w:tc>
          <w:tcPr>
            <w:shd w:fill="ffff00" w:val="clear"/>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A0">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91">
              <w:r w:rsidDel="00000000" w:rsidR="00000000" w:rsidRPr="00000000">
                <w:rPr>
                  <w:rFonts w:ascii="Times New Roman" w:cs="Times New Roman" w:eastAsia="Times New Roman" w:hAnsi="Times New Roman"/>
                  <w:color w:val="1155cc"/>
                  <w:u w:val="single"/>
                  <w:rtl w:val="0"/>
                </w:rPr>
                <w:t xml:space="preserve">https://doi.org/10.30812/matrik.v22i1.2471</w:t>
              </w:r>
            </w:hyperlink>
            <w:r w:rsidDel="00000000" w:rsidR="00000000" w:rsidRPr="00000000">
              <w:rPr>
                <w:rtl w:val="0"/>
              </w:rPr>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shd w:fill="ffff00" w:val="clear"/>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w:t>
            </w:r>
            <w:r w:rsidDel="00000000" w:rsidR="00000000" w:rsidRPr="00000000">
              <w:rPr>
                <w:rtl w:val="0"/>
              </w:rPr>
            </w:r>
          </w:p>
        </w:tc>
        <w:tc>
          <w:tcPr>
            <w:shd w:fill="ffff00" w:val="clear"/>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Identifikasi Malware Berdasarkan Artefak Registry Windows 10 Menggunakan Regshot dan Cuckoo</w:t>
            </w:r>
            <w:r w:rsidDel="00000000" w:rsidR="00000000" w:rsidRPr="00000000">
              <w:rPr>
                <w:rtl w:val="0"/>
              </w:rPr>
            </w:r>
          </w:p>
        </w:tc>
        <w:tc>
          <w:tcPr>
            <w:shd w:fill="ffff00" w:val="clear"/>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S2</w:t>
            </w:r>
            <w:r w:rsidDel="00000000" w:rsidR="00000000" w:rsidRPr="00000000">
              <w:rPr>
                <w:rtl w:val="0"/>
              </w:rPr>
            </w:r>
          </w:p>
        </w:tc>
        <w:tc>
          <w:tcPr>
            <w:shd w:fill="ffff00" w:val="clear"/>
          </w:tcPr>
          <w:p w:rsidR="00000000" w:rsidDel="00000000" w:rsidP="00000000" w:rsidRDefault="00000000" w:rsidRPr="00000000" w14:paraId="000014A9">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92">
              <w:r w:rsidDel="00000000" w:rsidR="00000000" w:rsidRPr="00000000">
                <w:rPr>
                  <w:rFonts w:ascii="Times New Roman" w:cs="Times New Roman" w:eastAsia="Times New Roman" w:hAnsi="Times New Roman"/>
                  <w:color w:val="1155cc"/>
                  <w:u w:val="single"/>
                  <w:rtl w:val="0"/>
                </w:rPr>
                <w:t xml:space="preserve">http://dx.doi.org/10.26418/jp.v8i3.57208</w:t>
              </w:r>
            </w:hyperlink>
            <w:r w:rsidDel="00000000" w:rsidR="00000000" w:rsidRPr="00000000">
              <w:rPr>
                <w:rtl w:val="0"/>
              </w:rPr>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shd w:fill="ffff00" w:val="clear"/>
          </w:tcPr>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w:t>
            </w:r>
            <w:r w:rsidDel="00000000" w:rsidR="00000000" w:rsidRPr="00000000">
              <w:rPr>
                <w:rtl w:val="0"/>
              </w:rPr>
            </w:r>
          </w:p>
        </w:tc>
        <w:tc>
          <w:tcPr>
            <w:shd w:fill="ffff00" w:val="clear"/>
          </w:tcPr>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Embedded Wids Kismet Sebagai Perangkat Deteksi Serangan Data Link Layer Wi-Fi Access Point</w:t>
            </w:r>
            <w:r w:rsidDel="00000000" w:rsidR="00000000" w:rsidRPr="00000000">
              <w:rPr>
                <w:rtl w:val="0"/>
              </w:rPr>
            </w:r>
          </w:p>
        </w:tc>
        <w:tc>
          <w:tcPr>
            <w:shd w:fill="ffff00" w:val="clear"/>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S3</w:t>
            </w:r>
            <w:r w:rsidDel="00000000" w:rsidR="00000000" w:rsidRPr="00000000">
              <w:rPr>
                <w:rtl w:val="0"/>
              </w:rPr>
            </w:r>
          </w:p>
        </w:tc>
        <w:tc>
          <w:tcPr>
            <w:shd w:fill="ffff00" w:val="clear"/>
          </w:tcPr>
          <w:p w:rsidR="00000000" w:rsidDel="00000000" w:rsidP="00000000" w:rsidRDefault="00000000" w:rsidRPr="00000000" w14:paraId="000014B2">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93">
              <w:r w:rsidDel="00000000" w:rsidR="00000000" w:rsidRPr="00000000">
                <w:rPr>
                  <w:rFonts w:ascii="Times New Roman" w:cs="Times New Roman" w:eastAsia="Times New Roman" w:hAnsi="Times New Roman"/>
                  <w:color w:val="1155cc"/>
                  <w:u w:val="single"/>
                  <w:rtl w:val="0"/>
                </w:rPr>
                <w:t xml:space="preserve">https://doi.org/10.30591/jpit.v8i1.4551</w:t>
              </w:r>
            </w:hyperlink>
            <w:r w:rsidDel="00000000" w:rsidR="00000000" w:rsidRPr="00000000">
              <w:rPr>
                <w:rtl w:val="0"/>
              </w:rPr>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shd w:fill="ffff00" w:val="clear"/>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w:t>
            </w:r>
            <w:r w:rsidDel="00000000" w:rsidR="00000000" w:rsidRPr="00000000">
              <w:rPr>
                <w:rtl w:val="0"/>
              </w:rPr>
            </w:r>
          </w:p>
        </w:tc>
        <w:tc>
          <w:tcPr>
            <w:shd w:fill="ffff00" w:val="clear"/>
          </w:tcPr>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Penetration Testing Web XYZ Berdasarkan OWASP Risk Rating</w:t>
            </w:r>
            <w:r w:rsidDel="00000000" w:rsidR="00000000" w:rsidRPr="00000000">
              <w:rPr>
                <w:rtl w:val="0"/>
              </w:rPr>
            </w:r>
          </w:p>
        </w:tc>
        <w:tc>
          <w:tcPr>
            <w:shd w:fill="ffff00" w:val="clear"/>
          </w:tcPr>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BC">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94">
              <w:r w:rsidDel="00000000" w:rsidR="00000000" w:rsidRPr="00000000">
                <w:rPr>
                  <w:rFonts w:ascii="Times New Roman" w:cs="Times New Roman" w:eastAsia="Times New Roman" w:hAnsi="Times New Roman"/>
                  <w:color w:val="1155cc"/>
                  <w:u w:val="single"/>
                  <w:rtl w:val="0"/>
                </w:rPr>
                <w:t xml:space="preserve">https://doi.org/10.34148/teknika.v12i1.571</w:t>
              </w:r>
            </w:hyperlink>
            <w:r w:rsidDel="00000000" w:rsidR="00000000" w:rsidRPr="00000000">
              <w:rPr>
                <w:rtl w:val="0"/>
              </w:rPr>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12</w:t>
            </w:r>
          </w:p>
        </w:tc>
        <w:tc>
          <w:tcPr>
            <w:shd w:fill="ffff00" w:val="clear"/>
          </w:tcPr>
          <w:p w:rsidR="00000000" w:rsidDel="00000000" w:rsidP="00000000" w:rsidRDefault="00000000" w:rsidRPr="00000000" w14:paraId="00001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w:t>
            </w:r>
          </w:p>
        </w:tc>
        <w:tc>
          <w:tcPr>
            <w:shd w:fill="ffff00" w:val="clear"/>
          </w:tcPr>
          <w:p w:rsidR="00000000" w:rsidDel="00000000" w:rsidP="00000000" w:rsidRDefault="00000000" w:rsidRPr="00000000" w14:paraId="00001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Analytical Hierarchy Process and Metode Perbandingan Eksponensial for Employee Rewards</w:t>
            </w:r>
          </w:p>
        </w:tc>
        <w:tc>
          <w:tcPr>
            <w:shd w:fill="ffff00" w:val="clear"/>
          </w:tcPr>
          <w:p w:rsidR="00000000" w:rsidDel="00000000" w:rsidP="00000000" w:rsidRDefault="00000000" w:rsidRPr="00000000" w14:paraId="00001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S5</w:t>
            </w:r>
            <w:r w:rsidDel="00000000" w:rsidR="00000000" w:rsidRPr="00000000">
              <w:rPr>
                <w:rtl w:val="0"/>
              </w:rPr>
            </w:r>
          </w:p>
        </w:tc>
        <w:tc>
          <w:tcPr>
            <w:shd w:fill="ffff00" w:val="clear"/>
          </w:tcPr>
          <w:p w:rsidR="00000000" w:rsidDel="00000000" w:rsidP="00000000" w:rsidRDefault="00000000" w:rsidRPr="00000000" w14:paraId="000014C5">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C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C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C8">
            <w:pPr>
              <w:rPr>
                <w:rFonts w:ascii="Times New Roman" w:cs="Times New Roman" w:eastAsia="Times New Roman" w:hAnsi="Times New Roman"/>
              </w:rPr>
            </w:pPr>
            <w:hyperlink r:id="rId195">
              <w:r w:rsidDel="00000000" w:rsidR="00000000" w:rsidRPr="00000000">
                <w:rPr>
                  <w:rFonts w:ascii="Times New Roman" w:cs="Times New Roman" w:eastAsia="Times New Roman" w:hAnsi="Times New Roman"/>
                  <w:color w:val="1155cc"/>
                  <w:u w:val="single"/>
                  <w:rtl w:val="0"/>
                </w:rPr>
                <w:t xml:space="preserve">https://jurnal.mdp.ac.id/index.php/jatisi/article/view/3082</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13</w:t>
            </w:r>
          </w:p>
        </w:tc>
        <w:tc>
          <w:tcPr>
            <w:shd w:fill="ffff00" w:val="clear"/>
          </w:tcPr>
          <w:p w:rsidR="00000000" w:rsidDel="00000000" w:rsidP="00000000" w:rsidRDefault="00000000" w:rsidRPr="00000000" w14:paraId="00001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w:t>
            </w:r>
          </w:p>
        </w:tc>
        <w:tc>
          <w:tcPr>
            <w:shd w:fill="ffff00" w:val="clear"/>
          </w:tcPr>
          <w:p w:rsidR="00000000" w:rsidDel="00000000" w:rsidP="00000000" w:rsidRDefault="00000000" w:rsidRPr="00000000" w14:paraId="00001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 Penetration Testing with Telegram Bot</w:t>
            </w:r>
          </w:p>
        </w:tc>
        <w:tc>
          <w:tcPr>
            <w:shd w:fill="ffff00" w:val="clear"/>
          </w:tcPr>
          <w:p w:rsidR="00000000" w:rsidDel="00000000" w:rsidP="00000000" w:rsidRDefault="00000000" w:rsidRPr="00000000" w14:paraId="00001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4CD">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C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C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D0">
            <w:pPr>
              <w:rPr>
                <w:rFonts w:ascii="Times New Roman" w:cs="Times New Roman" w:eastAsia="Times New Roman" w:hAnsi="Times New Roman"/>
              </w:rPr>
            </w:pPr>
            <w:hyperlink r:id="rId196">
              <w:r w:rsidDel="00000000" w:rsidR="00000000" w:rsidRPr="00000000">
                <w:rPr>
                  <w:rFonts w:ascii="Times New Roman" w:cs="Times New Roman" w:eastAsia="Times New Roman" w:hAnsi="Times New Roman"/>
                  <w:color w:val="1155cc"/>
                  <w:u w:val="single"/>
                  <w:rtl w:val="0"/>
                </w:rPr>
                <w:t xml:space="preserve">https://jurnal.iaii.or.id/index.php/RESTI/article/view/4870/782</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14</w:t>
            </w:r>
          </w:p>
        </w:tc>
        <w:tc>
          <w:tcPr>
            <w:shd w:fill="ffff00" w:val="clear"/>
          </w:tcPr>
          <w:p w:rsidR="00000000" w:rsidDel="00000000" w:rsidP="00000000" w:rsidRDefault="00000000" w:rsidRPr="00000000" w14:paraId="00001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w:t>
            </w:r>
          </w:p>
        </w:tc>
        <w:tc>
          <w:tcPr>
            <w:shd w:fill="ffff00" w:val="clear"/>
          </w:tcPr>
          <w:p w:rsidR="00000000" w:rsidDel="00000000" w:rsidP="00000000" w:rsidRDefault="00000000" w:rsidRPr="00000000" w14:paraId="00001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Assessment Aplikasi Mobile Pemerintahan dengan Acuan OWASP Top 10 Mobile Risks</w:t>
            </w:r>
          </w:p>
        </w:tc>
        <w:tc>
          <w:tcPr>
            <w:shd w:fill="ffff00" w:val="clear"/>
          </w:tcPr>
          <w:p w:rsidR="00000000" w:rsidDel="00000000" w:rsidP="00000000" w:rsidRDefault="00000000" w:rsidRPr="00000000" w14:paraId="00001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w:t>
            </w:r>
          </w:p>
        </w:tc>
        <w:tc>
          <w:tcPr>
            <w:shd w:fill="ffff00" w:val="clear"/>
          </w:tcPr>
          <w:p w:rsidR="00000000" w:rsidDel="00000000" w:rsidP="00000000" w:rsidRDefault="00000000" w:rsidRPr="00000000" w14:paraId="000014D5">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4D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D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97">
              <w:r w:rsidDel="00000000" w:rsidR="00000000" w:rsidRPr="00000000">
                <w:rPr>
                  <w:rFonts w:ascii="Times New Roman" w:cs="Times New Roman" w:eastAsia="Times New Roman" w:hAnsi="Times New Roman"/>
                  <w:color w:val="1155cc"/>
                  <w:u w:val="single"/>
                  <w:rtl w:val="0"/>
                </w:rPr>
                <w:t xml:space="preserve">https://jurnal.untan.ac.id/index.php/jepin/article/view/58192</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shd w:fill="ffff00" w:val="clear"/>
          </w:tcPr>
          <w:p w:rsidR="00000000" w:rsidDel="00000000" w:rsidP="00000000" w:rsidRDefault="00000000" w:rsidRPr="00000000" w14:paraId="000014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Amiruddin, Ira Rosianal Hikmah, Tiyas Yulita, Dimas Febriyan Priambodo, Jeckson Sidabutar</w:t>
            </w:r>
          </w:p>
        </w:tc>
        <w:tc>
          <w:tcPr>
            <w:shd w:fill="ffff00" w:val="clear"/>
          </w:tcPr>
          <w:p w:rsidR="00000000" w:rsidDel="00000000" w:rsidP="00000000" w:rsidRDefault="00000000" w:rsidRPr="00000000" w14:paraId="00001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Kesadaran Keamanan Informasi Melalui Kegiatan Online Workshop Menggunakan Platform Quizizz</w:t>
            </w:r>
          </w:p>
        </w:tc>
        <w:tc>
          <w:tcPr>
            <w:shd w:fill="ffff00" w:val="clear"/>
          </w:tcPr>
          <w:p w:rsidR="00000000" w:rsidDel="00000000" w:rsidP="00000000" w:rsidRDefault="00000000" w:rsidRPr="00000000" w14:paraId="00001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S5</w:t>
            </w:r>
          </w:p>
        </w:tc>
        <w:tc>
          <w:tcPr>
            <w:shd w:fill="ffff00" w:val="clear"/>
          </w:tcPr>
          <w:p w:rsidR="00000000" w:rsidDel="00000000" w:rsidP="00000000" w:rsidRDefault="00000000" w:rsidRPr="00000000" w14:paraId="000014DD">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4D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D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E0">
            <w:pPr>
              <w:rPr>
                <w:rFonts w:ascii="Times New Roman" w:cs="Times New Roman" w:eastAsia="Times New Roman" w:hAnsi="Times New Roman"/>
              </w:rPr>
            </w:pPr>
            <w:hyperlink r:id="rId198">
              <w:r w:rsidDel="00000000" w:rsidR="00000000" w:rsidRPr="00000000">
                <w:rPr>
                  <w:rFonts w:ascii="Times New Roman" w:cs="Times New Roman" w:eastAsia="Times New Roman" w:hAnsi="Times New Roman"/>
                  <w:color w:val="1155cc"/>
                  <w:u w:val="single"/>
                  <w:rtl w:val="0"/>
                </w:rPr>
                <w:t xml:space="preserve">https://journal.upgripnk.ac.id/index.php/gervasi/article/view/3672/1989</w:t>
              </w:r>
            </w:hyperlink>
            <w:r w:rsidDel="00000000" w:rsidR="00000000" w:rsidRPr="00000000">
              <w:rPr>
                <w:rtl w:val="0"/>
              </w:rPr>
            </w:r>
          </w:p>
          <w:p w:rsidR="00000000" w:rsidDel="00000000" w:rsidP="00000000" w:rsidRDefault="00000000" w:rsidRPr="00000000" w14:paraId="000014E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shd w:fill="ffff00" w:val="clear"/>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w:t>
            </w:r>
            <w:r w:rsidDel="00000000" w:rsidR="00000000" w:rsidRPr="00000000">
              <w:rPr>
                <w:rtl w:val="0"/>
              </w:rPr>
            </w:r>
          </w:p>
        </w:tc>
        <w:tc>
          <w:tcPr>
            <w:shd w:fill="ffff00" w:val="clear"/>
          </w:tcPr>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Cloud Storage untuk Embedded Intrusion Detection System</w:t>
            </w:r>
            <w:r w:rsidDel="00000000" w:rsidR="00000000" w:rsidRPr="00000000">
              <w:rPr>
                <w:rtl w:val="0"/>
              </w:rPr>
            </w:r>
          </w:p>
        </w:tc>
        <w:tc>
          <w:tcPr>
            <w:shd w:fill="ffff00" w:val="clear"/>
          </w:tcPr>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S5</w:t>
            </w:r>
            <w:r w:rsidDel="00000000" w:rsidR="00000000" w:rsidRPr="00000000">
              <w:rPr>
                <w:rtl w:val="0"/>
              </w:rPr>
            </w:r>
          </w:p>
        </w:tc>
        <w:tc>
          <w:tcPr>
            <w:shd w:fill="ffff00" w:val="clear"/>
          </w:tcPr>
          <w:p w:rsidR="00000000" w:rsidDel="00000000" w:rsidP="00000000" w:rsidRDefault="00000000" w:rsidRPr="00000000" w14:paraId="000014E6">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99">
              <w:r w:rsidDel="00000000" w:rsidR="00000000" w:rsidRPr="00000000">
                <w:rPr>
                  <w:rFonts w:ascii="Times New Roman" w:cs="Times New Roman" w:eastAsia="Times New Roman" w:hAnsi="Times New Roman"/>
                  <w:color w:val="1155cc"/>
                  <w:u w:val="single"/>
                  <w:rtl w:val="0"/>
                </w:rPr>
                <w:t xml:space="preserve">http://dx.doi.org/10.30646/tikomsin.v10i2.641</w:t>
              </w:r>
            </w:hyperlink>
            <w:r w:rsidDel="00000000" w:rsidR="00000000" w:rsidRPr="00000000">
              <w:rPr>
                <w:rtl w:val="0"/>
              </w:rPr>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shd w:fill="ffff00" w:val="clear"/>
          </w:tcPr>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Arizal</w:t>
            </w:r>
            <w:r w:rsidDel="00000000" w:rsidR="00000000" w:rsidRPr="00000000">
              <w:rPr>
                <w:rtl w:val="0"/>
              </w:rPr>
            </w:r>
          </w:p>
        </w:tc>
        <w:tc>
          <w:tcPr>
            <w:shd w:fill="ffff00" w:val="clear"/>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Zoea Crab Larva Counter (CLARCO) Based On Image Processing With Adaptive Gaussian Filter Algorithm And Blob Detection Technique</w:t>
            </w:r>
            <w:r w:rsidDel="00000000" w:rsidR="00000000" w:rsidRPr="00000000">
              <w:rPr>
                <w:rtl w:val="0"/>
              </w:rPr>
            </w:r>
          </w:p>
        </w:tc>
        <w:tc>
          <w:tcPr>
            <w:shd w:fill="ffff00" w:val="clear"/>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S4</w:t>
            </w:r>
            <w:r w:rsidDel="00000000" w:rsidR="00000000" w:rsidRPr="00000000">
              <w:rPr>
                <w:rtl w:val="0"/>
              </w:rPr>
            </w:r>
          </w:p>
        </w:tc>
        <w:tc>
          <w:tcPr>
            <w:shd w:fill="ffff00" w:val="clear"/>
          </w:tcPr>
          <w:p w:rsidR="00000000" w:rsidDel="00000000" w:rsidP="00000000" w:rsidRDefault="00000000" w:rsidRPr="00000000" w14:paraId="000014EF">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00">
              <w:r w:rsidDel="00000000" w:rsidR="00000000" w:rsidRPr="00000000">
                <w:rPr>
                  <w:rFonts w:ascii="Times New Roman" w:cs="Times New Roman" w:eastAsia="Times New Roman" w:hAnsi="Times New Roman"/>
                  <w:color w:val="1155cc"/>
                  <w:u w:val="single"/>
                  <w:rtl w:val="0"/>
                </w:rPr>
                <w:t xml:space="preserve">https://doi.org/10.35585/inspir.v13i1.48</w:t>
              </w:r>
            </w:hyperlink>
            <w:r w:rsidDel="00000000" w:rsidR="00000000" w:rsidRPr="00000000">
              <w:rPr>
                <w:rtl w:val="0"/>
              </w:rPr>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shd w:fill="ffff00" w:val="clear"/>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Amiruddin, Septia  Ulfa Sunaringtyas</w:t>
            </w:r>
            <w:r w:rsidDel="00000000" w:rsidR="00000000" w:rsidRPr="00000000">
              <w:rPr>
                <w:rtl w:val="0"/>
              </w:rPr>
            </w:r>
          </w:p>
        </w:tc>
        <w:tc>
          <w:tcPr>
            <w:shd w:fill="ffff00" w:val="clear"/>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Perancangan Rencana Pemulihan Bencana Menggunakan NIST SP 800-34 REV 1, NIST SP 800-53 REV 5 DAN SNI 8799 (Studi Kasus : Unit TI XYZ)</w:t>
            </w:r>
            <w:r w:rsidDel="00000000" w:rsidR="00000000" w:rsidRPr="00000000">
              <w:rPr>
                <w:rtl w:val="0"/>
              </w:rPr>
            </w:r>
          </w:p>
        </w:tc>
        <w:tc>
          <w:tcPr>
            <w:shd w:fill="ffff00" w:val="clear"/>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4F9">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01">
              <w:r w:rsidDel="00000000" w:rsidR="00000000" w:rsidRPr="00000000">
                <w:rPr>
                  <w:rFonts w:ascii="Times New Roman" w:cs="Times New Roman" w:eastAsia="Times New Roman" w:hAnsi="Times New Roman"/>
                  <w:color w:val="1155cc"/>
                  <w:u w:val="single"/>
                  <w:rtl w:val="0"/>
                </w:rPr>
                <w:t xml:space="preserve">https://doi.org/10.25126/jtiik.20231026507</w:t>
              </w:r>
            </w:hyperlink>
            <w:r w:rsidDel="00000000" w:rsidR="00000000" w:rsidRPr="00000000">
              <w:rPr>
                <w:rtl w:val="0"/>
              </w:rPr>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shd w:fill="ffff00" w:val="clear"/>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Rahmat Purwoko, Dimas Febriyan Priambodo </w:t>
            </w:r>
            <w:r w:rsidDel="00000000" w:rsidR="00000000" w:rsidRPr="00000000">
              <w:rPr>
                <w:rtl w:val="0"/>
              </w:rPr>
            </w:r>
          </w:p>
        </w:tc>
        <w:tc>
          <w:tcPr>
            <w:shd w:fill="ffff00" w:val="clear"/>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Honeypot-as-a Service dengan Cluster</w:t>
            </w:r>
            <w:r w:rsidDel="00000000" w:rsidR="00000000" w:rsidRPr="00000000">
              <w:rPr>
                <w:rtl w:val="0"/>
              </w:rPr>
            </w:r>
          </w:p>
        </w:tc>
        <w:tc>
          <w:tcPr>
            <w:shd w:fill="ffff00" w:val="clear"/>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S2</w:t>
            </w:r>
            <w:r w:rsidDel="00000000" w:rsidR="00000000" w:rsidRPr="00000000">
              <w:rPr>
                <w:rtl w:val="0"/>
              </w:rPr>
            </w:r>
          </w:p>
        </w:tc>
        <w:tc>
          <w:tcPr>
            <w:shd w:fill="ffff00" w:val="clear"/>
          </w:tcPr>
          <w:p w:rsidR="00000000" w:rsidDel="00000000" w:rsidP="00000000" w:rsidRDefault="00000000" w:rsidRPr="00000000" w14:paraId="00001502">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02">
              <w:r w:rsidDel="00000000" w:rsidR="00000000" w:rsidRPr="00000000">
                <w:rPr>
                  <w:rFonts w:ascii="Times New Roman" w:cs="Times New Roman" w:eastAsia="Times New Roman" w:hAnsi="Times New Roman"/>
                  <w:color w:val="1155cc"/>
                  <w:u w:val="single"/>
                  <w:rtl w:val="0"/>
                </w:rPr>
                <w:t xml:space="preserve">https://dx.doi.org/10.26418/jp.v9i2.62076</w:t>
              </w:r>
            </w:hyperlink>
            <w:r w:rsidDel="00000000" w:rsidR="00000000" w:rsidRPr="00000000">
              <w:rPr>
                <w:rtl w:val="0"/>
              </w:rPr>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shd w:fill="ffff00" w:val="clear"/>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Ira Rosianal Hikmah, Dimas Febriyan Priambodo</w:t>
            </w:r>
            <w:r w:rsidDel="00000000" w:rsidR="00000000" w:rsidRPr="00000000">
              <w:rPr>
                <w:rtl w:val="0"/>
              </w:rPr>
            </w:r>
          </w:p>
        </w:tc>
        <w:tc>
          <w:tcPr>
            <w:shd w:fill="ffff00" w:val="clear"/>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Analisis Komparatif Keamanan Aplikasi Pengelola Kata Sandi Berbayar Lastpass, 1Password, dan Keeper Berdasarkan ISO/IEC 25010</w:t>
            </w:r>
            <w:r w:rsidDel="00000000" w:rsidR="00000000" w:rsidRPr="00000000">
              <w:rPr>
                <w:rtl w:val="0"/>
              </w:rPr>
            </w:r>
          </w:p>
        </w:tc>
        <w:tc>
          <w:tcPr>
            <w:shd w:fill="ffff00" w:val="clear"/>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S2</w:t>
            </w:r>
            <w:r w:rsidDel="00000000" w:rsidR="00000000" w:rsidRPr="00000000">
              <w:rPr>
                <w:rtl w:val="0"/>
              </w:rPr>
            </w:r>
          </w:p>
        </w:tc>
        <w:tc>
          <w:tcPr>
            <w:shd w:fill="ffff00" w:val="clear"/>
          </w:tcPr>
          <w:p w:rsidR="00000000" w:rsidDel="00000000" w:rsidP="00000000" w:rsidRDefault="00000000" w:rsidRPr="00000000" w14:paraId="0000150B">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03">
              <w:r w:rsidDel="00000000" w:rsidR="00000000" w:rsidRPr="00000000">
                <w:rPr>
                  <w:rFonts w:ascii="Times New Roman" w:cs="Times New Roman" w:eastAsia="Times New Roman" w:hAnsi="Times New Roman"/>
                  <w:color w:val="1155cc"/>
                  <w:u w:val="single"/>
                  <w:rtl w:val="0"/>
                </w:rPr>
                <w:t xml:space="preserve">https://doi.org/10.25126/jtiik.20231036544</w:t>
              </w:r>
            </w:hyperlink>
            <w:r w:rsidDel="00000000" w:rsidR="00000000" w:rsidRPr="00000000">
              <w:rPr>
                <w:rtl w:val="0"/>
              </w:rPr>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shd w:fill="ffff00" w:val="clear"/>
          </w:tcPr>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Jeckson Sidabutar</w:t>
            </w:r>
            <w:r w:rsidDel="00000000" w:rsidR="00000000" w:rsidRPr="00000000">
              <w:rPr>
                <w:rtl w:val="0"/>
              </w:rPr>
            </w:r>
          </w:p>
        </w:tc>
        <w:tc>
          <w:tcPr>
            <w:shd w:fill="ffff00" w:val="clear"/>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Digital Forensic Analysis of WhatsApp Business Applications on Android Smartphones using NIST</w:t>
            </w:r>
            <w:r w:rsidDel="00000000" w:rsidR="00000000" w:rsidRPr="00000000">
              <w:rPr>
                <w:rtl w:val="0"/>
              </w:rPr>
            </w:r>
          </w:p>
        </w:tc>
        <w:tc>
          <w:tcPr>
            <w:shd w:fill="ffff00" w:val="clear"/>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S2</w:t>
            </w:r>
            <w:r w:rsidDel="00000000" w:rsidR="00000000" w:rsidRPr="00000000">
              <w:rPr>
                <w:rtl w:val="0"/>
              </w:rPr>
            </w:r>
          </w:p>
        </w:tc>
        <w:tc>
          <w:tcPr>
            <w:shd w:fill="ffff00" w:val="clear"/>
          </w:tcPr>
          <w:p w:rsidR="00000000" w:rsidDel="00000000" w:rsidP="00000000" w:rsidRDefault="00000000" w:rsidRPr="00000000" w14:paraId="00001514">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04">
              <w:r w:rsidDel="00000000" w:rsidR="00000000" w:rsidRPr="00000000">
                <w:rPr>
                  <w:rFonts w:ascii="Times New Roman" w:cs="Times New Roman" w:eastAsia="Times New Roman" w:hAnsi="Times New Roman"/>
                  <w:color w:val="1155cc"/>
                  <w:u w:val="single"/>
                  <w:rtl w:val="0"/>
                </w:rPr>
                <w:t xml:space="preserve">https://doi.org/10.30812/matrik.v22i3.3033</w:t>
              </w:r>
            </w:hyperlink>
            <w:r w:rsidDel="00000000" w:rsidR="00000000" w:rsidRPr="00000000">
              <w:rPr>
                <w:rtl w:val="0"/>
              </w:rPr>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shd w:fill="ffff00" w:val="clear"/>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Setiyo Cahyono</w:t>
            </w:r>
            <w:r w:rsidDel="00000000" w:rsidR="00000000" w:rsidRPr="00000000">
              <w:rPr>
                <w:rtl w:val="0"/>
              </w:rPr>
            </w:r>
          </w:p>
        </w:tc>
        <w:tc>
          <w:tcPr>
            <w:shd w:fill="ffff00" w:val="clear"/>
          </w:tcPr>
          <w:p w:rsidR="00000000" w:rsidDel="00000000" w:rsidP="00000000" w:rsidRDefault="00000000" w:rsidRPr="00000000" w14:paraId="00001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Skema SecLaaS-RW dalam Membuat Aplikasi</w:t>
            </w:r>
          </w:p>
          <w:p w:rsidR="00000000" w:rsidDel="00000000" w:rsidP="00000000" w:rsidRDefault="00000000" w:rsidRPr="00000000" w14:paraId="00001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Logging</w:t>
            </w:r>
          </w:p>
        </w:tc>
        <w:tc>
          <w:tcPr>
            <w:shd w:fill="ffff00" w:val="clear"/>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w:t>
            </w:r>
            <w:r w:rsidDel="00000000" w:rsidR="00000000" w:rsidRPr="00000000">
              <w:rPr>
                <w:rtl w:val="0"/>
              </w:rPr>
            </w:r>
          </w:p>
        </w:tc>
        <w:tc>
          <w:tcPr>
            <w:shd w:fill="ffff00" w:val="clear"/>
          </w:tcPr>
          <w:p w:rsidR="00000000" w:rsidDel="00000000" w:rsidP="00000000" w:rsidRDefault="00000000" w:rsidRPr="00000000" w14:paraId="0000151E">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05">
              <w:r w:rsidDel="00000000" w:rsidR="00000000" w:rsidRPr="00000000">
                <w:rPr>
                  <w:rFonts w:ascii="Times New Roman" w:cs="Times New Roman" w:eastAsia="Times New Roman" w:hAnsi="Times New Roman"/>
                  <w:color w:val="1155cc"/>
                  <w:u w:val="single"/>
                  <w:rtl w:val="0"/>
                </w:rPr>
                <w:t xml:space="preserve">https://www.doi.org/10.56706/ik.v16i3.44</w:t>
              </w:r>
            </w:hyperlink>
            <w:r w:rsidDel="00000000" w:rsidR="00000000" w:rsidRPr="00000000">
              <w:rPr>
                <w:rtl w:val="0"/>
              </w:rPr>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shd w:fill="ffff00" w:val="clear"/>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Amiruddin</w:t>
            </w:r>
            <w:r w:rsidDel="00000000" w:rsidR="00000000" w:rsidRPr="00000000">
              <w:rPr>
                <w:rtl w:val="0"/>
              </w:rPr>
            </w:r>
          </w:p>
        </w:tc>
        <w:tc>
          <w:tcPr>
            <w:shd w:fill="ffff00" w:val="clear"/>
          </w:tcPr>
          <w:p w:rsidR="00000000" w:rsidDel="00000000" w:rsidP="00000000" w:rsidRDefault="00000000" w:rsidRPr="00000000" w14:paraId="00001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Keamanan pada Kelas Assurance Vulnerability</w:t>
            </w:r>
          </w:p>
          <w:p w:rsidR="00000000" w:rsidDel="00000000" w:rsidP="00000000" w:rsidRDefault="00000000" w:rsidRPr="00000000" w14:paraId="00001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Aplikasi PeSankita Berdasarkan Common Criteria</w:t>
            </w:r>
          </w:p>
          <w:p w:rsidR="00000000" w:rsidDel="00000000" w:rsidP="00000000" w:rsidRDefault="00000000" w:rsidRPr="00000000" w14:paraId="00001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Methodology Version 3.1 Revision 5:2017</w:t>
            </w:r>
          </w:p>
        </w:tc>
        <w:tc>
          <w:tcPr>
            <w:shd w:fill="ffff00" w:val="clear"/>
          </w:tcPr>
          <w:p w:rsidR="00000000" w:rsidDel="00000000" w:rsidP="00000000" w:rsidRDefault="00000000" w:rsidRPr="00000000" w14:paraId="00001528">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w:t>
            </w:r>
            <w:r w:rsidDel="00000000" w:rsidR="00000000" w:rsidRPr="00000000">
              <w:rPr>
                <w:rtl w:val="0"/>
              </w:rPr>
            </w:r>
          </w:p>
        </w:tc>
        <w:tc>
          <w:tcPr>
            <w:shd w:fill="ffff00" w:val="clear"/>
          </w:tcPr>
          <w:p w:rsidR="00000000" w:rsidDel="00000000" w:rsidP="00000000" w:rsidRDefault="00000000" w:rsidRPr="00000000" w14:paraId="00001529">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06">
              <w:r w:rsidDel="00000000" w:rsidR="00000000" w:rsidRPr="00000000">
                <w:rPr>
                  <w:rFonts w:ascii="Times New Roman" w:cs="Times New Roman" w:eastAsia="Times New Roman" w:hAnsi="Times New Roman"/>
                  <w:color w:val="1155cc"/>
                  <w:u w:val="single"/>
                  <w:rtl w:val="0"/>
                </w:rPr>
                <w:t xml:space="preserve">https://www.doi.org/10.56706/ik.v16i3.54</w:t>
              </w:r>
            </w:hyperlink>
            <w:r w:rsidDel="00000000" w:rsidR="00000000" w:rsidRPr="00000000">
              <w:rPr>
                <w:rtl w:val="0"/>
              </w:rPr>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shd w:fill="ffff00" w:val="clear"/>
          </w:tcPr>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Setiyo Cahyono</w:t>
            </w:r>
            <w:r w:rsidDel="00000000" w:rsidR="00000000" w:rsidRPr="00000000">
              <w:rPr>
                <w:rtl w:val="0"/>
              </w:rPr>
            </w:r>
          </w:p>
        </w:tc>
        <w:tc>
          <w:tcPr>
            <w:shd w:fill="ffff00" w:val="clear"/>
          </w:tcPr>
          <w:p w:rsidR="00000000" w:rsidDel="00000000" w:rsidP="00000000" w:rsidRDefault="00000000" w:rsidRPr="00000000" w14:paraId="00001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Password Stealing Attack Terhadap Saved Password</w:t>
            </w:r>
          </w:p>
          <w:p w:rsidR="00000000" w:rsidDel="00000000" w:rsidP="00000000" w:rsidRDefault="00000000" w:rsidRPr="00000000" w14:paraId="00001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Browser Komputer Menggunakan Digispark Attiny85</w:t>
            </w:r>
          </w:p>
        </w:tc>
        <w:tc>
          <w:tcPr>
            <w:shd w:fill="ffff00" w:val="clear"/>
          </w:tcPr>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w:t>
            </w:r>
            <w:r w:rsidDel="00000000" w:rsidR="00000000" w:rsidRPr="00000000">
              <w:rPr>
                <w:rtl w:val="0"/>
              </w:rPr>
            </w:r>
          </w:p>
        </w:tc>
        <w:tc>
          <w:tcPr>
            <w:shd w:fill="ffff00" w:val="clear"/>
          </w:tcPr>
          <w:p w:rsidR="00000000" w:rsidDel="00000000" w:rsidP="00000000" w:rsidRDefault="00000000" w:rsidRPr="00000000" w14:paraId="00001533">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07">
              <w:r w:rsidDel="00000000" w:rsidR="00000000" w:rsidRPr="00000000">
                <w:rPr>
                  <w:rFonts w:ascii="Times New Roman" w:cs="Times New Roman" w:eastAsia="Times New Roman" w:hAnsi="Times New Roman"/>
                  <w:color w:val="1155cc"/>
                  <w:u w:val="single"/>
                  <w:rtl w:val="0"/>
                </w:rPr>
                <w:t xml:space="preserve">https://www.doi.org/10.56706/ik.v17i1.69</w:t>
              </w:r>
            </w:hyperlink>
            <w:r w:rsidDel="00000000" w:rsidR="00000000" w:rsidRPr="00000000">
              <w:rPr>
                <w:rtl w:val="0"/>
              </w:rPr>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shd w:fill="ffff00" w:val="clear"/>
          </w:tcPr>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Setiyo Cahyono</w:t>
            </w:r>
            <w:r w:rsidDel="00000000" w:rsidR="00000000" w:rsidRPr="00000000">
              <w:rPr>
                <w:rtl w:val="0"/>
              </w:rPr>
            </w:r>
          </w:p>
        </w:tc>
        <w:tc>
          <w:tcPr>
            <w:shd w:fill="ffff00" w:val="clear"/>
          </w:tcPr>
          <w:p w:rsidR="00000000" w:rsidDel="00000000" w:rsidP="00000000" w:rsidRDefault="00000000" w:rsidRPr="00000000" w14:paraId="00001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Aplikasi Cryptowallet Tiruan Terhadap Indikasi Android</w:t>
            </w:r>
          </w:p>
          <w:p w:rsidR="00000000" w:rsidDel="00000000" w:rsidP="00000000" w:rsidRDefault="00000000" w:rsidRPr="00000000" w14:paraId="000015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Malware</w:t>
            </w:r>
          </w:p>
        </w:tc>
        <w:tc>
          <w:tcPr>
            <w:shd w:fill="ffff00" w:val="clear"/>
          </w:tcPr>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w:t>
            </w:r>
            <w:r w:rsidDel="00000000" w:rsidR="00000000" w:rsidRPr="00000000">
              <w:rPr>
                <w:rtl w:val="0"/>
              </w:rPr>
            </w:r>
          </w:p>
        </w:tc>
        <w:tc>
          <w:tcPr>
            <w:shd w:fill="ffff00" w:val="clear"/>
          </w:tcPr>
          <w:p w:rsidR="00000000" w:rsidDel="00000000" w:rsidP="00000000" w:rsidRDefault="00000000" w:rsidRPr="00000000" w14:paraId="0000153D">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08">
              <w:r w:rsidDel="00000000" w:rsidR="00000000" w:rsidRPr="00000000">
                <w:rPr>
                  <w:rFonts w:ascii="Times New Roman" w:cs="Times New Roman" w:eastAsia="Times New Roman" w:hAnsi="Times New Roman"/>
                  <w:color w:val="1155cc"/>
                  <w:u w:val="single"/>
                  <w:rtl w:val="0"/>
                </w:rPr>
                <w:t xml:space="preserve">https://www.doi.org/10.56706/ik.v17i1.61</w:t>
              </w:r>
            </w:hyperlink>
            <w:r w:rsidDel="00000000" w:rsidR="00000000" w:rsidRPr="00000000">
              <w:rPr>
                <w:rtl w:val="0"/>
              </w:rPr>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26</w:t>
            </w:r>
          </w:p>
        </w:tc>
        <w:tc>
          <w:tcPr>
            <w:shd w:fill="ffff00" w:val="clear"/>
          </w:tcPr>
          <w:p w:rsidR="00000000" w:rsidDel="00000000" w:rsidP="00000000" w:rsidRDefault="00000000" w:rsidRPr="00000000" w14:paraId="00001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Nanang Trianto, Dimas Febriyan Priambodo</w:t>
            </w:r>
          </w:p>
        </w:tc>
        <w:tc>
          <w:tcPr>
            <w:shd w:fill="ffff00" w:val="clear"/>
          </w:tcPr>
          <w:p w:rsidR="00000000" w:rsidDel="00000000" w:rsidP="00000000" w:rsidRDefault="00000000" w:rsidRPr="00000000" w14:paraId="00001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KRACK dan KRACK Detector terhadap Wpa_Supplicant pada Perangkat Android dan Linux Ubuntu</w:t>
            </w:r>
          </w:p>
        </w:tc>
        <w:tc>
          <w:tcPr>
            <w:shd w:fill="ffff00" w:val="clear"/>
          </w:tcPr>
          <w:p w:rsidR="00000000" w:rsidDel="00000000" w:rsidP="00000000" w:rsidRDefault="00000000" w:rsidRPr="00000000" w14:paraId="00001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546">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4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48">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49">
            <w:pPr>
              <w:rPr>
                <w:rFonts w:ascii="Times New Roman" w:cs="Times New Roman" w:eastAsia="Times New Roman" w:hAnsi="Times New Roman"/>
              </w:rPr>
            </w:pPr>
            <w:hyperlink r:id="rId209">
              <w:r w:rsidDel="00000000" w:rsidR="00000000" w:rsidRPr="00000000">
                <w:rPr>
                  <w:rFonts w:ascii="Times New Roman" w:cs="Times New Roman" w:eastAsia="Times New Roman" w:hAnsi="Times New Roman"/>
                  <w:color w:val="1155cc"/>
                  <w:u w:val="single"/>
                  <w:rtl w:val="0"/>
                </w:rPr>
                <w:t xml:space="preserve">https://p3m.sinus.ac.id/jurnal/index.php/TIKomSiN/article/view/639</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27</w:t>
            </w:r>
          </w:p>
        </w:tc>
        <w:tc>
          <w:tcPr>
            <w:shd w:fill="ffff00" w:val="clear"/>
          </w:tcPr>
          <w:p w:rsidR="00000000" w:rsidDel="00000000" w:rsidP="00000000" w:rsidRDefault="00000000" w:rsidRPr="00000000" w14:paraId="00001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Tiyas Yulita</w:t>
            </w:r>
          </w:p>
        </w:tc>
        <w:tc>
          <w:tcPr>
            <w:shd w:fill="ffff00" w:val="clear"/>
          </w:tcPr>
          <w:p w:rsidR="00000000" w:rsidDel="00000000" w:rsidP="00000000" w:rsidRDefault="00000000" w:rsidRPr="00000000" w14:paraId="00001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Comparison of Covid-19 in Lampung Indonesia</w:t>
            </w:r>
          </w:p>
        </w:tc>
        <w:tc>
          <w:tcPr>
            <w:shd w:fill="ffff00" w:val="clear"/>
          </w:tcPr>
          <w:p w:rsidR="00000000" w:rsidDel="00000000" w:rsidP="00000000" w:rsidRDefault="00000000" w:rsidRPr="00000000" w14:paraId="00001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54E">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4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50">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51">
            <w:pPr>
              <w:rPr>
                <w:rFonts w:ascii="Times New Roman" w:cs="Times New Roman" w:eastAsia="Times New Roman" w:hAnsi="Times New Roman"/>
              </w:rPr>
            </w:pPr>
            <w:hyperlink r:id="rId210">
              <w:r w:rsidDel="00000000" w:rsidR="00000000" w:rsidRPr="00000000">
                <w:rPr>
                  <w:rFonts w:ascii="Times New Roman" w:cs="Times New Roman" w:eastAsia="Times New Roman" w:hAnsi="Times New Roman"/>
                  <w:color w:val="1155cc"/>
                  <w:u w:val="single"/>
                  <w:rtl w:val="0"/>
                </w:rPr>
                <w:t xml:space="preserve">https://kneopen.com/kne-social/article/view/12981/</w:t>
              </w:r>
            </w:hyperlink>
            <w:r w:rsidDel="00000000" w:rsidR="00000000" w:rsidRPr="00000000">
              <w:rPr>
                <w:rtl w:val="0"/>
              </w:rPr>
            </w:r>
          </w:p>
          <w:p w:rsidR="00000000" w:rsidDel="00000000" w:rsidP="00000000" w:rsidRDefault="00000000" w:rsidRPr="00000000" w14:paraId="00001552">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28</w:t>
            </w:r>
          </w:p>
        </w:tc>
        <w:tc>
          <w:tcPr>
            <w:shd w:fill="ffff00" w:val="clear"/>
          </w:tcPr>
          <w:p w:rsidR="00000000" w:rsidDel="00000000" w:rsidP="00000000" w:rsidRDefault="00000000" w:rsidRPr="00000000" w14:paraId="00001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Tiyas Yulita</w:t>
            </w:r>
          </w:p>
        </w:tc>
        <w:tc>
          <w:tcPr>
            <w:shd w:fill="ffff00" w:val="clear"/>
          </w:tcPr>
          <w:p w:rsidR="00000000" w:rsidDel="00000000" w:rsidP="00000000" w:rsidRDefault="00000000" w:rsidRPr="00000000" w14:paraId="000015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Innercheck: a new breakthrough for early detection of mental health</w:t>
            </w:r>
          </w:p>
        </w:tc>
        <w:tc>
          <w:tcPr>
            <w:shd w:fill="ffff00" w:val="clear"/>
          </w:tcPr>
          <w:p w:rsidR="00000000" w:rsidDel="00000000" w:rsidP="00000000" w:rsidRDefault="00000000" w:rsidRPr="00000000" w14:paraId="00001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57">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558">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59">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5A">
            <w:pPr>
              <w:rPr>
                <w:rFonts w:ascii="Times New Roman" w:cs="Times New Roman" w:eastAsia="Times New Roman" w:hAnsi="Times New Roman"/>
              </w:rPr>
            </w:pPr>
            <w:hyperlink r:id="rId211">
              <w:r w:rsidDel="00000000" w:rsidR="00000000" w:rsidRPr="00000000">
                <w:rPr>
                  <w:rFonts w:ascii="Times New Roman" w:cs="Times New Roman" w:eastAsia="Times New Roman" w:hAnsi="Times New Roman"/>
                  <w:color w:val="1155cc"/>
                  <w:u w:val="single"/>
                  <w:rtl w:val="0"/>
                </w:rPr>
                <w:t xml:space="preserve">https://ieeexplore.ieee.org/abstract/document/10276558</w:t>
              </w:r>
            </w:hyperlink>
            <w:r w:rsidDel="00000000" w:rsidR="00000000" w:rsidRPr="00000000">
              <w:rPr>
                <w:rtl w:val="0"/>
              </w:rPr>
            </w:r>
          </w:p>
          <w:p w:rsidR="00000000" w:rsidDel="00000000" w:rsidP="00000000" w:rsidRDefault="00000000" w:rsidRPr="00000000" w14:paraId="0000155B">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29</w:t>
            </w:r>
          </w:p>
        </w:tc>
        <w:tc>
          <w:tcPr>
            <w:shd w:fill="ffff00" w:val="clear"/>
          </w:tcPr>
          <w:p w:rsidR="00000000" w:rsidDel="00000000" w:rsidP="00000000" w:rsidRDefault="00000000" w:rsidRPr="00000000" w14:paraId="000015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 Tiyas Yulita</w:t>
            </w:r>
          </w:p>
        </w:tc>
        <w:tc>
          <w:tcPr>
            <w:shd w:fill="ffff00" w:val="clear"/>
          </w:tcPr>
          <w:p w:rsidR="00000000" w:rsidDel="00000000" w:rsidP="00000000" w:rsidRDefault="00000000" w:rsidRPr="00000000" w14:paraId="00001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OmeTV pretexting phishing attacks: A case study of social engineering</w:t>
            </w:r>
          </w:p>
        </w:tc>
        <w:tc>
          <w:tcPr>
            <w:shd w:fill="ffff00" w:val="clear"/>
          </w:tcPr>
          <w:p w:rsidR="00000000" w:rsidDel="00000000" w:rsidP="00000000" w:rsidRDefault="00000000" w:rsidRPr="00000000" w14:paraId="00001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60">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6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62">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63">
            <w:pPr>
              <w:rPr>
                <w:rFonts w:ascii="Times New Roman" w:cs="Times New Roman" w:eastAsia="Times New Roman" w:hAnsi="Times New Roman"/>
              </w:rPr>
            </w:pPr>
            <w:hyperlink r:id="rId212">
              <w:r w:rsidDel="00000000" w:rsidR="00000000" w:rsidRPr="00000000">
                <w:rPr>
                  <w:rFonts w:ascii="Times New Roman" w:cs="Times New Roman" w:eastAsia="Times New Roman" w:hAnsi="Times New Roman"/>
                  <w:color w:val="1155cc"/>
                  <w:u w:val="single"/>
                  <w:rtl w:val="0"/>
                </w:rPr>
                <w:t xml:space="preserve">https://ieeexplore.ieee.org/abstract/document/9924801</w:t>
              </w:r>
            </w:hyperlink>
            <w:r w:rsidDel="00000000" w:rsidR="00000000" w:rsidRPr="00000000">
              <w:rPr>
                <w:rtl w:val="0"/>
              </w:rPr>
            </w:r>
          </w:p>
          <w:p w:rsidR="00000000" w:rsidDel="00000000" w:rsidP="00000000" w:rsidRDefault="00000000" w:rsidRPr="00000000" w14:paraId="00001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p w:rsidR="00000000" w:rsidDel="00000000" w:rsidP="00000000" w:rsidRDefault="00000000" w:rsidRPr="00000000" w14:paraId="00001565">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30</w:t>
            </w:r>
          </w:p>
        </w:tc>
        <w:tc>
          <w:tcPr>
            <w:shd w:fill="ffff00" w:val="clear"/>
          </w:tcPr>
          <w:p w:rsidR="00000000" w:rsidDel="00000000" w:rsidP="00000000" w:rsidRDefault="00000000" w:rsidRPr="00000000" w14:paraId="00001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Setiyo Cahyono</w:t>
            </w:r>
          </w:p>
        </w:tc>
        <w:tc>
          <w:tcPr>
            <w:shd w:fill="ffff00" w:val="clear"/>
          </w:tcPr>
          <w:p w:rsidR="00000000" w:rsidDel="00000000" w:rsidP="00000000" w:rsidRDefault="00000000" w:rsidRPr="00000000" w14:paraId="000015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Forensic Analysis on Caller ID Spoofing Attack </w:t>
            </w:r>
          </w:p>
        </w:tc>
        <w:tc>
          <w:tcPr>
            <w:shd w:fill="ffff00" w:val="clear"/>
          </w:tcPr>
          <w:p w:rsidR="00000000" w:rsidDel="00000000" w:rsidP="00000000" w:rsidRDefault="00000000" w:rsidRPr="00000000" w14:paraId="00001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6A">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56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6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6D">
            <w:pPr>
              <w:rPr>
                <w:rFonts w:ascii="Times New Roman" w:cs="Times New Roman" w:eastAsia="Times New Roman" w:hAnsi="Times New Roman"/>
              </w:rPr>
            </w:pPr>
            <w:hyperlink r:id="rId213">
              <w:r w:rsidDel="00000000" w:rsidR="00000000" w:rsidRPr="00000000">
                <w:rPr>
                  <w:rFonts w:ascii="Times New Roman" w:cs="Times New Roman" w:eastAsia="Times New Roman" w:hAnsi="Times New Roman"/>
                  <w:color w:val="1155cc"/>
                  <w:u w:val="single"/>
                  <w:rtl w:val="0"/>
                </w:rPr>
                <w:t xml:space="preserve">https://doi.org/10.1109/IWBIS56557.2022.9924733</w:t>
              </w:r>
            </w:hyperlink>
            <w:r w:rsidDel="00000000" w:rsidR="00000000" w:rsidRPr="00000000">
              <w:rPr>
                <w:rtl w:val="0"/>
              </w:rPr>
            </w:r>
          </w:p>
          <w:p w:rsidR="00000000" w:rsidDel="00000000" w:rsidP="00000000" w:rsidRDefault="00000000" w:rsidRPr="00000000" w14:paraId="00001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321" w:hRule="atLeast"/>
          <w:tblHeader w:val="0"/>
        </w:trPr>
        <w:tc>
          <w:tcPr>
            <w:shd w:fill="ffff00" w:val="clear"/>
          </w:tcPr>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31</w:t>
            </w:r>
          </w:p>
        </w:tc>
        <w:tc>
          <w:tcPr>
            <w:shd w:fill="ffff00" w:val="clear"/>
          </w:tcPr>
          <w:p w:rsidR="00000000" w:rsidDel="00000000" w:rsidP="00000000" w:rsidRDefault="00000000" w:rsidRPr="00000000" w14:paraId="00001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Jeckson Sidabutar</w:t>
            </w:r>
          </w:p>
        </w:tc>
        <w:tc>
          <w:tcPr>
            <w:shd w:fill="ffff00" w:val="clear"/>
          </w:tcPr>
          <w:p w:rsidR="00000000" w:rsidDel="00000000" w:rsidP="00000000" w:rsidRDefault="00000000" w:rsidRPr="00000000" w14:paraId="00001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Malware Classification and Visualization Using EfficientNet and B2IMG Algorithm</w:t>
            </w:r>
          </w:p>
        </w:tc>
        <w:tc>
          <w:tcPr>
            <w:shd w:fill="ffff00" w:val="clear"/>
          </w:tcPr>
          <w:p w:rsidR="00000000" w:rsidDel="00000000" w:rsidP="00000000" w:rsidRDefault="00000000" w:rsidRPr="00000000" w14:paraId="00001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73">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7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7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76">
            <w:pPr>
              <w:rPr>
                <w:rFonts w:ascii="Times New Roman" w:cs="Times New Roman" w:eastAsia="Times New Roman" w:hAnsi="Times New Roman"/>
              </w:rPr>
            </w:pPr>
            <w:hyperlink r:id="rId214">
              <w:r w:rsidDel="00000000" w:rsidR="00000000" w:rsidRPr="00000000">
                <w:rPr>
                  <w:rFonts w:ascii="Times New Roman" w:cs="Times New Roman" w:eastAsia="Times New Roman" w:hAnsi="Times New Roman"/>
                  <w:color w:val="1155cc"/>
                  <w:u w:val="single"/>
                  <w:rtl w:val="0"/>
                </w:rPr>
                <w:t xml:space="preserve">https://doi.org/10.1109/ICACSIS56558.2022.9923524</w:t>
              </w:r>
            </w:hyperlink>
            <w:r w:rsidDel="00000000" w:rsidR="00000000" w:rsidRPr="00000000">
              <w:rPr>
                <w:rtl w:val="0"/>
              </w:rPr>
            </w:r>
          </w:p>
          <w:p w:rsidR="00000000" w:rsidDel="00000000" w:rsidP="00000000" w:rsidRDefault="00000000" w:rsidRPr="00000000" w14:paraId="00001577">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32</w:t>
            </w:r>
          </w:p>
        </w:tc>
        <w:tc>
          <w:tcPr>
            <w:shd w:fill="ffff00" w:val="clear"/>
          </w:tcPr>
          <w:p w:rsidR="00000000" w:rsidDel="00000000" w:rsidP="00000000" w:rsidRDefault="00000000" w:rsidRPr="00000000" w14:paraId="00001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Setiyo Cahyono</w:t>
            </w:r>
          </w:p>
        </w:tc>
        <w:tc>
          <w:tcPr>
            <w:shd w:fill="ffff00" w:val="clear"/>
          </w:tcPr>
          <w:p w:rsidR="00000000" w:rsidDel="00000000" w:rsidP="00000000" w:rsidRDefault="00000000" w:rsidRPr="00000000" w14:paraId="00001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Password Stealing Attack Against Saved Passwords on Computer Browsers Using Digispark Attininy85</w:t>
            </w:r>
          </w:p>
        </w:tc>
        <w:tc>
          <w:tcPr>
            <w:shd w:fill="ffff00" w:val="clear"/>
          </w:tcPr>
          <w:p w:rsidR="00000000" w:rsidDel="00000000" w:rsidP="00000000" w:rsidRDefault="00000000" w:rsidRPr="00000000" w14:paraId="00001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7C">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7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7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7F">
            <w:pPr>
              <w:rPr>
                <w:rFonts w:ascii="Times New Roman" w:cs="Times New Roman" w:eastAsia="Times New Roman" w:hAnsi="Times New Roman"/>
              </w:rPr>
            </w:pPr>
            <w:hyperlink r:id="rId215">
              <w:r w:rsidDel="00000000" w:rsidR="00000000" w:rsidRPr="00000000">
                <w:rPr>
                  <w:rFonts w:ascii="Times New Roman" w:cs="Times New Roman" w:eastAsia="Times New Roman" w:hAnsi="Times New Roman"/>
                  <w:color w:val="1155cc"/>
                  <w:u w:val="single"/>
                  <w:rtl w:val="0"/>
                </w:rPr>
                <w:t xml:space="preserve">https://doi.org/10.56706/ik.v17i1.69</w:t>
              </w:r>
            </w:hyperlink>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33</w:t>
            </w:r>
          </w:p>
        </w:tc>
        <w:tc>
          <w:tcPr>
            <w:shd w:fill="ffff00" w:val="clear"/>
          </w:tcPr>
          <w:p w:rsidR="00000000" w:rsidDel="00000000" w:rsidP="00000000" w:rsidRDefault="00000000" w:rsidRPr="00000000" w14:paraId="00001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Arif Rahman Hakim, Susila Windarta</w:t>
            </w:r>
          </w:p>
        </w:tc>
        <w:tc>
          <w:tcPr>
            <w:shd w:fill="ffff00" w:val="clear"/>
          </w:tcPr>
          <w:p w:rsidR="00000000" w:rsidDel="00000000" w:rsidP="00000000" w:rsidRDefault="00000000" w:rsidRPr="00000000" w14:paraId="00001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Novel Digital Forensic Framework for Data Breach Investigation</w:t>
            </w:r>
          </w:p>
        </w:tc>
        <w:tc>
          <w:tcPr>
            <w:shd w:fill="ffff00" w:val="clear"/>
          </w:tcPr>
          <w:p w:rsidR="00000000" w:rsidDel="00000000" w:rsidP="00000000" w:rsidRDefault="00000000" w:rsidRPr="00000000" w14:paraId="00001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84">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8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8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87">
            <w:pPr>
              <w:rPr>
                <w:rFonts w:ascii="Times New Roman" w:cs="Times New Roman" w:eastAsia="Times New Roman" w:hAnsi="Times New Roman"/>
              </w:rPr>
            </w:pPr>
            <w:hyperlink r:id="rId216">
              <w:r w:rsidDel="00000000" w:rsidR="00000000" w:rsidRPr="00000000">
                <w:rPr>
                  <w:rFonts w:ascii="Times New Roman" w:cs="Times New Roman" w:eastAsia="Times New Roman" w:hAnsi="Times New Roman"/>
                  <w:color w:val="1155cc"/>
                  <w:u w:val="single"/>
                  <w:rtl w:val="0"/>
                </w:rPr>
                <w:t xml:space="preserve">https://ieeexplore.ieee.org/stamp/stamp.jsp?tp=&amp;arnumber=10108925</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35</w:t>
            </w:r>
          </w:p>
        </w:tc>
        <w:tc>
          <w:tcPr>
            <w:shd w:fill="ffff00" w:val="clear"/>
          </w:tcPr>
          <w:p w:rsidR="00000000" w:rsidDel="00000000" w:rsidP="00000000" w:rsidRDefault="00000000" w:rsidRPr="00000000" w14:paraId="00001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Soceng Warriors: Game-Based Learning to Incrase Security Awareness Against Social Engineering Attacks</w:t>
            </w:r>
          </w:p>
        </w:tc>
        <w:tc>
          <w:tcPr>
            <w:shd w:fill="ffff00" w:val="clear"/>
          </w:tcPr>
          <w:p w:rsidR="00000000" w:rsidDel="00000000" w:rsidP="00000000" w:rsidRDefault="00000000" w:rsidRPr="00000000" w14:paraId="00001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8C">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8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8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8F">
            <w:pPr>
              <w:rPr>
                <w:rFonts w:ascii="Times New Roman" w:cs="Times New Roman" w:eastAsia="Times New Roman" w:hAnsi="Times New Roman"/>
              </w:rPr>
            </w:pPr>
            <w:hyperlink r:id="rId217">
              <w:r w:rsidDel="00000000" w:rsidR="00000000" w:rsidRPr="00000000">
                <w:rPr>
                  <w:rFonts w:ascii="Times New Roman" w:cs="Times New Roman" w:eastAsia="Times New Roman" w:hAnsi="Times New Roman"/>
                  <w:color w:val="1155cc"/>
                  <w:u w:val="single"/>
                  <w:rtl w:val="0"/>
                </w:rPr>
                <w:t xml:space="preserve">https://doi.org/10.1109/ITIS57155.2022.10009041</w:t>
              </w:r>
            </w:hyperlink>
            <w:r w:rsidDel="00000000" w:rsidR="00000000" w:rsidRPr="00000000">
              <w:rPr>
                <w:rtl w:val="0"/>
              </w:rPr>
            </w:r>
          </w:p>
          <w:p w:rsidR="00000000" w:rsidDel="00000000" w:rsidP="00000000" w:rsidRDefault="00000000" w:rsidRPr="00000000" w14:paraId="00001590">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36</w:t>
            </w:r>
          </w:p>
        </w:tc>
        <w:tc>
          <w:tcPr>
            <w:shd w:fill="ffff00" w:val="clear"/>
          </w:tcPr>
          <w:p w:rsidR="00000000" w:rsidDel="00000000" w:rsidP="00000000" w:rsidRDefault="00000000" w:rsidRPr="00000000" w14:paraId="00001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Rahmat Purwoko</w:t>
            </w:r>
          </w:p>
        </w:tc>
        <w:tc>
          <w:tcPr>
            <w:shd w:fill="ffff00" w:val="clear"/>
          </w:tcPr>
          <w:p w:rsidR="00000000" w:rsidDel="00000000" w:rsidP="00000000" w:rsidRDefault="00000000" w:rsidRPr="00000000" w14:paraId="00001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SQL Injection Attack Detection and Prevention on MySQL Database Using Input Categorization and Input Verifier</w:t>
            </w:r>
          </w:p>
        </w:tc>
        <w:tc>
          <w:tcPr>
            <w:shd w:fill="ffff00" w:val="clear"/>
          </w:tcPr>
          <w:p w:rsidR="00000000" w:rsidDel="00000000" w:rsidP="00000000" w:rsidRDefault="00000000" w:rsidRPr="00000000" w14:paraId="00001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95">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9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9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98">
            <w:pPr>
              <w:rPr>
                <w:rFonts w:ascii="Times New Roman" w:cs="Times New Roman" w:eastAsia="Times New Roman" w:hAnsi="Times New Roman"/>
              </w:rPr>
            </w:pPr>
            <w:hyperlink r:id="rId218">
              <w:r w:rsidDel="00000000" w:rsidR="00000000" w:rsidRPr="00000000">
                <w:rPr>
                  <w:rFonts w:ascii="Times New Roman" w:cs="Times New Roman" w:eastAsia="Times New Roman" w:hAnsi="Times New Roman"/>
                  <w:color w:val="1155cc"/>
                  <w:u w:val="single"/>
                  <w:rtl w:val="0"/>
                </w:rPr>
                <w:t xml:space="preserve">https://doi.org/10.1109/ITIS57155.2022.10009041</w:t>
              </w:r>
            </w:hyperlink>
            <w:r w:rsidDel="00000000" w:rsidR="00000000" w:rsidRPr="00000000">
              <w:rPr>
                <w:rtl w:val="0"/>
              </w:rPr>
            </w:r>
          </w:p>
          <w:p w:rsidR="00000000" w:rsidDel="00000000" w:rsidP="00000000" w:rsidRDefault="00000000" w:rsidRPr="00000000" w14:paraId="00001599">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37</w:t>
            </w:r>
          </w:p>
        </w:tc>
        <w:tc>
          <w:tcPr>
            <w:shd w:fill="ffff00" w:val="clear"/>
          </w:tcPr>
          <w:p w:rsidR="00000000" w:rsidDel="00000000" w:rsidP="00000000" w:rsidRDefault="00000000" w:rsidRPr="00000000" w14:paraId="00001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w:t>
            </w:r>
          </w:p>
        </w:tc>
        <w:tc>
          <w:tcPr>
            <w:shd w:fill="ffff00" w:val="clear"/>
          </w:tcPr>
          <w:p w:rsidR="00000000" w:rsidDel="00000000" w:rsidP="00000000" w:rsidRDefault="00000000" w:rsidRPr="00000000" w14:paraId="00001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Health Application Security Assesment Based on OWASP Top 10 Mobile Vulnerabilities</w:t>
            </w:r>
          </w:p>
        </w:tc>
        <w:tc>
          <w:tcPr>
            <w:shd w:fill="ffff00" w:val="clear"/>
          </w:tcPr>
          <w:p w:rsidR="00000000" w:rsidDel="00000000" w:rsidP="00000000" w:rsidRDefault="00000000" w:rsidRPr="00000000" w14:paraId="00001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9E">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9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A0">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A1">
            <w:pPr>
              <w:rPr>
                <w:rFonts w:ascii="Times New Roman" w:cs="Times New Roman" w:eastAsia="Times New Roman" w:hAnsi="Times New Roman"/>
              </w:rPr>
            </w:pPr>
            <w:hyperlink r:id="rId219">
              <w:r w:rsidDel="00000000" w:rsidR="00000000" w:rsidRPr="00000000">
                <w:rPr>
                  <w:rFonts w:ascii="Times New Roman" w:cs="Times New Roman" w:eastAsia="Times New Roman" w:hAnsi="Times New Roman"/>
                  <w:color w:val="1155cc"/>
                  <w:u w:val="single"/>
                  <w:rtl w:val="0"/>
                </w:rPr>
                <w:t xml:space="preserve">https://doi.org/10.1109/ICITSI56531.2022.9970949</w:t>
              </w:r>
            </w:hyperlink>
            <w:r w:rsidDel="00000000" w:rsidR="00000000" w:rsidRPr="00000000">
              <w:rPr>
                <w:rtl w:val="0"/>
              </w:rPr>
            </w:r>
          </w:p>
          <w:p w:rsidR="00000000" w:rsidDel="00000000" w:rsidP="00000000" w:rsidRDefault="00000000" w:rsidRPr="00000000" w14:paraId="000015A2">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38</w:t>
            </w:r>
          </w:p>
        </w:tc>
        <w:tc>
          <w:tcPr>
            <w:shd w:fill="ffff00" w:val="clear"/>
          </w:tcPr>
          <w:p w:rsidR="00000000" w:rsidDel="00000000" w:rsidP="00000000" w:rsidRDefault="00000000" w:rsidRPr="00000000" w14:paraId="00001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w:t>
            </w:r>
          </w:p>
        </w:tc>
        <w:tc>
          <w:tcPr>
            <w:shd w:fill="ffff00" w:val="clear"/>
          </w:tcPr>
          <w:p w:rsidR="00000000" w:rsidDel="00000000" w:rsidP="00000000" w:rsidRDefault="00000000" w:rsidRPr="00000000" w14:paraId="00001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 Solar Home System for Electricity Supply in Coastal Rural Area, Case Study: Yogyakarta, Indonesia</w:t>
            </w:r>
          </w:p>
        </w:tc>
        <w:tc>
          <w:tcPr>
            <w:shd w:fill="ffff00" w:val="clear"/>
          </w:tcPr>
          <w:p w:rsidR="00000000" w:rsidDel="00000000" w:rsidP="00000000" w:rsidRDefault="00000000" w:rsidRPr="00000000" w14:paraId="00001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A7">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A8">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A9">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AA">
            <w:pPr>
              <w:rPr>
                <w:rFonts w:ascii="Times New Roman" w:cs="Times New Roman" w:eastAsia="Times New Roman" w:hAnsi="Times New Roman"/>
              </w:rPr>
            </w:pPr>
            <w:hyperlink r:id="rId220">
              <w:r w:rsidDel="00000000" w:rsidR="00000000" w:rsidRPr="00000000">
                <w:rPr>
                  <w:rFonts w:ascii="Times New Roman" w:cs="Times New Roman" w:eastAsia="Times New Roman" w:hAnsi="Times New Roman"/>
                  <w:color w:val="1155cc"/>
                  <w:u w:val="single"/>
                  <w:rtl w:val="0"/>
                </w:rPr>
                <w:t xml:space="preserve">https://doi.org/10.1109/ICITSI56531.2022.9970836</w:t>
              </w:r>
            </w:hyperlink>
            <w:r w:rsidDel="00000000" w:rsidR="00000000" w:rsidRPr="00000000">
              <w:rPr>
                <w:rtl w:val="0"/>
              </w:rPr>
            </w:r>
          </w:p>
          <w:p w:rsidR="00000000" w:rsidDel="00000000" w:rsidP="00000000" w:rsidRDefault="00000000" w:rsidRPr="00000000" w14:paraId="000015AB">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39</w:t>
            </w:r>
          </w:p>
        </w:tc>
        <w:tc>
          <w:tcPr>
            <w:shd w:fill="ffff00" w:val="clear"/>
          </w:tcPr>
          <w:p w:rsidR="00000000" w:rsidDel="00000000" w:rsidP="00000000" w:rsidRDefault="00000000" w:rsidRPr="00000000" w14:paraId="00001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Flubot Malware Hybrid Analysis on Android Operating System</w:t>
            </w:r>
          </w:p>
        </w:tc>
        <w:tc>
          <w:tcPr>
            <w:shd w:fill="ffff00" w:val="clear"/>
          </w:tcPr>
          <w:p w:rsidR="00000000" w:rsidDel="00000000" w:rsidP="00000000" w:rsidRDefault="00000000" w:rsidRPr="00000000" w14:paraId="00001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B0">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B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B2">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B3">
            <w:pPr>
              <w:rPr>
                <w:rFonts w:ascii="Times New Roman" w:cs="Times New Roman" w:eastAsia="Times New Roman" w:hAnsi="Times New Roman"/>
              </w:rPr>
            </w:pPr>
            <w:hyperlink r:id="rId221">
              <w:r w:rsidDel="00000000" w:rsidR="00000000" w:rsidRPr="00000000">
                <w:rPr>
                  <w:rFonts w:ascii="Times New Roman" w:cs="Times New Roman" w:eastAsia="Times New Roman" w:hAnsi="Times New Roman"/>
                  <w:color w:val="1155cc"/>
                  <w:u w:val="single"/>
                  <w:rtl w:val="0"/>
                </w:rPr>
                <w:t xml:space="preserve">https://doi.org/10.1109/ICIMCIS56303.2022.10017486</w:t>
              </w:r>
            </w:hyperlink>
            <w:r w:rsidDel="00000000" w:rsidR="00000000" w:rsidRPr="00000000">
              <w:rPr>
                <w:rtl w:val="0"/>
              </w:rPr>
            </w:r>
          </w:p>
          <w:p w:rsidR="00000000" w:rsidDel="00000000" w:rsidP="00000000" w:rsidRDefault="00000000" w:rsidRPr="00000000" w14:paraId="000015B4">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40</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tc>
        <w:tc>
          <w:tcPr>
            <w:shd w:fill="ffff00" w:val="clear"/>
          </w:tcPr>
          <w:p w:rsidR="00000000" w:rsidDel="00000000" w:rsidP="00000000" w:rsidRDefault="00000000" w:rsidRPr="00000000" w14:paraId="00001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of Single -View and Multi-View Deep Learning for Android MalwareDetection</w:t>
            </w:r>
          </w:p>
        </w:tc>
        <w:tc>
          <w:tcPr>
            <w:shd w:fill="ffff00" w:val="clear"/>
          </w:tcPr>
          <w:p w:rsidR="00000000" w:rsidDel="00000000" w:rsidP="00000000" w:rsidRDefault="00000000" w:rsidRPr="00000000" w14:paraId="00001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BB">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B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B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BE">
            <w:pPr>
              <w:rPr>
                <w:rFonts w:ascii="Times New Roman" w:cs="Times New Roman" w:eastAsia="Times New Roman" w:hAnsi="Times New Roman"/>
              </w:rPr>
            </w:pPr>
            <w:hyperlink r:id="rId222">
              <w:r w:rsidDel="00000000" w:rsidR="00000000" w:rsidRPr="00000000">
                <w:rPr>
                  <w:rFonts w:ascii="Times New Roman" w:cs="Times New Roman" w:eastAsia="Times New Roman" w:hAnsi="Times New Roman"/>
                  <w:color w:val="1155cc"/>
                  <w:u w:val="single"/>
                  <w:rtl w:val="0"/>
                </w:rPr>
                <w:t xml:space="preserve">https://doi.org/10.1109/ICITRI56423.2022.9970205</w:t>
              </w:r>
            </w:hyperlink>
            <w:r w:rsidDel="00000000" w:rsidR="00000000" w:rsidRPr="00000000">
              <w:rPr>
                <w:rtl w:val="0"/>
              </w:rPr>
            </w:r>
          </w:p>
          <w:p w:rsidR="00000000" w:rsidDel="00000000" w:rsidP="00000000" w:rsidRDefault="00000000" w:rsidRPr="00000000" w14:paraId="000015BF">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41</w:t>
            </w:r>
          </w:p>
        </w:tc>
        <w:tc>
          <w:tcPr>
            <w:shd w:fill="ffff00" w:val="clear"/>
          </w:tcPr>
          <w:p w:rsidR="00000000" w:rsidDel="00000000" w:rsidP="00000000" w:rsidRDefault="00000000" w:rsidRPr="00000000" w14:paraId="00001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Amiruddin</w:t>
            </w:r>
          </w:p>
        </w:tc>
        <w:tc>
          <w:tcPr>
            <w:shd w:fill="ffff00" w:val="clear"/>
          </w:tcPr>
          <w:p w:rsidR="00000000" w:rsidDel="00000000" w:rsidP="00000000" w:rsidRDefault="00000000" w:rsidRPr="00000000" w14:paraId="00001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Analysis of Usability, Performance,and Security of Open- Source, Windows-Based Password Manager Applications Based on ISO/IEC 25010</w:t>
            </w:r>
          </w:p>
        </w:tc>
        <w:tc>
          <w:tcPr>
            <w:shd w:fill="ffff00" w:val="clear"/>
          </w:tcPr>
          <w:p w:rsidR="00000000" w:rsidDel="00000000" w:rsidP="00000000" w:rsidRDefault="00000000" w:rsidRPr="00000000" w14:paraId="00001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C4">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C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C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C7">
            <w:pPr>
              <w:rPr>
                <w:rFonts w:ascii="Times New Roman" w:cs="Times New Roman" w:eastAsia="Times New Roman" w:hAnsi="Times New Roman"/>
              </w:rPr>
            </w:pPr>
            <w:hyperlink r:id="rId223">
              <w:r w:rsidDel="00000000" w:rsidR="00000000" w:rsidRPr="00000000">
                <w:rPr>
                  <w:rFonts w:ascii="Times New Roman" w:cs="Times New Roman" w:eastAsia="Times New Roman" w:hAnsi="Times New Roman"/>
                  <w:color w:val="1155cc"/>
                  <w:u w:val="single"/>
                  <w:rtl w:val="0"/>
                </w:rPr>
                <w:t xml:space="preserve">https://doi.org/10.1109/ICIMCIS56303.2022.10017543</w:t>
              </w:r>
            </w:hyperlink>
            <w:r w:rsidDel="00000000" w:rsidR="00000000" w:rsidRPr="00000000">
              <w:rPr>
                <w:rtl w:val="0"/>
              </w:rPr>
            </w:r>
          </w:p>
          <w:p w:rsidR="00000000" w:rsidDel="00000000" w:rsidP="00000000" w:rsidRDefault="00000000" w:rsidRPr="00000000" w14:paraId="000015C8">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42</w:t>
            </w:r>
          </w:p>
        </w:tc>
        <w:tc>
          <w:tcPr>
            <w:shd w:fill="ffff00" w:val="clear"/>
          </w:tcPr>
          <w:p w:rsidR="00000000" w:rsidDel="00000000" w:rsidP="00000000" w:rsidRDefault="00000000" w:rsidRPr="00000000" w14:paraId="00001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Amiruddin</w:t>
            </w:r>
          </w:p>
        </w:tc>
        <w:tc>
          <w:tcPr>
            <w:shd w:fill="ffff00" w:val="clear"/>
          </w:tcPr>
          <w:p w:rsidR="00000000" w:rsidDel="00000000" w:rsidP="00000000" w:rsidRDefault="00000000" w:rsidRPr="00000000" w14:paraId="00001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Case Study of Digital Forensic Readiness Level MeasurementUsing DiFRI Model</w:t>
            </w:r>
          </w:p>
        </w:tc>
        <w:tc>
          <w:tcPr>
            <w:shd w:fill="ffff00" w:val="clear"/>
          </w:tcPr>
          <w:p w:rsidR="00000000" w:rsidDel="00000000" w:rsidP="00000000" w:rsidRDefault="00000000" w:rsidRPr="00000000" w14:paraId="00001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CD">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C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C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D0">
            <w:pPr>
              <w:rPr>
                <w:rFonts w:ascii="Times New Roman" w:cs="Times New Roman" w:eastAsia="Times New Roman" w:hAnsi="Times New Roman"/>
              </w:rPr>
            </w:pPr>
            <w:hyperlink r:id="rId224">
              <w:r w:rsidDel="00000000" w:rsidR="00000000" w:rsidRPr="00000000">
                <w:rPr>
                  <w:rFonts w:ascii="Times New Roman" w:cs="Times New Roman" w:eastAsia="Times New Roman" w:hAnsi="Times New Roman"/>
                  <w:color w:val="1155cc"/>
                  <w:u w:val="single"/>
                  <w:rtl w:val="0"/>
                </w:rPr>
                <w:t xml:space="preserve">https://doi.org/10.1109/ICIMCIS56303.2022.10017686</w:t>
              </w:r>
            </w:hyperlink>
            <w:r w:rsidDel="00000000" w:rsidR="00000000" w:rsidRPr="00000000">
              <w:rPr>
                <w:rtl w:val="0"/>
              </w:rPr>
            </w:r>
          </w:p>
          <w:p w:rsidR="00000000" w:rsidDel="00000000" w:rsidP="00000000" w:rsidRDefault="00000000" w:rsidRPr="00000000" w14:paraId="000015D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43</w:t>
            </w:r>
          </w:p>
        </w:tc>
        <w:tc>
          <w:tcPr>
            <w:shd w:fill="ffff00" w:val="clear"/>
          </w:tcPr>
          <w:p w:rsidR="00000000" w:rsidDel="00000000" w:rsidP="00000000" w:rsidRDefault="00000000" w:rsidRPr="00000000" w14:paraId="00001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Arizal</w:t>
            </w:r>
          </w:p>
        </w:tc>
        <w:tc>
          <w:tcPr>
            <w:shd w:fill="ffff00" w:val="clear"/>
          </w:tcPr>
          <w:p w:rsidR="00000000" w:rsidDel="00000000" w:rsidP="00000000" w:rsidRDefault="00000000" w:rsidRPr="00000000" w14:paraId="00001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Analysis of Crypto Miner Malware Attacks Using Android Debug Bridge (ADB) Vulnerabilities via TCP/IP on Android-Based Raspberry Pi 4 IoT Devices </w:t>
            </w:r>
          </w:p>
        </w:tc>
        <w:tc>
          <w:tcPr>
            <w:shd w:fill="ffff00" w:val="clear"/>
          </w:tcPr>
          <w:p w:rsidR="00000000" w:rsidDel="00000000" w:rsidP="00000000" w:rsidRDefault="00000000" w:rsidRPr="00000000" w14:paraId="00001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D6">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D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D8">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D9">
            <w:pPr>
              <w:rPr>
                <w:rFonts w:ascii="Times New Roman" w:cs="Times New Roman" w:eastAsia="Times New Roman" w:hAnsi="Times New Roman"/>
              </w:rPr>
            </w:pPr>
            <w:hyperlink r:id="rId225">
              <w:r w:rsidDel="00000000" w:rsidR="00000000" w:rsidRPr="00000000">
                <w:rPr>
                  <w:rFonts w:ascii="Times New Roman" w:cs="Times New Roman" w:eastAsia="Times New Roman" w:hAnsi="Times New Roman"/>
                  <w:color w:val="1155cc"/>
                  <w:u w:val="single"/>
                  <w:rtl w:val="0"/>
                </w:rPr>
                <w:t xml:space="preserve">https://doi.org/10.1109/ICIMCIS56303.2022.10017625</w:t>
              </w:r>
            </w:hyperlink>
            <w:r w:rsidDel="00000000" w:rsidR="00000000" w:rsidRPr="00000000">
              <w:rPr>
                <w:rtl w:val="0"/>
              </w:rPr>
            </w:r>
          </w:p>
          <w:p w:rsidR="00000000" w:rsidDel="00000000" w:rsidP="00000000" w:rsidRDefault="00000000" w:rsidRPr="00000000" w14:paraId="000015DA">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44</w:t>
            </w:r>
          </w:p>
        </w:tc>
        <w:tc>
          <w:tcPr>
            <w:shd w:fill="ffff00" w:val="clear"/>
          </w:tcPr>
          <w:p w:rsidR="00000000" w:rsidDel="00000000" w:rsidP="00000000" w:rsidRDefault="00000000" w:rsidRPr="00000000" w14:paraId="00001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w:t>
            </w:r>
          </w:p>
        </w:tc>
        <w:tc>
          <w:tcPr>
            <w:shd w:fill="ffff00" w:val="clear"/>
          </w:tcPr>
          <w:p w:rsidR="00000000" w:rsidDel="00000000" w:rsidP="00000000" w:rsidRDefault="00000000" w:rsidRPr="00000000" w14:paraId="00001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of Machine Learning Techniques on Snort for Predicting Realtime DoS and Probe Attack</w:t>
            </w:r>
          </w:p>
        </w:tc>
        <w:tc>
          <w:tcPr>
            <w:shd w:fill="ffff00" w:val="clear"/>
          </w:tcPr>
          <w:p w:rsidR="00000000" w:rsidDel="00000000" w:rsidP="00000000" w:rsidRDefault="00000000" w:rsidRPr="00000000" w14:paraId="00001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DF">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E0">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E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E2">
            <w:pPr>
              <w:rPr>
                <w:rFonts w:ascii="Times New Roman" w:cs="Times New Roman" w:eastAsia="Times New Roman" w:hAnsi="Times New Roman"/>
              </w:rPr>
            </w:pPr>
            <w:hyperlink r:id="rId226">
              <w:r w:rsidDel="00000000" w:rsidR="00000000" w:rsidRPr="00000000">
                <w:rPr>
                  <w:rFonts w:ascii="Times New Roman" w:cs="Times New Roman" w:eastAsia="Times New Roman" w:hAnsi="Times New Roman"/>
                  <w:color w:val="1155cc"/>
                  <w:u w:val="single"/>
                  <w:rtl w:val="0"/>
                </w:rPr>
                <w:t xml:space="preserve">https://doi.org/10.1109/ICIMCIS56303.2022.10017776</w:t>
              </w:r>
            </w:hyperlink>
            <w:r w:rsidDel="00000000" w:rsidR="00000000" w:rsidRPr="00000000">
              <w:rPr>
                <w:rtl w:val="0"/>
              </w:rPr>
            </w:r>
          </w:p>
          <w:p w:rsidR="00000000" w:rsidDel="00000000" w:rsidP="00000000" w:rsidRDefault="00000000" w:rsidRPr="00000000" w14:paraId="000015E3">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45</w:t>
            </w:r>
          </w:p>
        </w:tc>
        <w:tc>
          <w:tcPr>
            <w:shd w:fill="ffff00" w:val="clear"/>
          </w:tcPr>
          <w:p w:rsidR="00000000" w:rsidDel="00000000" w:rsidP="00000000" w:rsidRDefault="00000000" w:rsidRPr="00000000" w14:paraId="00001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Septia Ulfa Sunarungtyas</w:t>
            </w:r>
          </w:p>
        </w:tc>
        <w:tc>
          <w:tcPr>
            <w:shd w:fill="ffff00" w:val="clear"/>
          </w:tcPr>
          <w:p w:rsidR="00000000" w:rsidDel="00000000" w:rsidP="00000000" w:rsidRDefault="00000000" w:rsidRPr="00000000" w14:paraId="00001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Metaverse-Based Learning Media to Increase Wireless Security Awareness</w:t>
            </w:r>
          </w:p>
        </w:tc>
        <w:tc>
          <w:tcPr>
            <w:shd w:fill="ffff00" w:val="clear"/>
          </w:tcPr>
          <w:p w:rsidR="00000000" w:rsidDel="00000000" w:rsidP="00000000" w:rsidRDefault="00000000" w:rsidRPr="00000000" w14:paraId="00001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E8">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E9">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EA">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EB">
            <w:pPr>
              <w:rPr>
                <w:rFonts w:ascii="Times New Roman" w:cs="Times New Roman" w:eastAsia="Times New Roman" w:hAnsi="Times New Roman"/>
              </w:rPr>
            </w:pPr>
            <w:hyperlink r:id="rId227">
              <w:r w:rsidDel="00000000" w:rsidR="00000000" w:rsidRPr="00000000">
                <w:rPr>
                  <w:rFonts w:ascii="Times New Roman" w:cs="Times New Roman" w:eastAsia="Times New Roman" w:hAnsi="Times New Roman"/>
                  <w:color w:val="1155cc"/>
                  <w:u w:val="single"/>
                  <w:rtl w:val="0"/>
                </w:rPr>
                <w:t xml:space="preserve">https://doi.org/10.1109/ICE3IS59323.2023.10335096</w:t>
              </w:r>
            </w:hyperlink>
            <w:r w:rsidDel="00000000" w:rsidR="00000000" w:rsidRPr="00000000">
              <w:rPr>
                <w:rtl w:val="0"/>
              </w:rPr>
            </w:r>
          </w:p>
          <w:p w:rsidR="00000000" w:rsidDel="00000000" w:rsidP="00000000" w:rsidRDefault="00000000" w:rsidRPr="00000000" w14:paraId="000015EC">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46</w:t>
            </w:r>
          </w:p>
        </w:tc>
        <w:tc>
          <w:tcPr>
            <w:shd w:fill="ffff00" w:val="clear"/>
          </w:tcPr>
          <w:p w:rsidR="00000000" w:rsidDel="00000000" w:rsidP="00000000" w:rsidRDefault="00000000" w:rsidRPr="00000000" w14:paraId="00001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Nanang Trianto</w:t>
            </w:r>
          </w:p>
        </w:tc>
        <w:tc>
          <w:tcPr>
            <w:shd w:fill="ffff00" w:val="clear"/>
          </w:tcPr>
          <w:p w:rsidR="00000000" w:rsidDel="00000000" w:rsidP="00000000" w:rsidRDefault="00000000" w:rsidRPr="00000000" w14:paraId="00001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Tailoringe-Government's ICT Readiness for Business Continuity based on Cyber-Risk Approach</w:t>
            </w:r>
          </w:p>
        </w:tc>
        <w:tc>
          <w:tcPr>
            <w:shd w:fill="ffff00" w:val="clear"/>
          </w:tcPr>
          <w:p w:rsidR="00000000" w:rsidDel="00000000" w:rsidP="00000000" w:rsidRDefault="00000000" w:rsidRPr="00000000" w14:paraId="00001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F1">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F2">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F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F4">
            <w:pPr>
              <w:rPr>
                <w:rFonts w:ascii="Times New Roman" w:cs="Times New Roman" w:eastAsia="Times New Roman" w:hAnsi="Times New Roman"/>
              </w:rPr>
            </w:pPr>
            <w:hyperlink r:id="rId228">
              <w:r w:rsidDel="00000000" w:rsidR="00000000" w:rsidRPr="00000000">
                <w:rPr>
                  <w:rFonts w:ascii="Times New Roman" w:cs="Times New Roman" w:eastAsia="Times New Roman" w:hAnsi="Times New Roman"/>
                  <w:color w:val="1155cc"/>
                  <w:u w:val="single"/>
                  <w:rtl w:val="0"/>
                </w:rPr>
                <w:t xml:space="preserve">https://doi.org/10.1109/ICoCICs58778.2023.10276519</w:t>
              </w:r>
            </w:hyperlink>
            <w:r w:rsidDel="00000000" w:rsidR="00000000" w:rsidRPr="00000000">
              <w:rPr>
                <w:rtl w:val="0"/>
              </w:rPr>
            </w:r>
          </w:p>
          <w:p w:rsidR="00000000" w:rsidDel="00000000" w:rsidP="00000000" w:rsidRDefault="00000000" w:rsidRPr="00000000" w14:paraId="000015F5">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47</w:t>
            </w:r>
          </w:p>
        </w:tc>
        <w:tc>
          <w:tcPr>
            <w:shd w:fill="ffff00" w:val="clear"/>
          </w:tcPr>
          <w:p w:rsidR="00000000" w:rsidDel="00000000" w:rsidP="00000000" w:rsidRDefault="00000000" w:rsidRPr="00000000" w14:paraId="00001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Jeckson Sidabutar, Dimas Febriyan Priambodo</w:t>
            </w:r>
          </w:p>
        </w:tc>
        <w:tc>
          <w:tcPr>
            <w:shd w:fill="ffff00" w:val="clear"/>
          </w:tcPr>
          <w:p w:rsidR="00000000" w:rsidDel="00000000" w:rsidP="00000000" w:rsidRDefault="00000000" w:rsidRPr="00000000" w14:paraId="00001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Study of Open Source Firewell</w:t>
            </w:r>
          </w:p>
        </w:tc>
        <w:tc>
          <w:tcPr>
            <w:shd w:fill="ffff00" w:val="clear"/>
          </w:tcPr>
          <w:p w:rsidR="00000000" w:rsidDel="00000000" w:rsidP="00000000" w:rsidRDefault="00000000" w:rsidRPr="00000000" w14:paraId="000015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5FA">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5F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F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229">
              <w:r w:rsidDel="00000000" w:rsidR="00000000" w:rsidRPr="00000000">
                <w:rPr>
                  <w:rFonts w:ascii="Times New Roman" w:cs="Times New Roman" w:eastAsia="Times New Roman" w:hAnsi="Times New Roman"/>
                  <w:color w:val="1155cc"/>
                  <w:u w:val="single"/>
                  <w:rtl w:val="0"/>
                </w:rPr>
                <w:t xml:space="preserve">https://doi.org/10.1109/ICoCICs58778.2023.10276707</w:t>
              </w:r>
            </w:hyperlink>
            <w:r w:rsidDel="00000000" w:rsidR="00000000" w:rsidRPr="00000000">
              <w:rPr>
                <w:rtl w:val="0"/>
              </w:rPr>
            </w:r>
          </w:p>
          <w:p w:rsidR="00000000" w:rsidDel="00000000" w:rsidP="00000000" w:rsidRDefault="00000000" w:rsidRPr="00000000" w14:paraId="000015FE">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48</w:t>
            </w:r>
          </w:p>
        </w:tc>
        <w:tc>
          <w:tcPr>
            <w:shd w:fill="ffff00" w:val="clear"/>
          </w:tcPr>
          <w:p w:rsidR="00000000" w:rsidDel="00000000" w:rsidP="00000000" w:rsidRDefault="00000000" w:rsidRPr="00000000" w14:paraId="00001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and Security Comparison of Json Web Tokens (JWT) and Platform Agnostic SecurityTokens (PASETO) on RESTful APIs</w:t>
            </w:r>
          </w:p>
        </w:tc>
        <w:tc>
          <w:tcPr>
            <w:shd w:fill="ffff00" w:val="clear"/>
          </w:tcPr>
          <w:p w:rsidR="00000000" w:rsidDel="00000000" w:rsidP="00000000" w:rsidRDefault="00000000" w:rsidRPr="00000000" w14:paraId="00001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03">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0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0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06">
            <w:pPr>
              <w:rPr>
                <w:rFonts w:ascii="Times New Roman" w:cs="Times New Roman" w:eastAsia="Times New Roman" w:hAnsi="Times New Roman"/>
              </w:rPr>
            </w:pPr>
            <w:hyperlink r:id="rId230">
              <w:r w:rsidDel="00000000" w:rsidR="00000000" w:rsidRPr="00000000">
                <w:rPr>
                  <w:rFonts w:ascii="Times New Roman" w:cs="Times New Roman" w:eastAsia="Times New Roman" w:hAnsi="Times New Roman"/>
                  <w:color w:val="1155cc"/>
                  <w:u w:val="single"/>
                  <w:rtl w:val="0"/>
                </w:rPr>
                <w:t xml:space="preserve">https://doi.org/10.1109/ICoCICs58778.2023.10277377</w:t>
              </w:r>
            </w:hyperlink>
            <w:r w:rsidDel="00000000" w:rsidR="00000000" w:rsidRPr="00000000">
              <w:rPr>
                <w:rtl w:val="0"/>
              </w:rPr>
            </w:r>
          </w:p>
          <w:p w:rsidR="00000000" w:rsidDel="00000000" w:rsidP="00000000" w:rsidRDefault="00000000" w:rsidRPr="00000000" w14:paraId="00001607">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49</w:t>
            </w:r>
          </w:p>
        </w:tc>
        <w:tc>
          <w:tcPr>
            <w:shd w:fill="ffff00" w:val="clear"/>
          </w:tcPr>
          <w:p w:rsidR="00000000" w:rsidDel="00000000" w:rsidP="00000000" w:rsidRDefault="00000000" w:rsidRPr="00000000" w14:paraId="00001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Ira Rosianal Hikmah</w:t>
            </w:r>
          </w:p>
        </w:tc>
        <w:tc>
          <w:tcPr>
            <w:shd w:fill="ffff00" w:val="clear"/>
          </w:tcPr>
          <w:p w:rsidR="00000000" w:rsidDel="00000000" w:rsidP="00000000" w:rsidRDefault="00000000" w:rsidRPr="00000000" w14:paraId="00001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Readline Stealer Malware Analysis with Surface, Runtime and Static Code Methods</w:t>
            </w:r>
          </w:p>
        </w:tc>
        <w:tc>
          <w:tcPr>
            <w:shd w:fill="ffff00" w:val="clear"/>
          </w:tcPr>
          <w:p w:rsidR="00000000" w:rsidDel="00000000" w:rsidP="00000000" w:rsidRDefault="00000000" w:rsidRPr="00000000" w14:paraId="00001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0C">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0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0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0F">
            <w:pPr>
              <w:rPr>
                <w:rFonts w:ascii="Times New Roman" w:cs="Times New Roman" w:eastAsia="Times New Roman" w:hAnsi="Times New Roman"/>
              </w:rPr>
            </w:pPr>
            <w:hyperlink r:id="rId231">
              <w:r w:rsidDel="00000000" w:rsidR="00000000" w:rsidRPr="00000000">
                <w:rPr>
                  <w:rFonts w:ascii="Times New Roman" w:cs="Times New Roman" w:eastAsia="Times New Roman" w:hAnsi="Times New Roman"/>
                  <w:color w:val="1155cc"/>
                  <w:u w:val="single"/>
                  <w:rtl w:val="0"/>
                </w:rPr>
                <w:t xml:space="preserve">https://doi.org/10.1109/ICoCICs58778.2023.10276709</w:t>
              </w:r>
            </w:hyperlink>
            <w:r w:rsidDel="00000000" w:rsidR="00000000" w:rsidRPr="00000000">
              <w:rPr>
                <w:rtl w:val="0"/>
              </w:rPr>
            </w:r>
          </w:p>
          <w:p w:rsidR="00000000" w:rsidDel="00000000" w:rsidP="00000000" w:rsidRDefault="00000000" w:rsidRPr="00000000" w14:paraId="00001610">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50</w:t>
            </w:r>
          </w:p>
        </w:tc>
        <w:tc>
          <w:tcPr>
            <w:shd w:fill="ffff00" w:val="clear"/>
          </w:tcPr>
          <w:p w:rsidR="00000000" w:rsidDel="00000000" w:rsidP="00000000" w:rsidRDefault="00000000" w:rsidRPr="00000000" w14:paraId="00001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Amiruddin</w:t>
            </w:r>
          </w:p>
        </w:tc>
        <w:tc>
          <w:tcPr>
            <w:shd w:fill="ffff00" w:val="clear"/>
          </w:tcPr>
          <w:p w:rsidR="00000000" w:rsidDel="00000000" w:rsidP="00000000" w:rsidRDefault="00000000" w:rsidRPr="00000000" w14:paraId="00001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Low-Cost Disk Imaging Device Using Raspberry Pi 4 for Digital Forensics</w:t>
            </w:r>
          </w:p>
        </w:tc>
        <w:tc>
          <w:tcPr>
            <w:shd w:fill="ffff00" w:val="clear"/>
          </w:tcPr>
          <w:p w:rsidR="00000000" w:rsidDel="00000000" w:rsidP="00000000" w:rsidRDefault="00000000" w:rsidRPr="00000000" w14:paraId="00001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15">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1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1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18">
            <w:pPr>
              <w:rPr>
                <w:rFonts w:ascii="Times New Roman" w:cs="Times New Roman" w:eastAsia="Times New Roman" w:hAnsi="Times New Roman"/>
              </w:rPr>
            </w:pPr>
            <w:hyperlink r:id="rId232">
              <w:r w:rsidDel="00000000" w:rsidR="00000000" w:rsidRPr="00000000">
                <w:rPr>
                  <w:rFonts w:ascii="Times New Roman" w:cs="Times New Roman" w:eastAsia="Times New Roman" w:hAnsi="Times New Roman"/>
                  <w:color w:val="1155cc"/>
                  <w:u w:val="single"/>
                  <w:rtl w:val="0"/>
                </w:rPr>
                <w:t xml:space="preserve">https://doi.org/10.1109/ICoCICs58778.2023.10276963</w:t>
              </w:r>
            </w:hyperlink>
            <w:r w:rsidDel="00000000" w:rsidR="00000000" w:rsidRPr="00000000">
              <w:rPr>
                <w:rtl w:val="0"/>
              </w:rPr>
            </w:r>
          </w:p>
          <w:p w:rsidR="00000000" w:rsidDel="00000000" w:rsidP="00000000" w:rsidRDefault="00000000" w:rsidRPr="00000000" w14:paraId="00001619">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51</w:t>
            </w:r>
          </w:p>
        </w:tc>
        <w:tc>
          <w:tcPr>
            <w:shd w:fill="ffff00" w:val="clear"/>
          </w:tcPr>
          <w:p w:rsidR="00000000" w:rsidDel="00000000" w:rsidP="00000000" w:rsidRDefault="00000000" w:rsidRPr="00000000" w14:paraId="00001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Amiruddin</w:t>
            </w:r>
          </w:p>
        </w:tc>
        <w:tc>
          <w:tcPr>
            <w:shd w:fill="ffff00" w:val="clear"/>
          </w:tcPr>
          <w:p w:rsidR="00000000" w:rsidDel="00000000" w:rsidP="00000000" w:rsidRDefault="00000000" w:rsidRPr="00000000" w14:paraId="00001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Proposed Architecture for The IDNat-Blockchain</w:t>
            </w:r>
          </w:p>
        </w:tc>
        <w:tc>
          <w:tcPr>
            <w:shd w:fill="ffff00" w:val="clear"/>
          </w:tcPr>
          <w:p w:rsidR="00000000" w:rsidDel="00000000" w:rsidP="00000000" w:rsidRDefault="00000000" w:rsidRPr="00000000" w14:paraId="00001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1E">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1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20">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21">
            <w:pPr>
              <w:rPr>
                <w:rFonts w:ascii="Times New Roman" w:cs="Times New Roman" w:eastAsia="Times New Roman" w:hAnsi="Times New Roman"/>
              </w:rPr>
            </w:pPr>
            <w:hyperlink r:id="rId233">
              <w:r w:rsidDel="00000000" w:rsidR="00000000" w:rsidRPr="00000000">
                <w:rPr>
                  <w:rFonts w:ascii="Times New Roman" w:cs="Times New Roman" w:eastAsia="Times New Roman" w:hAnsi="Times New Roman"/>
                  <w:color w:val="1155cc"/>
                  <w:u w:val="single"/>
                  <w:rtl w:val="0"/>
                </w:rPr>
                <w:t xml:space="preserve">https://doi.org/10.1109/ICoCICs58778.2023.10276963</w:t>
              </w:r>
            </w:hyperlink>
            <w:r w:rsidDel="00000000" w:rsidR="00000000" w:rsidRPr="00000000">
              <w:rPr>
                <w:rtl w:val="0"/>
              </w:rPr>
            </w:r>
          </w:p>
          <w:p w:rsidR="00000000" w:rsidDel="00000000" w:rsidP="00000000" w:rsidRDefault="00000000" w:rsidRPr="00000000" w14:paraId="00001622">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52</w:t>
            </w:r>
          </w:p>
        </w:tc>
        <w:tc>
          <w:tcPr>
            <w:shd w:fill="ffff00" w:val="clear"/>
          </w:tcPr>
          <w:p w:rsidR="00000000" w:rsidDel="00000000" w:rsidP="00000000" w:rsidRDefault="00000000" w:rsidRPr="00000000" w14:paraId="00001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Septia Ulfa Sunarungtyas</w:t>
            </w:r>
          </w:p>
        </w:tc>
        <w:tc>
          <w:tcPr>
            <w:shd w:fill="ffff00" w:val="clear"/>
          </w:tcPr>
          <w:p w:rsidR="00000000" w:rsidDel="00000000" w:rsidP="00000000" w:rsidRDefault="00000000" w:rsidRPr="00000000" w14:paraId="00001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Novel Digital Forensic Readiness (DFR) Framework for e-Government</w:t>
            </w:r>
          </w:p>
        </w:tc>
        <w:tc>
          <w:tcPr>
            <w:shd w:fill="ffff00" w:val="clear"/>
          </w:tcPr>
          <w:p w:rsidR="00000000" w:rsidDel="00000000" w:rsidP="00000000" w:rsidRDefault="00000000" w:rsidRPr="00000000" w14:paraId="00001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27">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28">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29">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2A">
            <w:pPr>
              <w:rPr>
                <w:rFonts w:ascii="Times New Roman" w:cs="Times New Roman" w:eastAsia="Times New Roman" w:hAnsi="Times New Roman"/>
              </w:rPr>
            </w:pPr>
            <w:hyperlink r:id="rId234">
              <w:r w:rsidDel="00000000" w:rsidR="00000000" w:rsidRPr="00000000">
                <w:rPr>
                  <w:rFonts w:ascii="Times New Roman" w:cs="Times New Roman" w:eastAsia="Times New Roman" w:hAnsi="Times New Roman"/>
                  <w:color w:val="1155cc"/>
                  <w:u w:val="single"/>
                  <w:rtl w:val="0"/>
                </w:rPr>
                <w:t xml:space="preserve">https://doi.org/10.1109/ICoCICs58778.2023.10276423</w:t>
              </w:r>
            </w:hyperlink>
            <w:r w:rsidDel="00000000" w:rsidR="00000000" w:rsidRPr="00000000">
              <w:rPr>
                <w:rtl w:val="0"/>
              </w:rPr>
            </w:r>
          </w:p>
          <w:p w:rsidR="00000000" w:rsidDel="00000000" w:rsidP="00000000" w:rsidRDefault="00000000" w:rsidRPr="00000000" w14:paraId="0000162B">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53</w:t>
            </w:r>
          </w:p>
        </w:tc>
        <w:tc>
          <w:tcPr>
            <w:shd w:fill="ffff00" w:val="clear"/>
          </w:tcPr>
          <w:p w:rsidR="00000000" w:rsidDel="00000000" w:rsidP="00000000" w:rsidRDefault="00000000" w:rsidRPr="00000000" w14:paraId="000016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Jeckson Sidabutar</w:t>
            </w:r>
          </w:p>
        </w:tc>
        <w:tc>
          <w:tcPr>
            <w:shd w:fill="ffff00" w:val="clear"/>
          </w:tcPr>
          <w:p w:rsidR="00000000" w:rsidDel="00000000" w:rsidP="00000000" w:rsidRDefault="00000000" w:rsidRPr="00000000" w14:paraId="000016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Analysis of Forensic Whatsapp Desktop Based-on IDFIF V2</w:t>
            </w:r>
          </w:p>
        </w:tc>
        <w:tc>
          <w:tcPr>
            <w:shd w:fill="ffff00" w:val="clear"/>
          </w:tcPr>
          <w:p w:rsidR="00000000" w:rsidDel="00000000" w:rsidP="00000000" w:rsidRDefault="00000000" w:rsidRPr="00000000" w14:paraId="00001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30">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3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32">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33">
            <w:pPr>
              <w:rPr>
                <w:rFonts w:ascii="Times New Roman" w:cs="Times New Roman" w:eastAsia="Times New Roman" w:hAnsi="Times New Roman"/>
              </w:rPr>
            </w:pPr>
            <w:hyperlink r:id="rId235">
              <w:r w:rsidDel="00000000" w:rsidR="00000000" w:rsidRPr="00000000">
                <w:rPr>
                  <w:rFonts w:ascii="Times New Roman" w:cs="Times New Roman" w:eastAsia="Times New Roman" w:hAnsi="Times New Roman"/>
                  <w:color w:val="1155cc"/>
                  <w:u w:val="single"/>
                  <w:rtl w:val="0"/>
                </w:rPr>
                <w:t xml:space="preserve">https://doi.org/10.1109/ICoCICs58778.2023.10276727</w:t>
              </w:r>
            </w:hyperlink>
            <w:r w:rsidDel="00000000" w:rsidR="00000000" w:rsidRPr="00000000">
              <w:rPr>
                <w:rtl w:val="0"/>
              </w:rPr>
            </w:r>
          </w:p>
          <w:p w:rsidR="00000000" w:rsidDel="00000000" w:rsidP="00000000" w:rsidRDefault="00000000" w:rsidRPr="00000000" w14:paraId="00001634">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54</w:t>
            </w:r>
          </w:p>
        </w:tc>
        <w:tc>
          <w:tcPr>
            <w:shd w:fill="ffff00" w:val="clear"/>
          </w:tcPr>
          <w:p w:rsidR="00000000" w:rsidDel="00000000" w:rsidP="00000000" w:rsidRDefault="00000000" w:rsidRPr="00000000" w14:paraId="00001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Analysis of Deep Learning Models for Web Defacement Detection Based on Textual Context</w:t>
            </w:r>
          </w:p>
        </w:tc>
        <w:tc>
          <w:tcPr>
            <w:shd w:fill="ffff00" w:val="clear"/>
          </w:tcPr>
          <w:p w:rsidR="00000000" w:rsidDel="00000000" w:rsidP="00000000" w:rsidRDefault="00000000" w:rsidRPr="00000000" w14:paraId="000016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39">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3A">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3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3C">
            <w:pPr>
              <w:rPr>
                <w:rFonts w:ascii="Times New Roman" w:cs="Times New Roman" w:eastAsia="Times New Roman" w:hAnsi="Times New Roman"/>
              </w:rPr>
            </w:pPr>
            <w:hyperlink r:id="rId236">
              <w:r w:rsidDel="00000000" w:rsidR="00000000" w:rsidRPr="00000000">
                <w:rPr>
                  <w:rFonts w:ascii="Times New Roman" w:cs="Times New Roman" w:eastAsia="Times New Roman" w:hAnsi="Times New Roman"/>
                  <w:color w:val="1155cc"/>
                  <w:u w:val="single"/>
                  <w:rtl w:val="0"/>
                </w:rPr>
                <w:t xml:space="preserve">https://doi.org/10.1109/ICoCICs58778.2023.10276697</w:t>
              </w:r>
            </w:hyperlink>
            <w:r w:rsidDel="00000000" w:rsidR="00000000" w:rsidRPr="00000000">
              <w:rPr>
                <w:rtl w:val="0"/>
              </w:rPr>
            </w:r>
          </w:p>
          <w:p w:rsidR="00000000" w:rsidDel="00000000" w:rsidP="00000000" w:rsidRDefault="00000000" w:rsidRPr="00000000" w14:paraId="0000163D">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55</w:t>
            </w:r>
          </w:p>
        </w:tc>
        <w:tc>
          <w:tcPr>
            <w:shd w:fill="ffff00" w:val="clear"/>
          </w:tcPr>
          <w:p w:rsidR="00000000" w:rsidDel="00000000" w:rsidP="00000000" w:rsidRDefault="00000000" w:rsidRPr="00000000" w14:paraId="00001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6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for Android Malware Detection and Classification Using Hybrid-Based Analysis: A Comparative Study</w:t>
            </w:r>
          </w:p>
        </w:tc>
        <w:tc>
          <w:tcPr>
            <w:shd w:fill="ffff00" w:val="clear"/>
          </w:tcPr>
          <w:p w:rsidR="00000000" w:rsidDel="00000000" w:rsidP="00000000" w:rsidRDefault="00000000" w:rsidRPr="00000000" w14:paraId="00001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42">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4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4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45">
            <w:pPr>
              <w:rPr>
                <w:rFonts w:ascii="Times New Roman" w:cs="Times New Roman" w:eastAsia="Times New Roman" w:hAnsi="Times New Roman"/>
              </w:rPr>
            </w:pPr>
            <w:hyperlink r:id="rId237">
              <w:r w:rsidDel="00000000" w:rsidR="00000000" w:rsidRPr="00000000">
                <w:rPr>
                  <w:rFonts w:ascii="Times New Roman" w:cs="Times New Roman" w:eastAsia="Times New Roman" w:hAnsi="Times New Roman"/>
                  <w:color w:val="1155cc"/>
                  <w:u w:val="single"/>
                  <w:rtl w:val="0"/>
                </w:rPr>
                <w:t xml:space="preserve">https://doi.org/10.1109/ICoCICs58778.2023.10277613</w:t>
              </w:r>
            </w:hyperlink>
            <w:r w:rsidDel="00000000" w:rsidR="00000000" w:rsidRPr="00000000">
              <w:rPr>
                <w:rtl w:val="0"/>
              </w:rPr>
            </w:r>
          </w:p>
          <w:p w:rsidR="00000000" w:rsidDel="00000000" w:rsidP="00000000" w:rsidRDefault="00000000" w:rsidRPr="00000000" w14:paraId="00001646">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56</w:t>
            </w:r>
          </w:p>
        </w:tc>
        <w:tc>
          <w:tcPr>
            <w:shd w:fill="ffff00" w:val="clear"/>
          </w:tcPr>
          <w:p w:rsidR="00000000" w:rsidDel="00000000" w:rsidP="00000000" w:rsidRDefault="00000000" w:rsidRPr="00000000" w14:paraId="00001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of Transfer Learning Performance in Image-Based Malware File Classification on the Dumpware10 Dataset</w:t>
            </w:r>
          </w:p>
        </w:tc>
        <w:tc>
          <w:tcPr>
            <w:shd w:fill="ffff00" w:val="clear"/>
          </w:tcPr>
          <w:p w:rsidR="00000000" w:rsidDel="00000000" w:rsidP="00000000" w:rsidRDefault="00000000" w:rsidRPr="00000000" w14:paraId="00001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4B">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4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4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4E">
            <w:pPr>
              <w:rPr>
                <w:rFonts w:ascii="Times New Roman" w:cs="Times New Roman" w:eastAsia="Times New Roman" w:hAnsi="Times New Roman"/>
              </w:rPr>
            </w:pPr>
            <w:hyperlink r:id="rId238">
              <w:r w:rsidDel="00000000" w:rsidR="00000000" w:rsidRPr="00000000">
                <w:rPr>
                  <w:rFonts w:ascii="Times New Roman" w:cs="Times New Roman" w:eastAsia="Times New Roman" w:hAnsi="Times New Roman"/>
                  <w:color w:val="1155cc"/>
                  <w:u w:val="single"/>
                  <w:rtl w:val="0"/>
                </w:rPr>
                <w:t xml:space="preserve">https://doi.org/10.1109/ICoCICs58778.2023.10277454</w:t>
              </w:r>
            </w:hyperlink>
            <w:r w:rsidDel="00000000" w:rsidR="00000000" w:rsidRPr="00000000">
              <w:rPr>
                <w:rtl w:val="0"/>
              </w:rPr>
            </w:r>
          </w:p>
          <w:p w:rsidR="00000000" w:rsidDel="00000000" w:rsidP="00000000" w:rsidRDefault="00000000" w:rsidRPr="00000000" w14:paraId="0000164F">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57</w:t>
            </w:r>
          </w:p>
        </w:tc>
        <w:tc>
          <w:tcPr>
            <w:shd w:fill="ffff00" w:val="clear"/>
          </w:tcPr>
          <w:p w:rsidR="00000000" w:rsidDel="00000000" w:rsidP="00000000" w:rsidRDefault="00000000" w:rsidRPr="00000000" w14:paraId="00001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 Arizal</w:t>
            </w:r>
          </w:p>
        </w:tc>
        <w:tc>
          <w:tcPr>
            <w:shd w:fill="ffff00" w:val="clear"/>
          </w:tcPr>
          <w:p w:rsidR="00000000" w:rsidDel="00000000" w:rsidP="00000000" w:rsidRDefault="00000000" w:rsidRPr="00000000" w14:paraId="00001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Multilayers Physical Authentication and NoSQL PRESENT algorithm for Data Center</w:t>
            </w:r>
          </w:p>
        </w:tc>
        <w:tc>
          <w:tcPr>
            <w:shd w:fill="ffff00" w:val="clear"/>
          </w:tcPr>
          <w:p w:rsidR="00000000" w:rsidDel="00000000" w:rsidP="00000000" w:rsidRDefault="00000000" w:rsidRPr="00000000" w14:paraId="00001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54">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5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5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57">
            <w:pPr>
              <w:rPr>
                <w:rFonts w:ascii="Times New Roman" w:cs="Times New Roman" w:eastAsia="Times New Roman" w:hAnsi="Times New Roman"/>
              </w:rPr>
            </w:pPr>
            <w:hyperlink r:id="rId239">
              <w:r w:rsidDel="00000000" w:rsidR="00000000" w:rsidRPr="00000000">
                <w:rPr>
                  <w:rFonts w:ascii="Times New Roman" w:cs="Times New Roman" w:eastAsia="Times New Roman" w:hAnsi="Times New Roman"/>
                  <w:color w:val="1155cc"/>
                  <w:u w:val="single"/>
                  <w:rtl w:val="0"/>
                </w:rPr>
                <w:t xml:space="preserve">https://doi.org/10.1109/FORTEI-ICEE57243.2022.9972986</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58</w:t>
            </w:r>
          </w:p>
        </w:tc>
        <w:tc>
          <w:tcPr>
            <w:shd w:fill="ffff00" w:val="clear"/>
          </w:tcPr>
          <w:p w:rsidR="00000000" w:rsidDel="00000000" w:rsidP="00000000" w:rsidRDefault="00000000" w:rsidRPr="00000000" w14:paraId="00001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Magfirawaty</w:t>
            </w:r>
          </w:p>
        </w:tc>
        <w:tc>
          <w:tcPr>
            <w:shd w:fill="ffff00" w:val="clear"/>
          </w:tcPr>
          <w:p w:rsidR="00000000" w:rsidDel="00000000" w:rsidP="00000000" w:rsidRDefault="00000000" w:rsidRPr="00000000" w14:paraId="00001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Principal Component Analysis and Data Encryption Model for Face Recognition System</w:t>
            </w:r>
          </w:p>
        </w:tc>
        <w:tc>
          <w:tcPr>
            <w:shd w:fill="ffff00" w:val="clear"/>
          </w:tcPr>
          <w:p w:rsidR="00000000" w:rsidDel="00000000" w:rsidP="00000000" w:rsidRDefault="00000000" w:rsidRPr="00000000" w14:paraId="00001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5C">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5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5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5F">
            <w:pPr>
              <w:rPr>
                <w:rFonts w:ascii="Times New Roman" w:cs="Times New Roman" w:eastAsia="Times New Roman" w:hAnsi="Times New Roman"/>
              </w:rPr>
            </w:pPr>
            <w:hyperlink r:id="rId240">
              <w:r w:rsidDel="00000000" w:rsidR="00000000" w:rsidRPr="00000000">
                <w:rPr>
                  <w:rFonts w:ascii="Times New Roman" w:cs="Times New Roman" w:eastAsia="Times New Roman" w:hAnsi="Times New Roman"/>
                  <w:color w:val="1155cc"/>
                  <w:u w:val="single"/>
                  <w:rtl w:val="0"/>
                </w:rPr>
                <w:t xml:space="preserve">https://ieeexplore.ieee.org/abstract/document/10010080</w:t>
              </w:r>
            </w:hyperlink>
            <w:r w:rsidDel="00000000" w:rsidR="00000000" w:rsidRPr="00000000">
              <w:rPr>
                <w:rtl w:val="0"/>
              </w:rPr>
            </w:r>
          </w:p>
          <w:p w:rsidR="00000000" w:rsidDel="00000000" w:rsidP="00000000" w:rsidRDefault="00000000" w:rsidRPr="00000000" w14:paraId="00001660">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59</w:t>
            </w:r>
          </w:p>
        </w:tc>
        <w:tc>
          <w:tcPr>
            <w:shd w:fill="ffff00" w:val="clear"/>
          </w:tcPr>
          <w:p w:rsidR="00000000" w:rsidDel="00000000" w:rsidP="00000000" w:rsidRDefault="00000000" w:rsidRPr="00000000" w14:paraId="000016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Susila Windarta</w:t>
            </w:r>
          </w:p>
        </w:tc>
        <w:tc>
          <w:tcPr>
            <w:shd w:fill="ffff00" w:val="clear"/>
          </w:tcPr>
          <w:p w:rsidR="00000000" w:rsidDel="00000000" w:rsidP="00000000" w:rsidRDefault="00000000" w:rsidRPr="00000000" w14:paraId="00001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New Lightweight Cryptographic Hash Functions Based on Saturnin and Beetle for the Internet of Things</w:t>
            </w:r>
          </w:p>
        </w:tc>
        <w:tc>
          <w:tcPr>
            <w:shd w:fill="ffff00" w:val="clear"/>
          </w:tcPr>
          <w:p w:rsidR="00000000" w:rsidDel="00000000" w:rsidP="00000000" w:rsidRDefault="00000000" w:rsidRPr="00000000" w14:paraId="00001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65">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6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6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68">
            <w:pPr>
              <w:rPr>
                <w:rFonts w:ascii="Times New Roman" w:cs="Times New Roman" w:eastAsia="Times New Roman" w:hAnsi="Times New Roman"/>
              </w:rPr>
            </w:pPr>
            <w:hyperlink r:id="rId241">
              <w:r w:rsidDel="00000000" w:rsidR="00000000" w:rsidRPr="00000000">
                <w:rPr>
                  <w:rFonts w:ascii="Times New Roman" w:cs="Times New Roman" w:eastAsia="Times New Roman" w:hAnsi="Times New Roman"/>
                  <w:color w:val="1155cc"/>
                  <w:u w:val="single"/>
                  <w:rtl w:val="0"/>
                </w:rPr>
                <w:t xml:space="preserve">https://ieeexplore.ieee.org/stamp/stamp.jsp?tp=&amp;arnumber=10201838</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60</w:t>
            </w:r>
          </w:p>
        </w:tc>
        <w:tc>
          <w:tcPr>
            <w:shd w:fill="ffff00" w:val="clear"/>
          </w:tcPr>
          <w:p w:rsidR="00000000" w:rsidDel="00000000" w:rsidP="00000000" w:rsidRDefault="00000000" w:rsidRPr="00000000" w14:paraId="00001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cybersecurity framework in the new capital city of Indonesia: factors, objectives, and technology</w:t>
            </w:r>
          </w:p>
        </w:tc>
        <w:tc>
          <w:tcPr>
            <w:shd w:fill="ffff00" w:val="clear"/>
          </w:tcPr>
          <w:p w:rsidR="00000000" w:rsidDel="00000000" w:rsidP="00000000" w:rsidRDefault="00000000" w:rsidRPr="00000000" w14:paraId="00001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6D">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6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6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70">
            <w:pPr>
              <w:rPr>
                <w:rFonts w:ascii="Times New Roman" w:cs="Times New Roman" w:eastAsia="Times New Roman" w:hAnsi="Times New Roman"/>
              </w:rPr>
            </w:pPr>
            <w:hyperlink r:id="rId242">
              <w:r w:rsidDel="00000000" w:rsidR="00000000" w:rsidRPr="00000000">
                <w:rPr>
                  <w:rFonts w:ascii="Times New Roman" w:cs="Times New Roman" w:eastAsia="Times New Roman" w:hAnsi="Times New Roman"/>
                  <w:color w:val="1155cc"/>
                  <w:u w:val="single"/>
                  <w:rtl w:val="0"/>
                </w:rPr>
                <w:t xml:space="preserve">https://www.mdpi.com/2078-2489/13/12/580</w:t>
              </w:r>
            </w:hyperlink>
            <w:r w:rsidDel="00000000" w:rsidR="00000000" w:rsidRPr="00000000">
              <w:rPr>
                <w:rtl w:val="0"/>
              </w:rPr>
            </w:r>
          </w:p>
          <w:p w:rsidR="00000000" w:rsidDel="00000000" w:rsidP="00000000" w:rsidRDefault="00000000" w:rsidRPr="00000000" w14:paraId="0000167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61</w:t>
            </w:r>
          </w:p>
        </w:tc>
        <w:tc>
          <w:tcPr>
            <w:shd w:fill="ffff00" w:val="clear"/>
          </w:tcPr>
          <w:p w:rsidR="00000000" w:rsidDel="00000000" w:rsidP="00000000" w:rsidRDefault="00000000" w:rsidRPr="00000000" w14:paraId="00001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the People, Process, and Technology Priorities for NIST Cybersecurity Framework Implementation in E-Government</w:t>
            </w:r>
          </w:p>
        </w:tc>
        <w:tc>
          <w:tcPr>
            <w:shd w:fill="ffff00" w:val="clear"/>
          </w:tcPr>
          <w:p w:rsidR="00000000" w:rsidDel="00000000" w:rsidP="00000000" w:rsidRDefault="00000000" w:rsidRPr="00000000" w14:paraId="00001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76">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7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78">
            <w:pPr>
              <w:ind w:left="155" w:firstLine="0"/>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79">
            <w:pPr>
              <w:rPr>
                <w:rFonts w:ascii="Times New Roman" w:cs="Times New Roman" w:eastAsia="Times New Roman" w:hAnsi="Times New Roman"/>
              </w:rPr>
            </w:pPr>
            <w:hyperlink r:id="rId243">
              <w:r w:rsidDel="00000000" w:rsidR="00000000" w:rsidRPr="00000000">
                <w:rPr>
                  <w:rFonts w:ascii="Times New Roman" w:cs="Times New Roman" w:eastAsia="Times New Roman" w:hAnsi="Times New Roman"/>
                  <w:color w:val="1155cc"/>
                  <w:u w:val="single"/>
                  <w:rtl w:val="0"/>
                </w:rPr>
                <w:t xml:space="preserve">https://ieeexplore.ieee.org/abstract/document/10277024</w:t>
              </w:r>
            </w:hyperlink>
            <w:r w:rsidDel="00000000" w:rsidR="00000000" w:rsidRPr="00000000">
              <w:rPr>
                <w:rtl w:val="0"/>
              </w:rPr>
            </w:r>
          </w:p>
          <w:p w:rsidR="00000000" w:rsidDel="00000000" w:rsidP="00000000" w:rsidRDefault="00000000" w:rsidRPr="00000000" w14:paraId="0000167A">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62</w:t>
            </w:r>
          </w:p>
        </w:tc>
        <w:tc>
          <w:tcPr>
            <w:shd w:fill="ffff00" w:val="clear"/>
          </w:tcPr>
          <w:p w:rsidR="00000000" w:rsidDel="00000000" w:rsidP="00000000" w:rsidRDefault="00000000" w:rsidRPr="00000000" w14:paraId="00001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Measuring the effect of Users’ Privacy Concern on the Use of Jakarta Smart City Mobile Aplication (JAKI)</w:t>
            </w:r>
          </w:p>
        </w:tc>
        <w:tc>
          <w:tcPr>
            <w:shd w:fill="ffff00" w:val="clear"/>
          </w:tcPr>
          <w:p w:rsidR="00000000" w:rsidDel="00000000" w:rsidP="00000000" w:rsidRDefault="00000000" w:rsidRPr="00000000" w14:paraId="00001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67F">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80">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8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82">
            <w:pPr>
              <w:rPr>
                <w:rFonts w:ascii="Times New Roman" w:cs="Times New Roman" w:eastAsia="Times New Roman" w:hAnsi="Times New Roman"/>
              </w:rPr>
            </w:pPr>
            <w:hyperlink r:id="rId244">
              <w:r w:rsidDel="00000000" w:rsidR="00000000" w:rsidRPr="00000000">
                <w:rPr>
                  <w:rFonts w:ascii="Times New Roman" w:cs="Times New Roman" w:eastAsia="Times New Roman" w:hAnsi="Times New Roman"/>
                  <w:color w:val="1155cc"/>
                  <w:u w:val="single"/>
                  <w:rtl w:val="0"/>
                </w:rPr>
                <w:t xml:space="preserve">https://jurnal.iaii.or.id/index.php/RESTI/article/view/4544</w:t>
              </w:r>
            </w:hyperlink>
            <w:r w:rsidDel="00000000" w:rsidR="00000000" w:rsidRPr="00000000">
              <w:rPr>
                <w:rtl w:val="0"/>
              </w:rPr>
            </w:r>
          </w:p>
          <w:p w:rsidR="00000000" w:rsidDel="00000000" w:rsidP="00000000" w:rsidRDefault="00000000" w:rsidRPr="00000000" w14:paraId="00001683">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63</w:t>
            </w:r>
          </w:p>
        </w:tc>
        <w:tc>
          <w:tcPr>
            <w:shd w:fill="ffff00" w:val="clear"/>
          </w:tcPr>
          <w:p w:rsidR="00000000" w:rsidDel="00000000" w:rsidP="00000000" w:rsidRDefault="00000000" w:rsidRPr="00000000" w14:paraId="00001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systematic literature review on open government data: Challenges and mapped solutions</w:t>
            </w:r>
          </w:p>
        </w:tc>
        <w:tc>
          <w:tcPr>
            <w:shd w:fill="ffff00" w:val="clear"/>
          </w:tcPr>
          <w:p w:rsidR="00000000" w:rsidDel="00000000" w:rsidP="00000000" w:rsidRDefault="00000000" w:rsidRPr="00000000" w14:paraId="000016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688">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89">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8A">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8B">
            <w:pPr>
              <w:rPr>
                <w:rFonts w:ascii="Times New Roman" w:cs="Times New Roman" w:eastAsia="Times New Roman" w:hAnsi="Times New Roman"/>
              </w:rPr>
            </w:pPr>
            <w:hyperlink r:id="rId245">
              <w:r w:rsidDel="00000000" w:rsidR="00000000" w:rsidRPr="00000000">
                <w:rPr>
                  <w:rFonts w:ascii="Times New Roman" w:cs="Times New Roman" w:eastAsia="Times New Roman" w:hAnsi="Times New Roman"/>
                  <w:color w:val="1155cc"/>
                  <w:u w:val="single"/>
                  <w:rtl w:val="0"/>
                </w:rPr>
                <w:t xml:space="preserve">http://www.jatit.org/volumes/Vol101No5/17Vol101No5.pdf</w:t>
              </w:r>
            </w:hyperlink>
            <w:r w:rsidDel="00000000" w:rsidR="00000000" w:rsidRPr="00000000">
              <w:rPr>
                <w:rtl w:val="0"/>
              </w:rPr>
            </w:r>
          </w:p>
          <w:p w:rsidR="00000000" w:rsidDel="00000000" w:rsidP="00000000" w:rsidRDefault="00000000" w:rsidRPr="00000000" w14:paraId="0000168C">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64</w:t>
            </w:r>
          </w:p>
        </w:tc>
        <w:tc>
          <w:tcPr>
            <w:shd w:fill="ffff00" w:val="clear"/>
          </w:tcPr>
          <w:p w:rsidR="00000000" w:rsidDel="00000000" w:rsidP="00000000" w:rsidRDefault="00000000" w:rsidRPr="00000000" w14:paraId="00001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response to the legalization of the criminal code bill with twitter data sentiment analysis</w:t>
            </w:r>
          </w:p>
        </w:tc>
        <w:tc>
          <w:tcPr>
            <w:shd w:fill="ffff00" w:val="clear"/>
          </w:tcPr>
          <w:p w:rsidR="00000000" w:rsidDel="00000000" w:rsidP="00000000" w:rsidRDefault="00000000" w:rsidRPr="00000000" w14:paraId="00001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91">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92">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9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94">
            <w:pPr>
              <w:rPr>
                <w:rFonts w:ascii="Times New Roman" w:cs="Times New Roman" w:eastAsia="Times New Roman" w:hAnsi="Times New Roman"/>
              </w:rPr>
            </w:pPr>
            <w:hyperlink r:id="rId246">
              <w:r w:rsidDel="00000000" w:rsidR="00000000" w:rsidRPr="00000000">
                <w:rPr>
                  <w:rFonts w:ascii="Times New Roman" w:cs="Times New Roman" w:eastAsia="Times New Roman" w:hAnsi="Times New Roman"/>
                  <w:color w:val="1155cc"/>
                  <w:u w:val="single"/>
                  <w:rtl w:val="0"/>
                </w:rPr>
                <w:t xml:space="preserve">https://scholar.google.com/scholar?oi=bibs&amp;cluster=12440583235084460006&amp;btnI=1&amp;hl=id</w:t>
              </w:r>
            </w:hyperlink>
            <w:r w:rsidDel="00000000" w:rsidR="00000000" w:rsidRPr="00000000">
              <w:rPr>
                <w:rtl w:val="0"/>
              </w:rPr>
            </w:r>
          </w:p>
          <w:p w:rsidR="00000000" w:rsidDel="00000000" w:rsidP="00000000" w:rsidRDefault="00000000" w:rsidRPr="00000000" w14:paraId="00001695">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65</w:t>
            </w:r>
          </w:p>
        </w:tc>
        <w:tc>
          <w:tcPr>
            <w:shd w:fill="ffff00" w:val="clear"/>
          </w:tcPr>
          <w:p w:rsidR="00000000" w:rsidDel="00000000" w:rsidP="00000000" w:rsidRDefault="00000000" w:rsidRPr="00000000" w14:paraId="00001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Cybersecurity of sensors on smart vehicle: review of threats and solutions</w:t>
            </w:r>
          </w:p>
        </w:tc>
        <w:tc>
          <w:tcPr>
            <w:shd w:fill="ffff00" w:val="clear"/>
          </w:tcPr>
          <w:p w:rsidR="00000000" w:rsidDel="00000000" w:rsidP="00000000" w:rsidRDefault="00000000" w:rsidRPr="00000000" w14:paraId="00001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9A">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9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9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9D">
            <w:pPr>
              <w:rPr>
                <w:rFonts w:ascii="Times New Roman" w:cs="Times New Roman" w:eastAsia="Times New Roman" w:hAnsi="Times New Roman"/>
              </w:rPr>
            </w:pPr>
            <w:hyperlink r:id="rId247">
              <w:r w:rsidDel="00000000" w:rsidR="00000000" w:rsidRPr="00000000">
                <w:rPr>
                  <w:rFonts w:ascii="Times New Roman" w:cs="Times New Roman" w:eastAsia="Times New Roman" w:hAnsi="Times New Roman"/>
                  <w:color w:val="1155cc"/>
                  <w:u w:val="single"/>
                  <w:rtl w:val="0"/>
                </w:rPr>
                <w:t xml:space="preserve">https://ieeexplore.ieee.org/abstract/document/10331330/</w:t>
              </w:r>
            </w:hyperlink>
            <w:r w:rsidDel="00000000" w:rsidR="00000000" w:rsidRPr="00000000">
              <w:rPr>
                <w:rtl w:val="0"/>
              </w:rPr>
            </w:r>
          </w:p>
          <w:p w:rsidR="00000000" w:rsidDel="00000000" w:rsidP="00000000" w:rsidRDefault="00000000" w:rsidRPr="00000000" w14:paraId="0000169E">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66</w:t>
            </w:r>
          </w:p>
        </w:tc>
        <w:tc>
          <w:tcPr>
            <w:shd w:fill="ffff00" w:val="clear"/>
          </w:tcPr>
          <w:p w:rsidR="00000000" w:rsidDel="00000000" w:rsidP="00000000" w:rsidRDefault="00000000" w:rsidRPr="00000000" w14:paraId="00001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faculty of electrical engineering and informatics building energy use intensity in pardubice, czech</w:t>
            </w:r>
          </w:p>
        </w:tc>
        <w:tc>
          <w:tcPr>
            <w:shd w:fill="ffff00" w:val="clear"/>
          </w:tcPr>
          <w:p w:rsidR="00000000" w:rsidDel="00000000" w:rsidP="00000000" w:rsidRDefault="00000000" w:rsidRPr="00000000" w14:paraId="00001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A3">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A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A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A6">
            <w:pPr>
              <w:rPr>
                <w:rFonts w:ascii="Times New Roman" w:cs="Times New Roman" w:eastAsia="Times New Roman" w:hAnsi="Times New Roman"/>
              </w:rPr>
            </w:pPr>
            <w:hyperlink r:id="rId248">
              <w:r w:rsidDel="00000000" w:rsidR="00000000" w:rsidRPr="00000000">
                <w:rPr>
                  <w:rFonts w:ascii="Times New Roman" w:cs="Times New Roman" w:eastAsia="Times New Roman" w:hAnsi="Times New Roman"/>
                  <w:color w:val="1155cc"/>
                  <w:u w:val="single"/>
                  <w:rtl w:val="0"/>
                </w:rPr>
                <w:t xml:space="preserve">https://iopscience.iop.org/article/10.1088/1742-6596/2596/1/012050/meta</w:t>
              </w:r>
            </w:hyperlink>
            <w:r w:rsidDel="00000000" w:rsidR="00000000" w:rsidRPr="00000000">
              <w:rPr>
                <w:rtl w:val="0"/>
              </w:rPr>
            </w:r>
          </w:p>
          <w:p w:rsidR="00000000" w:rsidDel="00000000" w:rsidP="00000000" w:rsidRDefault="00000000" w:rsidRPr="00000000" w14:paraId="000016A7">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67</w:t>
            </w:r>
          </w:p>
        </w:tc>
        <w:tc>
          <w:tcPr>
            <w:shd w:fill="ffff00" w:val="clear"/>
          </w:tcPr>
          <w:p w:rsidR="00000000" w:rsidDel="00000000" w:rsidP="00000000" w:rsidRDefault="00000000" w:rsidRPr="00000000" w14:paraId="00001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Research on The Legal Documentation and Information Network Platform in Majalengka Government</w:t>
            </w:r>
          </w:p>
        </w:tc>
        <w:tc>
          <w:tcPr>
            <w:shd w:fill="ffff00" w:val="clear"/>
          </w:tcPr>
          <w:p w:rsidR="00000000" w:rsidDel="00000000" w:rsidP="00000000" w:rsidRDefault="00000000" w:rsidRPr="00000000" w14:paraId="00001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6AC">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A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A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AF">
            <w:pPr>
              <w:rPr>
                <w:rFonts w:ascii="Times New Roman" w:cs="Times New Roman" w:eastAsia="Times New Roman" w:hAnsi="Times New Roman"/>
              </w:rPr>
            </w:pPr>
            <w:hyperlink r:id="rId249">
              <w:r w:rsidDel="00000000" w:rsidR="00000000" w:rsidRPr="00000000">
                <w:rPr>
                  <w:rFonts w:ascii="Times New Roman" w:cs="Times New Roman" w:eastAsia="Times New Roman" w:hAnsi="Times New Roman"/>
                  <w:color w:val="1155cc"/>
                  <w:u w:val="single"/>
                  <w:rtl w:val="0"/>
                </w:rPr>
                <w:t xml:space="preserve">http://ijcs.net/ijcs/index.php/ijcs/article/view/3279</w:t>
              </w:r>
            </w:hyperlink>
            <w:r w:rsidDel="00000000" w:rsidR="00000000" w:rsidRPr="00000000">
              <w:rPr>
                <w:rtl w:val="0"/>
              </w:rPr>
            </w:r>
          </w:p>
          <w:p w:rsidR="00000000" w:rsidDel="00000000" w:rsidP="00000000" w:rsidRDefault="00000000" w:rsidRPr="00000000" w14:paraId="000016B0">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68</w:t>
            </w:r>
          </w:p>
        </w:tc>
        <w:tc>
          <w:tcPr>
            <w:shd w:fill="ffff00" w:val="clear"/>
          </w:tcPr>
          <w:p w:rsidR="00000000" w:rsidDel="00000000" w:rsidP="00000000" w:rsidRDefault="00000000" w:rsidRPr="00000000" w14:paraId="000016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 Prakoso</w:t>
            </w:r>
          </w:p>
        </w:tc>
        <w:tc>
          <w:tcPr>
            <w:shd w:fill="ffff00" w:val="clear"/>
          </w:tcPr>
          <w:p w:rsidR="00000000" w:rsidDel="00000000" w:rsidP="00000000" w:rsidRDefault="00000000" w:rsidRPr="00000000" w14:paraId="00001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Penerapan Gamifikasi dan Personal Extreme Programming pada Aplikasi Ensiklopedia terkait Secure Coding Berbasis Android</w:t>
            </w:r>
          </w:p>
        </w:tc>
        <w:tc>
          <w:tcPr>
            <w:shd w:fill="ffff00" w:val="clear"/>
          </w:tcPr>
          <w:p w:rsidR="00000000" w:rsidDel="00000000" w:rsidP="00000000" w:rsidRDefault="00000000" w:rsidRPr="00000000" w14:paraId="00001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S4</w:t>
            </w:r>
          </w:p>
        </w:tc>
        <w:tc>
          <w:tcPr>
            <w:shd w:fill="ffff00" w:val="clear"/>
          </w:tcPr>
          <w:p w:rsidR="00000000" w:rsidDel="00000000" w:rsidP="00000000" w:rsidRDefault="00000000" w:rsidRPr="00000000" w14:paraId="000016B5">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B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B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B8">
            <w:pPr>
              <w:rPr>
                <w:rFonts w:ascii="Times New Roman" w:cs="Times New Roman" w:eastAsia="Times New Roman" w:hAnsi="Times New Roman"/>
              </w:rPr>
            </w:pPr>
            <w:hyperlink r:id="rId250">
              <w:r w:rsidDel="00000000" w:rsidR="00000000" w:rsidRPr="00000000">
                <w:rPr>
                  <w:rFonts w:ascii="Times New Roman" w:cs="Times New Roman" w:eastAsia="Times New Roman" w:hAnsi="Times New Roman"/>
                  <w:color w:val="1155cc"/>
                  <w:u w:val="single"/>
                  <w:rtl w:val="0"/>
                </w:rPr>
                <w:t xml:space="preserve">https://mail.jsi.stikom-bali.ac.id/index.php/jsi/article/view/483/231</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69</w:t>
            </w:r>
          </w:p>
        </w:tc>
        <w:tc>
          <w:tcPr>
            <w:shd w:fill="ffff00" w:val="clear"/>
          </w:tcPr>
          <w:p w:rsidR="00000000" w:rsidDel="00000000" w:rsidP="00000000" w:rsidRDefault="00000000" w:rsidRPr="00000000" w14:paraId="00001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 Prakoso</w:t>
            </w:r>
          </w:p>
        </w:tc>
        <w:tc>
          <w:tcPr>
            <w:shd w:fill="ffff00" w:val="clear"/>
          </w:tcPr>
          <w:p w:rsidR="00000000" w:rsidDel="00000000" w:rsidP="00000000" w:rsidRDefault="00000000" w:rsidRPr="00000000" w14:paraId="00001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Final Year Project System (FIPOS) Based on Website with One-Time Password</w:t>
            </w:r>
          </w:p>
        </w:tc>
        <w:tc>
          <w:tcPr>
            <w:shd w:fill="ffff00" w:val="clear"/>
          </w:tcPr>
          <w:p w:rsidR="00000000" w:rsidDel="00000000" w:rsidP="00000000" w:rsidRDefault="00000000" w:rsidRPr="00000000" w14:paraId="00001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BD">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B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B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C0">
            <w:pPr>
              <w:rPr>
                <w:rFonts w:ascii="Times New Roman" w:cs="Times New Roman" w:eastAsia="Times New Roman" w:hAnsi="Times New Roman"/>
              </w:rPr>
            </w:pPr>
            <w:hyperlink r:id="rId251">
              <w:r w:rsidDel="00000000" w:rsidR="00000000" w:rsidRPr="00000000">
                <w:rPr>
                  <w:rFonts w:ascii="Times New Roman" w:cs="Times New Roman" w:eastAsia="Times New Roman" w:hAnsi="Times New Roman"/>
                  <w:color w:val="1155cc"/>
                  <w:u w:val="single"/>
                  <w:rtl w:val="0"/>
                </w:rPr>
                <w:t xml:space="preserve">https://ieeexplore.ieee.org/abstract/document/10009967</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70</w:t>
            </w:r>
          </w:p>
        </w:tc>
        <w:tc>
          <w:tcPr>
            <w:shd w:fill="ffff00" w:val="clear"/>
          </w:tcPr>
          <w:p w:rsidR="00000000" w:rsidDel="00000000" w:rsidP="00000000" w:rsidRDefault="00000000" w:rsidRPr="00000000" w14:paraId="00001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 Prakoso</w:t>
            </w:r>
          </w:p>
        </w:tc>
        <w:tc>
          <w:tcPr>
            <w:shd w:fill="ffff00" w:val="clear"/>
          </w:tcPr>
          <w:p w:rsidR="00000000" w:rsidDel="00000000" w:rsidP="00000000" w:rsidRDefault="00000000" w:rsidRPr="00000000" w14:paraId="00001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Log Web Server dengan Pendekatan Algortime K-Means Clustering dan Feature Importance</w:t>
            </w:r>
          </w:p>
        </w:tc>
        <w:tc>
          <w:tcPr>
            <w:shd w:fill="ffff00" w:val="clear"/>
          </w:tcPr>
          <w:p w:rsidR="00000000" w:rsidDel="00000000" w:rsidP="00000000" w:rsidRDefault="00000000" w:rsidRPr="00000000" w14:paraId="00001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6C5">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C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C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C8">
            <w:pPr>
              <w:rPr>
                <w:rFonts w:ascii="Times New Roman" w:cs="Times New Roman" w:eastAsia="Times New Roman" w:hAnsi="Times New Roman"/>
              </w:rPr>
            </w:pPr>
            <w:hyperlink r:id="rId252">
              <w:r w:rsidDel="00000000" w:rsidR="00000000" w:rsidRPr="00000000">
                <w:rPr>
                  <w:rFonts w:ascii="Times New Roman" w:cs="Times New Roman" w:eastAsia="Times New Roman" w:hAnsi="Times New Roman"/>
                  <w:color w:val="1155cc"/>
                  <w:u w:val="single"/>
                  <w:rtl w:val="0"/>
                </w:rPr>
                <w:t xml:space="preserve">https://infokripto.poltekssn.ac.id/index.php/infokripto/article/view/60/50</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71</w:t>
            </w:r>
          </w:p>
        </w:tc>
        <w:tc>
          <w:tcPr>
            <w:shd w:fill="ffff00" w:val="clear"/>
          </w:tcPr>
          <w:p w:rsidR="00000000" w:rsidDel="00000000" w:rsidP="00000000" w:rsidRDefault="00000000" w:rsidRPr="00000000" w14:paraId="00001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 Prakoso</w:t>
            </w:r>
          </w:p>
        </w:tc>
        <w:tc>
          <w:tcPr>
            <w:shd w:fill="ffff00" w:val="clear"/>
          </w:tcPr>
          <w:p w:rsidR="00000000" w:rsidDel="00000000" w:rsidP="00000000" w:rsidRDefault="00000000" w:rsidRPr="00000000" w14:paraId="00001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Pembelajaran Anti Phising Melalui Media Edukasi Berupa Game Framework di SMK Negeri 1 Negara</w:t>
            </w:r>
          </w:p>
        </w:tc>
        <w:tc>
          <w:tcPr>
            <w:shd w:fill="ffff00" w:val="clear"/>
          </w:tcPr>
          <w:p w:rsidR="00000000" w:rsidDel="00000000" w:rsidP="00000000" w:rsidRDefault="00000000" w:rsidRPr="00000000" w14:paraId="00001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S5</w:t>
            </w:r>
          </w:p>
        </w:tc>
        <w:tc>
          <w:tcPr>
            <w:shd w:fill="ffff00" w:val="clear"/>
          </w:tcPr>
          <w:p w:rsidR="00000000" w:rsidDel="00000000" w:rsidP="00000000" w:rsidRDefault="00000000" w:rsidRPr="00000000" w14:paraId="000016CD">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C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C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D0">
            <w:pPr>
              <w:rPr>
                <w:rFonts w:ascii="Times New Roman" w:cs="Times New Roman" w:eastAsia="Times New Roman" w:hAnsi="Times New Roman"/>
              </w:rPr>
            </w:pPr>
            <w:hyperlink r:id="rId253">
              <w:r w:rsidDel="00000000" w:rsidR="00000000" w:rsidRPr="00000000">
                <w:rPr>
                  <w:rFonts w:ascii="Times New Roman" w:cs="Times New Roman" w:eastAsia="Times New Roman" w:hAnsi="Times New Roman"/>
                  <w:color w:val="1155cc"/>
                  <w:u w:val="single"/>
                  <w:rtl w:val="0"/>
                </w:rPr>
                <w:t xml:space="preserve">https://www.jurnalwidyalaksmi.com/index.php/jwl/article/view/43/34</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72</w:t>
            </w:r>
          </w:p>
        </w:tc>
        <w:tc>
          <w:tcPr>
            <w:shd w:fill="ffff00" w:val="clear"/>
          </w:tcPr>
          <w:p w:rsidR="00000000" w:rsidDel="00000000" w:rsidP="00000000" w:rsidRDefault="00000000" w:rsidRPr="00000000" w14:paraId="00001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 Prakoso</w:t>
            </w:r>
          </w:p>
        </w:tc>
        <w:tc>
          <w:tcPr>
            <w:shd w:fill="ffff00" w:val="clear"/>
          </w:tcPr>
          <w:p w:rsidR="00000000" w:rsidDel="00000000" w:rsidP="00000000" w:rsidRDefault="00000000" w:rsidRPr="00000000" w14:paraId="00001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Rancang Bangun Aplikasi COOK: REST API untuk Learning Management System</w:t>
            </w:r>
          </w:p>
        </w:tc>
        <w:tc>
          <w:tcPr>
            <w:shd w:fill="ffff00" w:val="clear"/>
          </w:tcPr>
          <w:p w:rsidR="00000000" w:rsidDel="00000000" w:rsidP="00000000" w:rsidRDefault="00000000" w:rsidRPr="00000000" w14:paraId="00001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6D5">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6D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D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D8">
            <w:pPr>
              <w:rPr>
                <w:rFonts w:ascii="Times New Roman" w:cs="Times New Roman" w:eastAsia="Times New Roman" w:hAnsi="Times New Roman"/>
              </w:rPr>
            </w:pPr>
            <w:hyperlink r:id="rId254">
              <w:r w:rsidDel="00000000" w:rsidR="00000000" w:rsidRPr="00000000">
                <w:rPr>
                  <w:rFonts w:ascii="Times New Roman" w:cs="Times New Roman" w:eastAsia="Times New Roman" w:hAnsi="Times New Roman"/>
                  <w:color w:val="1155cc"/>
                  <w:u w:val="single"/>
                  <w:rtl w:val="0"/>
                </w:rPr>
                <w:t xml:space="preserve">https://infokripto.poltekssn.ac.id/index.php/infokripto/article/view/78/60</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73</w:t>
            </w:r>
          </w:p>
        </w:tc>
        <w:tc>
          <w:tcPr>
            <w:shd w:fill="ffff00" w:val="clear"/>
          </w:tcPr>
          <w:p w:rsidR="00000000" w:rsidDel="00000000" w:rsidP="00000000" w:rsidRDefault="00000000" w:rsidRPr="00000000" w14:paraId="000016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Investigating E-Government Adoption: The Intention to Use MyASN Application by Indonesian National Civil Service Agency (NCSA)</w:t>
            </w:r>
          </w:p>
        </w:tc>
        <w:tc>
          <w:tcPr>
            <w:shd w:fill="ffff00" w:val="clear"/>
          </w:tcPr>
          <w:p w:rsidR="00000000" w:rsidDel="00000000" w:rsidP="00000000" w:rsidRDefault="00000000" w:rsidRPr="00000000" w14:paraId="00001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6DD">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6DE">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6D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E0">
            <w:pPr>
              <w:rPr>
                <w:rFonts w:ascii="Times New Roman" w:cs="Times New Roman" w:eastAsia="Times New Roman" w:hAnsi="Times New Roman"/>
              </w:rPr>
            </w:pPr>
            <w:hyperlink r:id="rId255">
              <w:r w:rsidDel="00000000" w:rsidR="00000000" w:rsidRPr="00000000">
                <w:rPr>
                  <w:rFonts w:ascii="Times New Roman" w:cs="Times New Roman" w:eastAsia="Times New Roman" w:hAnsi="Times New Roman"/>
                  <w:color w:val="1155cc"/>
                  <w:u w:val="single"/>
                  <w:rtl w:val="0"/>
                </w:rPr>
                <w:t xml:space="preserve">https://jurnal.umt.ac.id/index.php/jgs/article/view/10890</w:t>
              </w:r>
            </w:hyperlink>
            <w:r w:rsidDel="00000000" w:rsidR="00000000" w:rsidRPr="00000000">
              <w:rPr>
                <w:rtl w:val="0"/>
              </w:rPr>
            </w:r>
          </w:p>
          <w:p w:rsidR="00000000" w:rsidDel="00000000" w:rsidP="00000000" w:rsidRDefault="00000000" w:rsidRPr="00000000" w14:paraId="000016E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74</w:t>
            </w:r>
          </w:p>
        </w:tc>
        <w:tc>
          <w:tcPr>
            <w:shd w:fill="ffff00" w:val="clear"/>
          </w:tcPr>
          <w:p w:rsidR="00000000" w:rsidDel="00000000" w:rsidP="00000000" w:rsidRDefault="00000000" w:rsidRPr="00000000" w14:paraId="00001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Navigating regulatory sandbox initiatives for innovation diffusion in fintech lending: A systematic review</w:t>
            </w:r>
          </w:p>
        </w:tc>
        <w:tc>
          <w:tcPr>
            <w:shd w:fill="ffff00" w:val="clear"/>
          </w:tcPr>
          <w:p w:rsidR="00000000" w:rsidDel="00000000" w:rsidP="00000000" w:rsidRDefault="00000000" w:rsidRPr="00000000" w14:paraId="000016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6E6">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6E7">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6E8">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E9">
            <w:pPr>
              <w:rPr>
                <w:rFonts w:ascii="Times New Roman" w:cs="Times New Roman" w:eastAsia="Times New Roman" w:hAnsi="Times New Roman"/>
              </w:rPr>
            </w:pPr>
            <w:hyperlink r:id="rId256">
              <w:r w:rsidDel="00000000" w:rsidR="00000000" w:rsidRPr="00000000">
                <w:rPr>
                  <w:rFonts w:ascii="Times New Roman" w:cs="Times New Roman" w:eastAsia="Times New Roman" w:hAnsi="Times New Roman"/>
                  <w:color w:val="1155cc"/>
                  <w:u w:val="single"/>
                  <w:rtl w:val="0"/>
                </w:rPr>
                <w:t xml:space="preserve">https://journal.uii.ac.id/AMBR/article/view/35151</w:t>
              </w:r>
            </w:hyperlink>
            <w:r w:rsidDel="00000000" w:rsidR="00000000" w:rsidRPr="00000000">
              <w:rPr>
                <w:rtl w:val="0"/>
              </w:rPr>
            </w:r>
          </w:p>
          <w:p w:rsidR="00000000" w:rsidDel="00000000" w:rsidP="00000000" w:rsidRDefault="00000000" w:rsidRPr="00000000" w14:paraId="000016EA">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75</w:t>
            </w:r>
          </w:p>
        </w:tc>
        <w:tc>
          <w:tcPr>
            <w:shd w:fill="ffff00" w:val="clear"/>
          </w:tcPr>
          <w:p w:rsidR="00000000" w:rsidDel="00000000" w:rsidP="00000000" w:rsidRDefault="00000000" w:rsidRPr="00000000" w14:paraId="000016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system approaches in cybersecurity</w:t>
            </w:r>
          </w:p>
        </w:tc>
        <w:tc>
          <w:tcPr>
            <w:shd w:fill="ffff00" w:val="clear"/>
          </w:tcPr>
          <w:p w:rsidR="00000000" w:rsidDel="00000000" w:rsidP="00000000" w:rsidRDefault="00000000" w:rsidRPr="00000000" w14:paraId="00001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6EF">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6F0">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6F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F2">
            <w:pPr>
              <w:rPr>
                <w:rFonts w:ascii="Times New Roman" w:cs="Times New Roman" w:eastAsia="Times New Roman" w:hAnsi="Times New Roman"/>
              </w:rPr>
            </w:pPr>
            <w:hyperlink r:id="rId257">
              <w:r w:rsidDel="00000000" w:rsidR="00000000" w:rsidRPr="00000000">
                <w:rPr>
                  <w:rFonts w:ascii="Times New Roman" w:cs="Times New Roman" w:eastAsia="Times New Roman" w:hAnsi="Times New Roman"/>
                  <w:color w:val="1155cc"/>
                  <w:u w:val="single"/>
                  <w:rtl w:val="0"/>
                </w:rPr>
                <w:t xml:space="preserve">https://scholar.google.com/scholar?oi=bibs&amp;cluster=4906948952951853137&amp;btnI=1&amp;hl=id</w:t>
              </w:r>
            </w:hyperlink>
            <w:r w:rsidDel="00000000" w:rsidR="00000000" w:rsidRPr="00000000">
              <w:rPr>
                <w:rtl w:val="0"/>
              </w:rPr>
            </w:r>
          </w:p>
          <w:p w:rsidR="00000000" w:rsidDel="00000000" w:rsidP="00000000" w:rsidRDefault="00000000" w:rsidRPr="00000000" w14:paraId="000016F3">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76</w:t>
            </w:r>
          </w:p>
        </w:tc>
        <w:tc>
          <w:tcPr>
            <w:shd w:fill="ffff00" w:val="clear"/>
          </w:tcPr>
          <w:p w:rsidR="00000000" w:rsidDel="00000000" w:rsidP="00000000" w:rsidRDefault="00000000" w:rsidRPr="00000000" w14:paraId="00001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E-government issues in developing countries using TOE and UTAUT frameworks: A systemic review</w:t>
            </w:r>
          </w:p>
        </w:tc>
        <w:tc>
          <w:tcPr>
            <w:shd w:fill="ffff00" w:val="clear"/>
          </w:tcPr>
          <w:p w:rsidR="00000000" w:rsidDel="00000000" w:rsidP="00000000" w:rsidRDefault="00000000" w:rsidRPr="00000000" w14:paraId="00001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p w:rsidR="00000000" w:rsidDel="00000000" w:rsidP="00000000" w:rsidRDefault="00000000" w:rsidRPr="00000000" w14:paraId="000016F8">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F9">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6FA">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6F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6FC">
            <w:pPr>
              <w:rPr>
                <w:rFonts w:ascii="Times New Roman" w:cs="Times New Roman" w:eastAsia="Times New Roman" w:hAnsi="Times New Roman"/>
              </w:rPr>
            </w:pPr>
            <w:hyperlink r:id="rId258">
              <w:r w:rsidDel="00000000" w:rsidR="00000000" w:rsidRPr="00000000">
                <w:rPr>
                  <w:rFonts w:ascii="Times New Roman" w:cs="Times New Roman" w:eastAsia="Times New Roman" w:hAnsi="Times New Roman"/>
                  <w:color w:val="1155cc"/>
                  <w:u w:val="single"/>
                  <w:rtl w:val="0"/>
                </w:rPr>
                <w:t xml:space="preserve">https://www.journal.iapa.or.id/pgr/article/view/932</w:t>
              </w:r>
            </w:hyperlink>
            <w:r w:rsidDel="00000000" w:rsidR="00000000" w:rsidRPr="00000000">
              <w:rPr>
                <w:rtl w:val="0"/>
              </w:rPr>
            </w:r>
          </w:p>
          <w:p w:rsidR="00000000" w:rsidDel="00000000" w:rsidP="00000000" w:rsidRDefault="00000000" w:rsidRPr="00000000" w14:paraId="000016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FE">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77</w:t>
            </w:r>
          </w:p>
        </w:tc>
        <w:tc>
          <w:tcPr>
            <w:shd w:fill="ffff00" w:val="clear"/>
          </w:tcPr>
          <w:p w:rsidR="00000000" w:rsidDel="00000000" w:rsidP="00000000" w:rsidRDefault="00000000" w:rsidRPr="00000000" w14:paraId="000017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Pinpointing factors in the success of integrated information system toward open government data initiative: A perspective from employees</w:t>
            </w:r>
          </w:p>
        </w:tc>
        <w:tc>
          <w:tcPr>
            <w:shd w:fill="ffff00" w:val="clear"/>
          </w:tcPr>
          <w:p w:rsidR="00000000" w:rsidDel="00000000" w:rsidP="00000000" w:rsidRDefault="00000000" w:rsidRPr="00000000" w14:paraId="00001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03">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04">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0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06">
            <w:pPr>
              <w:rPr>
                <w:rFonts w:ascii="Times New Roman" w:cs="Times New Roman" w:eastAsia="Times New Roman" w:hAnsi="Times New Roman"/>
              </w:rPr>
            </w:pPr>
            <w:hyperlink r:id="rId259">
              <w:r w:rsidDel="00000000" w:rsidR="00000000" w:rsidRPr="00000000">
                <w:rPr>
                  <w:rFonts w:ascii="Times New Roman" w:cs="Times New Roman" w:eastAsia="Times New Roman" w:hAnsi="Times New Roman"/>
                  <w:color w:val="1155cc"/>
                  <w:u w:val="single"/>
                  <w:rtl w:val="0"/>
                </w:rPr>
                <w:t xml:space="preserve">https://thesai.org/Publications/ViewPaper?Volume=14&amp;Issue=1&amp;Code=IJACSA&amp;SerialNo=11</w:t>
              </w:r>
            </w:hyperlink>
            <w:r w:rsidDel="00000000" w:rsidR="00000000" w:rsidRPr="00000000">
              <w:rPr>
                <w:rtl w:val="0"/>
              </w:rPr>
            </w:r>
          </w:p>
          <w:p w:rsidR="00000000" w:rsidDel="00000000" w:rsidP="00000000" w:rsidRDefault="00000000" w:rsidRPr="00000000" w14:paraId="00001707">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78</w:t>
            </w:r>
          </w:p>
        </w:tc>
        <w:tc>
          <w:tcPr>
            <w:shd w:fill="ffff00" w:val="clear"/>
          </w:tcPr>
          <w:p w:rsidR="00000000" w:rsidDel="00000000" w:rsidP="00000000" w:rsidRDefault="00000000" w:rsidRPr="00000000" w14:paraId="00001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for critical information infrastructure protection in smart government: a case study in Indonesia</w:t>
            </w:r>
          </w:p>
        </w:tc>
        <w:tc>
          <w:tcPr>
            <w:shd w:fill="ffff00" w:val="clear"/>
          </w:tcPr>
          <w:p w:rsidR="00000000" w:rsidDel="00000000" w:rsidP="00000000" w:rsidRDefault="00000000" w:rsidRPr="00000000" w14:paraId="00001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0C">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0D">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0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0F">
            <w:pPr>
              <w:rPr>
                <w:rFonts w:ascii="Times New Roman" w:cs="Times New Roman" w:eastAsia="Times New Roman" w:hAnsi="Times New Roman"/>
              </w:rPr>
            </w:pPr>
            <w:hyperlink r:id="rId260">
              <w:r w:rsidDel="00000000" w:rsidR="00000000" w:rsidRPr="00000000">
                <w:rPr>
                  <w:rFonts w:ascii="Times New Roman" w:cs="Times New Roman" w:eastAsia="Times New Roman" w:hAnsi="Times New Roman"/>
                  <w:color w:val="1155cc"/>
                  <w:u w:val="single"/>
                  <w:rtl w:val="0"/>
                </w:rPr>
                <w:t xml:space="preserve">https://www.emerald.com/ics/article-abstract/32/1/112/1223535/Framework-for-critical-information-infrastructure?redirectedFrom=fulltext</w:t>
              </w:r>
            </w:hyperlink>
            <w:r w:rsidDel="00000000" w:rsidR="00000000" w:rsidRPr="00000000">
              <w:rPr>
                <w:rtl w:val="0"/>
              </w:rPr>
            </w:r>
          </w:p>
          <w:p w:rsidR="00000000" w:rsidDel="00000000" w:rsidP="00000000" w:rsidRDefault="00000000" w:rsidRPr="00000000" w14:paraId="00001710">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79</w:t>
            </w:r>
            <w:r w:rsidDel="00000000" w:rsidR="00000000" w:rsidRPr="00000000">
              <w:rPr>
                <w:rtl w:val="0"/>
              </w:rPr>
            </w:r>
          </w:p>
        </w:tc>
        <w:tc>
          <w:tcPr>
            <w:shd w:fill="ffff00" w:val="clear"/>
          </w:tcPr>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 Arizal</w:t>
            </w:r>
            <w:r w:rsidDel="00000000" w:rsidR="00000000" w:rsidRPr="00000000">
              <w:rPr>
                <w:rtl w:val="0"/>
              </w:rPr>
            </w:r>
          </w:p>
        </w:tc>
        <w:tc>
          <w:tcPr>
            <w:shd w:fill="ffff00" w:val="clear"/>
          </w:tcPr>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Ethereum Smart Home for Denial of Service and Single Point of Failure</w:t>
            </w:r>
            <w:r w:rsidDel="00000000" w:rsidR="00000000" w:rsidRPr="00000000">
              <w:rPr>
                <w:rtl w:val="0"/>
              </w:rPr>
            </w:r>
          </w:p>
        </w:tc>
        <w:tc>
          <w:tcPr>
            <w:shd w:fill="ffff00" w:val="clear"/>
          </w:tcPr>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IB</w:t>
            </w:r>
            <w:r w:rsidDel="00000000" w:rsidR="00000000" w:rsidRPr="00000000">
              <w:rPr>
                <w:rtl w:val="0"/>
              </w:rPr>
            </w:r>
          </w:p>
        </w:tc>
        <w:tc>
          <w:tcPr>
            <w:shd w:fill="ffff00" w:val="clear"/>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16">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61">
              <w:r w:rsidDel="00000000" w:rsidR="00000000" w:rsidRPr="00000000">
                <w:rPr>
                  <w:rFonts w:ascii="Times New Roman" w:cs="Times New Roman" w:eastAsia="Times New Roman" w:hAnsi="Times New Roman"/>
                  <w:color w:val="1155cc"/>
                  <w:u w:val="single"/>
                  <w:rtl w:val="0"/>
                </w:rPr>
                <w:t xml:space="preserve">http://dx.doi.org/10.53314/ELS2327050S</w:t>
              </w:r>
            </w:hyperlink>
            <w:r w:rsidDel="00000000" w:rsidR="00000000" w:rsidRPr="00000000">
              <w:rPr>
                <w:rtl w:val="0"/>
              </w:rPr>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80</w:t>
            </w:r>
            <w:r w:rsidDel="00000000" w:rsidR="00000000" w:rsidRPr="00000000">
              <w:rPr>
                <w:rtl w:val="0"/>
              </w:rPr>
            </w:r>
          </w:p>
        </w:tc>
        <w:tc>
          <w:tcPr>
            <w:shd w:fill="ffff00" w:val="clear"/>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rtl w:val="0"/>
              </w:rPr>
              <w:t xml:space="preserve">agfirawaty</w:t>
            </w:r>
            <w:r w:rsidDel="00000000" w:rsidR="00000000" w:rsidRPr="00000000">
              <w:rPr>
                <w:rtl w:val="0"/>
              </w:rPr>
            </w:r>
          </w:p>
        </w:tc>
        <w:tc>
          <w:tcPr>
            <w:shd w:fill="ffff00" w:val="clear"/>
          </w:tcPr>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Image Encryption Techniques for Confusion and Diffusion Processes Using 1D Chaos Systems</w:t>
            </w:r>
            <w:r w:rsidDel="00000000" w:rsidR="00000000" w:rsidRPr="00000000">
              <w:rPr>
                <w:rtl w:val="0"/>
              </w:rPr>
            </w:r>
          </w:p>
        </w:tc>
        <w:tc>
          <w:tcPr>
            <w:shd w:fill="ffff00" w:val="clear"/>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S2</w:t>
            </w:r>
            <w:r w:rsidDel="00000000" w:rsidR="00000000" w:rsidRPr="00000000">
              <w:rPr>
                <w:rtl w:val="0"/>
              </w:rPr>
            </w:r>
          </w:p>
        </w:tc>
        <w:tc>
          <w:tcPr>
            <w:shd w:fill="ffff00" w:val="clear"/>
          </w:tcPr>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20">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62">
              <w:r w:rsidDel="00000000" w:rsidR="00000000" w:rsidRPr="00000000">
                <w:rPr>
                  <w:rFonts w:ascii="Times New Roman" w:cs="Times New Roman" w:eastAsia="Times New Roman" w:hAnsi="Times New Roman"/>
                  <w:color w:val="1155cc"/>
                  <w:u w:val="single"/>
                  <w:rtl w:val="0"/>
                </w:rPr>
                <w:t xml:space="preserve">https://doi.org/10.22146/jnteti.v13i2.9623</w:t>
              </w:r>
            </w:hyperlink>
            <w:r w:rsidDel="00000000" w:rsidR="00000000" w:rsidRPr="00000000">
              <w:rPr>
                <w:rtl w:val="0"/>
              </w:rPr>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81</w:t>
            </w:r>
            <w:r w:rsidDel="00000000" w:rsidR="00000000" w:rsidRPr="00000000">
              <w:rPr>
                <w:rtl w:val="0"/>
              </w:rPr>
            </w:r>
          </w:p>
        </w:tc>
        <w:tc>
          <w:tcPr>
            <w:shd w:fill="ffff00" w:val="clear"/>
          </w:tcPr>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 Septia Ulfa Sunaringtyas, Jeckson Sidabutar, Tiyas Yulita</w:t>
            </w:r>
            <w:r w:rsidDel="00000000" w:rsidR="00000000" w:rsidRPr="00000000">
              <w:rPr>
                <w:rtl w:val="0"/>
              </w:rPr>
            </w:r>
          </w:p>
        </w:tc>
        <w:tc>
          <w:tcPr>
            <w:shd w:fill="ffff00" w:val="clear"/>
          </w:tcPr>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Collaborative Intrusion Detection System with Snort Machine Learning Pugin</w:t>
            </w:r>
            <w:r w:rsidDel="00000000" w:rsidR="00000000" w:rsidRPr="00000000">
              <w:rPr>
                <w:rtl w:val="0"/>
              </w:rPr>
            </w:r>
          </w:p>
        </w:tc>
        <w:tc>
          <w:tcPr>
            <w:shd w:fill="ffff00" w:val="clear"/>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IB</w:t>
            </w:r>
            <w:r w:rsidDel="00000000" w:rsidR="00000000" w:rsidRPr="00000000">
              <w:rPr>
                <w:rtl w:val="0"/>
              </w:rPr>
            </w:r>
          </w:p>
        </w:tc>
        <w:tc>
          <w:tcPr>
            <w:shd w:fill="ffff00" w:val="clear"/>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2A">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63">
              <w:r w:rsidDel="00000000" w:rsidR="00000000" w:rsidRPr="00000000">
                <w:rPr>
                  <w:rFonts w:ascii="Times New Roman" w:cs="Times New Roman" w:eastAsia="Times New Roman" w:hAnsi="Times New Roman"/>
                  <w:color w:val="1155cc"/>
                  <w:u w:val="single"/>
                  <w:rtl w:val="0"/>
                </w:rPr>
                <w:t xml:space="preserve">https://dx.doi.org/10.62527/joiv.8.3.2018</w:t>
              </w:r>
            </w:hyperlink>
            <w:r w:rsidDel="00000000" w:rsidR="00000000" w:rsidRPr="00000000">
              <w:rPr>
                <w:rtl w:val="0"/>
              </w:rPr>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82</w:t>
            </w:r>
            <w:r w:rsidDel="00000000" w:rsidR="00000000" w:rsidRPr="00000000">
              <w:rPr>
                <w:rtl w:val="0"/>
              </w:rPr>
            </w:r>
          </w:p>
        </w:tc>
        <w:tc>
          <w:tcPr>
            <w:shd w:fill="ffff00" w:val="clear"/>
          </w:tcPr>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 Nanang Trianto, Rahmat Purwoko</w:t>
            </w:r>
            <w:r w:rsidDel="00000000" w:rsidR="00000000" w:rsidRPr="00000000">
              <w:rPr>
                <w:rtl w:val="0"/>
              </w:rPr>
            </w:r>
          </w:p>
        </w:tc>
        <w:tc>
          <w:tcPr>
            <w:shd w:fill="ffff00" w:val="clear"/>
          </w:tcPr>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Comparative Quality of Service Analysis of VPN Protocols On IPV6</w:t>
            </w:r>
            <w:r w:rsidDel="00000000" w:rsidR="00000000" w:rsidRPr="00000000">
              <w:rPr>
                <w:rtl w:val="0"/>
              </w:rPr>
            </w:r>
          </w:p>
        </w:tc>
        <w:tc>
          <w:tcPr>
            <w:shd w:fill="ffff00" w:val="clear"/>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S2</w:t>
            </w:r>
            <w:r w:rsidDel="00000000" w:rsidR="00000000" w:rsidRPr="00000000">
              <w:rPr>
                <w:rtl w:val="0"/>
              </w:rPr>
            </w:r>
          </w:p>
        </w:tc>
        <w:tc>
          <w:tcPr>
            <w:shd w:fill="ffff00" w:val="clear"/>
          </w:tcPr>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33">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64">
              <w:r w:rsidDel="00000000" w:rsidR="00000000" w:rsidRPr="00000000">
                <w:rPr>
                  <w:rFonts w:ascii="Times New Roman" w:cs="Times New Roman" w:eastAsia="Times New Roman" w:hAnsi="Times New Roman"/>
                  <w:color w:val="1155cc"/>
                  <w:u w:val="single"/>
                  <w:rtl w:val="0"/>
                </w:rPr>
                <w:t xml:space="preserve">http://dx.doi.org/10.23887/janapati.v12i3.69264</w:t>
              </w:r>
            </w:hyperlink>
            <w:r w:rsidDel="00000000" w:rsidR="00000000" w:rsidRPr="00000000">
              <w:rPr>
                <w:rtl w:val="0"/>
              </w:rPr>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83</w:t>
            </w:r>
            <w:r w:rsidDel="00000000" w:rsidR="00000000" w:rsidRPr="00000000">
              <w:rPr>
                <w:rtl w:val="0"/>
              </w:rPr>
            </w:r>
          </w:p>
        </w:tc>
        <w:tc>
          <w:tcPr>
            <w:shd w:fill="ffff00" w:val="clear"/>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Rahmat Purwoko, Dimas Febriyan Priambodo</w:t>
            </w:r>
            <w:r w:rsidDel="00000000" w:rsidR="00000000" w:rsidRPr="00000000">
              <w:rPr>
                <w:rtl w:val="0"/>
              </w:rPr>
            </w:r>
          </w:p>
        </w:tc>
        <w:tc>
          <w:tcPr>
            <w:shd w:fill="ffff00" w:val="clear"/>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Quantifying of RunC, Kata and gVisor in Kubernates</w:t>
            </w:r>
            <w:r w:rsidDel="00000000" w:rsidR="00000000" w:rsidRPr="00000000">
              <w:rPr>
                <w:rtl w:val="0"/>
              </w:rPr>
            </w:r>
          </w:p>
        </w:tc>
        <w:tc>
          <w:tcPr>
            <w:shd w:fill="ffff00" w:val="clear"/>
          </w:tcPr>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S2</w:t>
            </w:r>
            <w:r w:rsidDel="00000000" w:rsidR="00000000" w:rsidRPr="00000000">
              <w:rPr>
                <w:rtl w:val="0"/>
              </w:rPr>
            </w:r>
          </w:p>
        </w:tc>
        <w:tc>
          <w:tcPr>
            <w:shd w:fill="ffff00" w:val="clear"/>
          </w:tcPr>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3C">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65">
              <w:r w:rsidDel="00000000" w:rsidR="00000000" w:rsidRPr="00000000">
                <w:rPr>
                  <w:rFonts w:ascii="Times New Roman" w:cs="Times New Roman" w:eastAsia="Times New Roman" w:hAnsi="Times New Roman"/>
                  <w:color w:val="1155cc"/>
                  <w:u w:val="single"/>
                  <w:rtl w:val="0"/>
                </w:rPr>
                <w:t xml:space="preserve">https://doi.org/10.33096/ilkom.v16i1.1679.12-26</w:t>
              </w:r>
            </w:hyperlink>
            <w:r w:rsidDel="00000000" w:rsidR="00000000" w:rsidRPr="00000000">
              <w:rPr>
                <w:rtl w:val="0"/>
              </w:rPr>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84</w:t>
            </w:r>
            <w:r w:rsidDel="00000000" w:rsidR="00000000" w:rsidRPr="00000000">
              <w:rPr>
                <w:rtl w:val="0"/>
              </w:rPr>
            </w:r>
          </w:p>
        </w:tc>
        <w:tc>
          <w:tcPr>
            <w:shd w:fill="ffff00" w:val="clear"/>
          </w:tcPr>
          <w:p w:rsidR="00000000" w:rsidDel="00000000" w:rsidP="00000000" w:rsidRDefault="00000000" w:rsidRPr="00000000" w14:paraId="00001741">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w:t>
            </w:r>
            <w:r w:rsidDel="00000000" w:rsidR="00000000" w:rsidRPr="00000000">
              <w:rPr>
                <w:rtl w:val="0"/>
              </w:rPr>
            </w:r>
          </w:p>
        </w:tc>
        <w:tc>
          <w:tcPr>
            <w:shd w:fill="ffff00" w:val="clear"/>
          </w:tcPr>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Security Awareness Framework untuk Usaha Mikro, Kecil dan Menengah di Indonesia</w:t>
            </w:r>
            <w:r w:rsidDel="00000000" w:rsidR="00000000" w:rsidRPr="00000000">
              <w:rPr>
                <w:rtl w:val="0"/>
              </w:rPr>
            </w:r>
          </w:p>
        </w:tc>
        <w:tc>
          <w:tcPr>
            <w:shd w:fill="ffff00" w:val="clear"/>
          </w:tcPr>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w:t>
            </w:r>
            <w:r w:rsidDel="00000000" w:rsidR="00000000" w:rsidRPr="00000000">
              <w:rPr>
                <w:rtl w:val="0"/>
              </w:rPr>
            </w:r>
          </w:p>
        </w:tc>
        <w:tc>
          <w:tcPr>
            <w:shd w:fill="ffff00" w:val="clear"/>
          </w:tcPr>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45">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66">
              <w:r w:rsidDel="00000000" w:rsidR="00000000" w:rsidRPr="00000000">
                <w:rPr>
                  <w:rFonts w:ascii="Times New Roman" w:cs="Times New Roman" w:eastAsia="Times New Roman" w:hAnsi="Times New Roman"/>
                  <w:color w:val="1155cc"/>
                  <w:u w:val="single"/>
                  <w:rtl w:val="0"/>
                </w:rPr>
                <w:t xml:space="preserve">https://infokripto.poltekssn.ac.id/index.php/infokripto/article/view/80/68</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85</w:t>
            </w:r>
            <w:r w:rsidDel="00000000" w:rsidR="00000000" w:rsidRPr="00000000">
              <w:rPr>
                <w:rtl w:val="0"/>
              </w:rPr>
            </w:r>
          </w:p>
        </w:tc>
        <w:tc>
          <w:tcPr>
            <w:shd w:fill="ffff00" w:val="clear"/>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Arizal</w:t>
            </w:r>
            <w:r w:rsidDel="00000000" w:rsidR="00000000" w:rsidRPr="00000000">
              <w:rPr>
                <w:rtl w:val="0"/>
              </w:rPr>
            </w:r>
          </w:p>
        </w:tc>
        <w:tc>
          <w:tcPr>
            <w:shd w:fill="ffff00" w:val="clear"/>
          </w:tcPr>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Investigasi Insiden Kebocoran Data Menggunakan Integrasi Melalui Pendekatan Open Source Intelligence dan Detection Maturity Level Model</w:t>
            </w:r>
            <w:r w:rsidDel="00000000" w:rsidR="00000000" w:rsidRPr="00000000">
              <w:rPr>
                <w:rtl w:val="0"/>
              </w:rPr>
            </w:r>
          </w:p>
        </w:tc>
        <w:tc>
          <w:tcPr>
            <w:shd w:fill="ffff00" w:val="clear"/>
          </w:tcPr>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w:t>
            </w:r>
            <w:r w:rsidDel="00000000" w:rsidR="00000000" w:rsidRPr="00000000">
              <w:rPr>
                <w:rtl w:val="0"/>
              </w:rPr>
            </w:r>
          </w:p>
        </w:tc>
        <w:tc>
          <w:tcPr>
            <w:shd w:fill="ffff00" w:val="clear"/>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4D">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67">
              <w:r w:rsidDel="00000000" w:rsidR="00000000" w:rsidRPr="00000000">
                <w:rPr>
                  <w:rFonts w:ascii="Times New Roman" w:cs="Times New Roman" w:eastAsia="Times New Roman" w:hAnsi="Times New Roman"/>
                  <w:color w:val="1155cc"/>
                  <w:u w:val="single"/>
                  <w:rtl w:val="0"/>
                </w:rPr>
                <w:t xml:space="preserve">https://infokripto.poltekssn.ac.id/index.php/infokripto/article/view/86/67</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86</w:t>
            </w:r>
            <w:r w:rsidDel="00000000" w:rsidR="00000000" w:rsidRPr="00000000">
              <w:rPr>
                <w:rtl w:val="0"/>
              </w:rPr>
            </w:r>
          </w:p>
        </w:tc>
        <w:tc>
          <w:tcPr>
            <w:shd w:fill="ffff00" w:val="clear"/>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Ira Rosianal Hikmah, Septia Ulfa Sunaringtyas, Tiyas Yulita</w:t>
            </w:r>
            <w:r w:rsidDel="00000000" w:rsidR="00000000" w:rsidRPr="00000000">
              <w:rPr>
                <w:rtl w:val="0"/>
              </w:rPr>
            </w:r>
          </w:p>
        </w:tc>
        <w:tc>
          <w:tcPr>
            <w:shd w:fill="ffff00" w:val="clear"/>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Information Security Risk Management Design Based on ISO/IEC 27005: 2022, ISO/IEC 27001: 2022, and NIST SP 800-53 Revision 5 ( A Case Study at ABC Agency)</w:t>
            </w:r>
            <w:r w:rsidDel="00000000" w:rsidR="00000000" w:rsidRPr="00000000">
              <w:rPr>
                <w:rtl w:val="0"/>
              </w:rPr>
            </w:r>
          </w:p>
        </w:tc>
        <w:tc>
          <w:tcPr>
            <w:shd w:fill="ffff00" w:val="clear"/>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IB</w:t>
            </w:r>
            <w:r w:rsidDel="00000000" w:rsidR="00000000" w:rsidRPr="00000000">
              <w:rPr>
                <w:rtl w:val="0"/>
              </w:rPr>
            </w:r>
          </w:p>
        </w:tc>
        <w:tc>
          <w:tcPr>
            <w:shd w:fill="ffff00" w:val="clear"/>
          </w:tcPr>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55">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68">
              <w:r w:rsidDel="00000000" w:rsidR="00000000" w:rsidRPr="00000000">
                <w:rPr>
                  <w:rFonts w:ascii="Times New Roman" w:cs="Times New Roman" w:eastAsia="Times New Roman" w:hAnsi="Times New Roman"/>
                  <w:color w:val="1155cc"/>
                  <w:u w:val="single"/>
                  <w:rtl w:val="0"/>
                </w:rPr>
                <w:t xml:space="preserve">https://ieeexplore.ieee.org/abstract/document/10775428</w:t>
              </w:r>
            </w:hyperlink>
            <w:r w:rsidDel="00000000" w:rsidR="00000000" w:rsidRPr="00000000">
              <w:rPr>
                <w:rtl w:val="0"/>
              </w:rPr>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87</w:t>
            </w:r>
            <w:r w:rsidDel="00000000" w:rsidR="00000000" w:rsidRPr="00000000">
              <w:rPr>
                <w:rtl w:val="0"/>
              </w:rPr>
            </w:r>
          </w:p>
        </w:tc>
        <w:tc>
          <w:tcPr>
            <w:shd w:fill="ffff00" w:val="clear"/>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Rahmat Purwoko</w:t>
            </w:r>
            <w:r w:rsidDel="00000000" w:rsidR="00000000" w:rsidRPr="00000000">
              <w:rPr>
                <w:rtl w:val="0"/>
              </w:rPr>
            </w:r>
          </w:p>
        </w:tc>
        <w:tc>
          <w:tcPr>
            <w:shd w:fill="ffff00" w:val="clear"/>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Implementasi Snort pada Simulator GRFICSv2 sebagai Sarana Pembelajaran di Poltek SSN</w:t>
            </w:r>
            <w:r w:rsidDel="00000000" w:rsidR="00000000" w:rsidRPr="00000000">
              <w:rPr>
                <w:rtl w:val="0"/>
              </w:rPr>
            </w:r>
          </w:p>
        </w:tc>
        <w:tc>
          <w:tcPr>
            <w:shd w:fill="ffff00" w:val="clear"/>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w:t>
            </w:r>
            <w:r w:rsidDel="00000000" w:rsidR="00000000" w:rsidRPr="00000000">
              <w:rPr>
                <w:rtl w:val="0"/>
              </w:rPr>
            </w:r>
          </w:p>
        </w:tc>
        <w:tc>
          <w:tcPr>
            <w:shd w:fill="ffff00" w:val="clear"/>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5E">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69">
              <w:r w:rsidDel="00000000" w:rsidR="00000000" w:rsidRPr="00000000">
                <w:rPr>
                  <w:rFonts w:ascii="Times New Roman" w:cs="Times New Roman" w:eastAsia="Times New Roman" w:hAnsi="Times New Roman"/>
                  <w:color w:val="1155cc"/>
                  <w:u w:val="single"/>
                  <w:rtl w:val="0"/>
                </w:rPr>
                <w:t xml:space="preserve">https://infokripto.poltekssn.ac.id/index.php/infokripto/article/view/87/83</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88</w:t>
            </w:r>
            <w:r w:rsidDel="00000000" w:rsidR="00000000" w:rsidRPr="00000000">
              <w:rPr>
                <w:rtl w:val="0"/>
              </w:rPr>
            </w:r>
          </w:p>
        </w:tc>
        <w:tc>
          <w:tcPr>
            <w:shd w:fill="ffff00" w:val="clear"/>
          </w:tcPr>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Ira Rosianal Hikmah</w:t>
            </w:r>
            <w:r w:rsidDel="00000000" w:rsidR="00000000" w:rsidRPr="00000000">
              <w:rPr>
                <w:rtl w:val="0"/>
              </w:rPr>
            </w:r>
          </w:p>
        </w:tc>
        <w:tc>
          <w:tcPr>
            <w:shd w:fill="ffff00" w:val="clear"/>
          </w:tcPr>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Cyber-Risk Management Menggunakan NIST Cyber Security Framework (CSF) dan Cobit 2019 pada Instansi XYZ</w:t>
            </w:r>
            <w:r w:rsidDel="00000000" w:rsidR="00000000" w:rsidRPr="00000000">
              <w:rPr>
                <w:rtl w:val="0"/>
              </w:rPr>
            </w:r>
          </w:p>
        </w:tc>
        <w:tc>
          <w:tcPr>
            <w:shd w:fill="ffff00" w:val="clear"/>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w:t>
            </w:r>
            <w:r w:rsidDel="00000000" w:rsidR="00000000" w:rsidRPr="00000000">
              <w:rPr>
                <w:rtl w:val="0"/>
              </w:rPr>
            </w:r>
          </w:p>
        </w:tc>
        <w:tc>
          <w:tcPr>
            <w:shd w:fill="ffff00" w:val="clear"/>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66">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70">
              <w:r w:rsidDel="00000000" w:rsidR="00000000" w:rsidRPr="00000000">
                <w:rPr>
                  <w:rFonts w:ascii="Times New Roman" w:cs="Times New Roman" w:eastAsia="Times New Roman" w:hAnsi="Times New Roman"/>
                  <w:color w:val="1155cc"/>
                  <w:u w:val="single"/>
                  <w:rtl w:val="0"/>
                </w:rPr>
                <w:t xml:space="preserve">https://infokripto.poltekssn.ac.id/index.php/infokripto/article/view/99/97</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89</w:t>
            </w:r>
            <w:r w:rsidDel="00000000" w:rsidR="00000000" w:rsidRPr="00000000">
              <w:rPr>
                <w:rtl w:val="0"/>
              </w:rPr>
            </w:r>
          </w:p>
        </w:tc>
        <w:tc>
          <w:tcPr>
            <w:shd w:fill="ffff00" w:val="clear"/>
          </w:tcPr>
          <w:p w:rsidR="00000000" w:rsidDel="00000000" w:rsidP="00000000" w:rsidRDefault="00000000" w:rsidRPr="00000000" w14:paraId="00001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Nanang Trianto</w:t>
            </w:r>
          </w:p>
        </w:tc>
        <w:tc>
          <w:tcPr>
            <w:shd w:fill="ffff00" w:val="clear"/>
          </w:tcPr>
          <w:p w:rsidR="00000000" w:rsidDel="00000000" w:rsidP="00000000" w:rsidRDefault="00000000" w:rsidRPr="00000000" w14:paraId="00001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Defense and Cyber Security in Airspace Management in Indonesia</w:t>
            </w:r>
          </w:p>
        </w:tc>
        <w:tc>
          <w:tcPr>
            <w:shd w:fill="ffff00" w:val="clear"/>
          </w:tcPr>
          <w:p w:rsidR="00000000" w:rsidDel="00000000" w:rsidP="00000000" w:rsidRDefault="00000000" w:rsidRPr="00000000" w14:paraId="00001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6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6E">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76F">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70">
            <w:pPr>
              <w:rPr>
                <w:rFonts w:ascii="Times New Roman" w:cs="Times New Roman" w:eastAsia="Times New Roman" w:hAnsi="Times New Roman"/>
              </w:rPr>
            </w:pPr>
            <w:hyperlink r:id="rId271">
              <w:r w:rsidDel="00000000" w:rsidR="00000000" w:rsidRPr="00000000">
                <w:rPr>
                  <w:rFonts w:ascii="Times New Roman" w:cs="Times New Roman" w:eastAsia="Times New Roman" w:hAnsi="Times New Roman"/>
                  <w:color w:val="1155cc"/>
                  <w:u w:val="single"/>
                  <w:rtl w:val="0"/>
                </w:rPr>
                <w:t xml:space="preserve">https://jurnal.dokterlaw.com/index.php/lexlaguens/article/view/57</w:t>
              </w:r>
            </w:hyperlink>
            <w:r w:rsidDel="00000000" w:rsidR="00000000" w:rsidRPr="00000000">
              <w:rPr>
                <w:rtl w:val="0"/>
              </w:rPr>
            </w:r>
          </w:p>
          <w:p w:rsidR="00000000" w:rsidDel="00000000" w:rsidP="00000000" w:rsidRDefault="00000000" w:rsidRPr="00000000" w14:paraId="0000177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90</w:t>
            </w:r>
            <w:r w:rsidDel="00000000" w:rsidR="00000000" w:rsidRPr="00000000">
              <w:rPr>
                <w:rtl w:val="0"/>
              </w:rPr>
            </w:r>
          </w:p>
        </w:tc>
        <w:tc>
          <w:tcPr>
            <w:shd w:fill="ffff00" w:val="clear"/>
          </w:tcPr>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w:t>
            </w:r>
            <w:r w:rsidDel="00000000" w:rsidR="00000000" w:rsidRPr="00000000">
              <w:rPr>
                <w:rtl w:val="0"/>
              </w:rPr>
            </w:r>
          </w:p>
        </w:tc>
        <w:tc>
          <w:tcPr>
            <w:shd w:fill="ffff00" w:val="clear"/>
          </w:tcPr>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Comparative study of predictive models for hoax and disinformation detection in indonesian news</w:t>
            </w:r>
            <w:r w:rsidDel="00000000" w:rsidR="00000000" w:rsidRPr="00000000">
              <w:rPr>
                <w:rtl w:val="0"/>
              </w:rPr>
            </w:r>
          </w:p>
        </w:tc>
        <w:tc>
          <w:tcPr>
            <w:shd w:fill="ffff00" w:val="clear"/>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IB </w:t>
            </w:r>
            <w:r w:rsidDel="00000000" w:rsidR="00000000" w:rsidRPr="00000000">
              <w:rPr>
                <w:rtl w:val="0"/>
              </w:rPr>
            </w:r>
          </w:p>
        </w:tc>
        <w:tc>
          <w:tcPr>
            <w:shd w:fill="ffff00" w:val="clear"/>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77">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72">
              <w:r w:rsidDel="00000000" w:rsidR="00000000" w:rsidRPr="00000000">
                <w:rPr>
                  <w:rFonts w:ascii="Times New Roman" w:cs="Times New Roman" w:eastAsia="Times New Roman" w:hAnsi="Times New Roman"/>
                  <w:color w:val="1155cc"/>
                  <w:u w:val="single"/>
                  <w:rtl w:val="0"/>
                </w:rPr>
                <w:t xml:space="preserve">https://www.ijain.org/index.php/IJAIN/article/view/878/ijain_vol10i3_pp504-516</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91</w:t>
            </w:r>
            <w:r w:rsidDel="00000000" w:rsidR="00000000" w:rsidRPr="00000000">
              <w:rPr>
                <w:rtl w:val="0"/>
              </w:rPr>
            </w:r>
          </w:p>
        </w:tc>
        <w:tc>
          <w:tcPr>
            <w:shd w:fill="ffff00" w:val="clear"/>
          </w:tcPr>
          <w:p w:rsidR="00000000" w:rsidDel="00000000" w:rsidP="00000000" w:rsidRDefault="00000000" w:rsidRPr="00000000" w14:paraId="00001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w:t>
            </w:r>
          </w:p>
        </w:tc>
        <w:tc>
          <w:tcPr>
            <w:shd w:fill="ffff00" w:val="clear"/>
          </w:tcPr>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Wi-Fi Optimization with Wireless Mesh Networks</w:t>
            </w:r>
            <w:r w:rsidDel="00000000" w:rsidR="00000000" w:rsidRPr="00000000">
              <w:rPr>
                <w:rtl w:val="0"/>
              </w:rPr>
            </w:r>
          </w:p>
        </w:tc>
        <w:tc>
          <w:tcPr>
            <w:shd w:fill="ffff00" w:val="clear"/>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w:t>
            </w:r>
            <w:r w:rsidDel="00000000" w:rsidR="00000000" w:rsidRPr="00000000">
              <w:rPr>
                <w:rtl w:val="0"/>
              </w:rPr>
            </w:r>
          </w:p>
        </w:tc>
        <w:tc>
          <w:tcPr>
            <w:shd w:fill="ffff00" w:val="clear"/>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7F">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73">
              <w:r w:rsidDel="00000000" w:rsidR="00000000" w:rsidRPr="00000000">
                <w:rPr>
                  <w:rFonts w:ascii="Times New Roman" w:cs="Times New Roman" w:eastAsia="Times New Roman" w:hAnsi="Times New Roman"/>
                  <w:color w:val="1155cc"/>
                  <w:u w:val="single"/>
                  <w:rtl w:val="0"/>
                </w:rPr>
                <w:t xml:space="preserve">https://www.epublikasi.digitallinnovation.com/index.php/mcs/article/view/179</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92</w:t>
            </w:r>
            <w:r w:rsidDel="00000000" w:rsidR="00000000" w:rsidRPr="00000000">
              <w:rPr>
                <w:rtl w:val="0"/>
              </w:rPr>
            </w:r>
          </w:p>
        </w:tc>
        <w:tc>
          <w:tcPr>
            <w:shd w:fill="ffff00" w:val="clear"/>
          </w:tcPr>
          <w:p w:rsidR="00000000" w:rsidDel="00000000" w:rsidP="00000000" w:rsidRDefault="00000000" w:rsidRPr="00000000" w14:paraId="00001783">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Priambodo</w:t>
            </w:r>
            <w:r w:rsidDel="00000000" w:rsidR="00000000" w:rsidRPr="00000000">
              <w:rPr>
                <w:rtl w:val="0"/>
              </w:rPr>
            </w:r>
          </w:p>
        </w:tc>
        <w:tc>
          <w:tcPr>
            <w:shd w:fill="ffff00" w:val="clear"/>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Automated Matching Skills to Improve the Accuracy of Job Applicant Selection Using Indonesian National Work Competency Standards</w:t>
            </w:r>
            <w:r w:rsidDel="00000000" w:rsidR="00000000" w:rsidRPr="00000000">
              <w:rPr>
                <w:rtl w:val="0"/>
              </w:rPr>
            </w:r>
          </w:p>
        </w:tc>
        <w:tc>
          <w:tcPr>
            <w:shd w:fill="ffff00" w:val="clear"/>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IB</w:t>
            </w:r>
            <w:r w:rsidDel="00000000" w:rsidR="00000000" w:rsidRPr="00000000">
              <w:rPr>
                <w:rtl w:val="0"/>
              </w:rPr>
            </w:r>
          </w:p>
        </w:tc>
        <w:tc>
          <w:tcPr>
            <w:shd w:fill="ffff00" w:val="clear"/>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87">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74">
              <w:r w:rsidDel="00000000" w:rsidR="00000000" w:rsidRPr="00000000">
                <w:rPr>
                  <w:rFonts w:ascii="Times New Roman" w:cs="Times New Roman" w:eastAsia="Times New Roman" w:hAnsi="Times New Roman"/>
                  <w:color w:val="1155cc"/>
                  <w:u w:val="single"/>
                  <w:rtl w:val="0"/>
                </w:rPr>
                <w:t xml:space="preserve">https://joiv.org/index.php/joiv/article/view/2017</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93</w:t>
            </w:r>
            <w:r w:rsidDel="00000000" w:rsidR="00000000" w:rsidRPr="00000000">
              <w:rPr>
                <w:rtl w:val="0"/>
              </w:rPr>
            </w:r>
          </w:p>
        </w:tc>
        <w:tc>
          <w:tcPr>
            <w:shd w:fill="ffff00" w:val="clear"/>
          </w:tcPr>
          <w:p w:rsidR="00000000" w:rsidDel="00000000" w:rsidP="00000000" w:rsidRDefault="00000000" w:rsidRPr="00000000" w14:paraId="000017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Jeckson Sidabutar</w:t>
            </w:r>
          </w:p>
        </w:tc>
        <w:tc>
          <w:tcPr>
            <w:shd w:fill="ffff00" w:val="clear"/>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Analysis of Recovery Tools for Digital Forensic Evidence Using NIST Framework 800-101 R1</w:t>
            </w:r>
          </w:p>
        </w:tc>
        <w:tc>
          <w:tcPr>
            <w:shd w:fill="ffff00" w:val="clear"/>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8F">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75">
              <w:r w:rsidDel="00000000" w:rsidR="00000000" w:rsidRPr="00000000">
                <w:rPr>
                  <w:rFonts w:ascii="Times New Roman" w:cs="Times New Roman" w:eastAsia="Times New Roman" w:hAnsi="Times New Roman"/>
                  <w:color w:val="1155cc"/>
                  <w:u w:val="single"/>
                  <w:rtl w:val="0"/>
                </w:rPr>
                <w:t xml:space="preserve">https://doi.org/10.1109/ICoCICs58778.2023.10276447</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94</w:t>
            </w:r>
            <w:r w:rsidDel="00000000" w:rsidR="00000000" w:rsidRPr="00000000">
              <w:rPr>
                <w:rtl w:val="0"/>
              </w:rPr>
            </w:r>
          </w:p>
        </w:tc>
        <w:tc>
          <w:tcPr>
            <w:shd w:fill="ffff00" w:val="clear"/>
          </w:tcPr>
          <w:p w:rsidR="00000000" w:rsidDel="00000000" w:rsidP="00000000" w:rsidRDefault="00000000" w:rsidRPr="00000000" w14:paraId="000017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Tiyas Yulita</w:t>
            </w:r>
          </w:p>
        </w:tc>
        <w:tc>
          <w:tcPr>
            <w:shd w:fill="ffff00" w:val="clear"/>
          </w:tcPr>
          <w:p w:rsidR="00000000" w:rsidDel="00000000" w:rsidP="00000000" w:rsidRDefault="00000000" w:rsidRPr="00000000" w14:paraId="00001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Settlement Pattern of the Population Use the Average Nearest Neighbor Method</w:t>
            </w:r>
          </w:p>
        </w:tc>
        <w:tc>
          <w:tcPr>
            <w:shd w:fill="ffff00" w:val="clear"/>
          </w:tcPr>
          <w:p w:rsidR="00000000" w:rsidDel="00000000" w:rsidP="00000000" w:rsidRDefault="00000000" w:rsidRPr="00000000" w14:paraId="00001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96">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97">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98">
            <w:pPr>
              <w:ind w:left="155" w:firstLine="0"/>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99">
            <w:pPr>
              <w:rPr>
                <w:rFonts w:ascii="Times New Roman" w:cs="Times New Roman" w:eastAsia="Times New Roman" w:hAnsi="Times New Roman"/>
              </w:rPr>
            </w:pPr>
            <w:hyperlink r:id="rId276">
              <w:r w:rsidDel="00000000" w:rsidR="00000000" w:rsidRPr="00000000">
                <w:rPr>
                  <w:rFonts w:ascii="Times New Roman" w:cs="Times New Roman" w:eastAsia="Times New Roman" w:hAnsi="Times New Roman"/>
                  <w:color w:val="1155cc"/>
                  <w:u w:val="single"/>
                  <w:rtl w:val="0"/>
                </w:rPr>
                <w:t xml:space="preserve">https://ijsrset.com/index.php/home/article/view/IJSRSET2411587/IJSRSET2411587</w:t>
              </w:r>
            </w:hyperlink>
            <w:r w:rsidDel="00000000" w:rsidR="00000000" w:rsidRPr="00000000">
              <w:rPr>
                <w:rtl w:val="0"/>
              </w:rPr>
            </w:r>
          </w:p>
          <w:p w:rsidR="00000000" w:rsidDel="00000000" w:rsidP="00000000" w:rsidRDefault="00000000" w:rsidRPr="00000000" w14:paraId="000017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9B">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95</w:t>
            </w:r>
            <w:r w:rsidDel="00000000" w:rsidR="00000000" w:rsidRPr="00000000">
              <w:rPr>
                <w:rtl w:val="0"/>
              </w:rPr>
            </w:r>
          </w:p>
        </w:tc>
        <w:tc>
          <w:tcPr>
            <w:shd w:fill="ffff00" w:val="clear"/>
          </w:tcPr>
          <w:p w:rsidR="00000000" w:rsidDel="00000000" w:rsidP="00000000" w:rsidRDefault="00000000" w:rsidRPr="00000000" w14:paraId="00001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Rahmat Purwoko, Setiyo Cahyono</w:t>
            </w:r>
          </w:p>
        </w:tc>
        <w:tc>
          <w:tcPr>
            <w:shd w:fill="ffff00" w:val="clear"/>
          </w:tcPr>
          <w:p w:rsidR="00000000" w:rsidDel="00000000" w:rsidP="00000000" w:rsidRDefault="00000000" w:rsidRPr="00000000" w14:paraId="000017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 Design as Learning Media to Motivate Students  to Incrase Cyber Security Awareness Towards Phishing</w:t>
            </w:r>
          </w:p>
        </w:tc>
        <w:tc>
          <w:tcPr>
            <w:shd w:fill="ffff00" w:val="clear"/>
          </w:tcPr>
          <w:p w:rsidR="00000000" w:rsidDel="00000000" w:rsidP="00000000" w:rsidRDefault="00000000" w:rsidRPr="00000000" w14:paraId="000017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A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A1">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A2">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A3">
            <w:pPr>
              <w:rPr>
                <w:rFonts w:ascii="Times New Roman" w:cs="Times New Roman" w:eastAsia="Times New Roman" w:hAnsi="Times New Roman"/>
              </w:rPr>
            </w:pPr>
            <w:hyperlink r:id="rId277">
              <w:r w:rsidDel="00000000" w:rsidR="00000000" w:rsidRPr="00000000">
                <w:rPr>
                  <w:rFonts w:ascii="Times New Roman" w:cs="Times New Roman" w:eastAsia="Times New Roman" w:hAnsi="Times New Roman"/>
                  <w:color w:val="1155cc"/>
                  <w:u w:val="single"/>
                  <w:rtl w:val="0"/>
                </w:rPr>
                <w:t xml:space="preserve">https://doi.org/10.1109/ICIMCIS60089.2023.10349069</w:t>
              </w:r>
            </w:hyperlink>
            <w:r w:rsidDel="00000000" w:rsidR="00000000" w:rsidRPr="00000000">
              <w:rPr>
                <w:rtl w:val="0"/>
              </w:rPr>
            </w:r>
          </w:p>
          <w:p w:rsidR="00000000" w:rsidDel="00000000" w:rsidP="00000000" w:rsidRDefault="00000000" w:rsidRPr="00000000" w14:paraId="000017A4">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96</w:t>
            </w:r>
            <w:r w:rsidDel="00000000" w:rsidR="00000000" w:rsidRPr="00000000">
              <w:rPr>
                <w:rtl w:val="0"/>
              </w:rPr>
            </w:r>
          </w:p>
        </w:tc>
        <w:tc>
          <w:tcPr>
            <w:shd w:fill="ffff00" w:val="clear"/>
          </w:tcPr>
          <w:p w:rsidR="00000000" w:rsidDel="00000000" w:rsidP="00000000" w:rsidRDefault="00000000" w:rsidRPr="00000000" w14:paraId="000017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Setiyo Cahyono</w:t>
            </w:r>
          </w:p>
        </w:tc>
        <w:tc>
          <w:tcPr>
            <w:shd w:fill="ffff00" w:val="clear"/>
          </w:tcPr>
          <w:p w:rsidR="00000000" w:rsidDel="00000000" w:rsidP="00000000" w:rsidRDefault="00000000" w:rsidRPr="00000000" w14:paraId="00001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Gamification to Enhance Understanding of Personal Data Protection based on Republic of Indonesia Law Number 27 of 2022</w:t>
            </w:r>
          </w:p>
        </w:tc>
        <w:tc>
          <w:tcPr>
            <w:shd w:fill="ffff00" w:val="clear"/>
          </w:tcPr>
          <w:p w:rsidR="00000000" w:rsidDel="00000000" w:rsidP="00000000" w:rsidRDefault="00000000" w:rsidRPr="00000000" w14:paraId="00001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A9">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AA">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A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AC">
            <w:pPr>
              <w:rPr>
                <w:rFonts w:ascii="Times New Roman" w:cs="Times New Roman" w:eastAsia="Times New Roman" w:hAnsi="Times New Roman"/>
              </w:rPr>
            </w:pPr>
            <w:hyperlink r:id="rId278">
              <w:r w:rsidDel="00000000" w:rsidR="00000000" w:rsidRPr="00000000">
                <w:rPr>
                  <w:rFonts w:ascii="Times New Roman" w:cs="Times New Roman" w:eastAsia="Times New Roman" w:hAnsi="Times New Roman"/>
                  <w:color w:val="1155cc"/>
                  <w:u w:val="single"/>
                  <w:rtl w:val="0"/>
                </w:rPr>
                <w:t xml:space="preserve">https://doi.org/10.1109/ICIMCIS60089.2023.10349080</w:t>
              </w:r>
            </w:hyperlink>
            <w:r w:rsidDel="00000000" w:rsidR="00000000" w:rsidRPr="00000000">
              <w:rPr>
                <w:rtl w:val="0"/>
              </w:rPr>
            </w:r>
          </w:p>
          <w:p w:rsidR="00000000" w:rsidDel="00000000" w:rsidP="00000000" w:rsidRDefault="00000000" w:rsidRPr="00000000" w14:paraId="000017AD">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97</w:t>
            </w:r>
            <w:r w:rsidDel="00000000" w:rsidR="00000000" w:rsidRPr="00000000">
              <w:rPr>
                <w:rtl w:val="0"/>
              </w:rPr>
            </w:r>
          </w:p>
        </w:tc>
        <w:tc>
          <w:tcPr>
            <w:shd w:fill="ffff00" w:val="clear"/>
          </w:tcPr>
          <w:p w:rsidR="00000000" w:rsidDel="00000000" w:rsidP="00000000" w:rsidRDefault="00000000" w:rsidRPr="00000000" w14:paraId="000017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Setiyo Cahyono</w:t>
            </w:r>
          </w:p>
        </w:tc>
        <w:tc>
          <w:tcPr>
            <w:shd w:fill="ffff00" w:val="clear"/>
          </w:tcPr>
          <w:p w:rsidR="00000000" w:rsidDel="00000000" w:rsidP="00000000" w:rsidRDefault="00000000" w:rsidRPr="00000000" w14:paraId="00001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Distributed Attack Penetration Testing Automation Using Dynamic Infrastructure Framework Axiom on Web-Based Systems</w:t>
            </w:r>
          </w:p>
        </w:tc>
        <w:tc>
          <w:tcPr>
            <w:shd w:fill="ffff00" w:val="clear"/>
          </w:tcPr>
          <w:p w:rsidR="00000000" w:rsidDel="00000000" w:rsidP="00000000" w:rsidRDefault="00000000" w:rsidRPr="00000000" w14:paraId="000017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B2">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B3">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B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B5">
            <w:pPr>
              <w:rPr>
                <w:rFonts w:ascii="Times New Roman" w:cs="Times New Roman" w:eastAsia="Times New Roman" w:hAnsi="Times New Roman"/>
              </w:rPr>
            </w:pPr>
            <w:hyperlink r:id="rId279">
              <w:r w:rsidDel="00000000" w:rsidR="00000000" w:rsidRPr="00000000">
                <w:rPr>
                  <w:rFonts w:ascii="Times New Roman" w:cs="Times New Roman" w:eastAsia="Times New Roman" w:hAnsi="Times New Roman"/>
                  <w:color w:val="1155cc"/>
                  <w:u w:val="single"/>
                  <w:rtl w:val="0"/>
                </w:rPr>
                <w:t xml:space="preserve">https://doi.org/10.1109/ICIMCIS60089.2023.10348625</w:t>
              </w:r>
            </w:hyperlink>
            <w:r w:rsidDel="00000000" w:rsidR="00000000" w:rsidRPr="00000000">
              <w:rPr>
                <w:rtl w:val="0"/>
              </w:rPr>
            </w:r>
          </w:p>
          <w:p w:rsidR="00000000" w:rsidDel="00000000" w:rsidP="00000000" w:rsidRDefault="00000000" w:rsidRPr="00000000" w14:paraId="000017B6">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98</w:t>
            </w:r>
            <w:r w:rsidDel="00000000" w:rsidR="00000000" w:rsidRPr="00000000">
              <w:rPr>
                <w:rtl w:val="0"/>
              </w:rPr>
            </w:r>
          </w:p>
        </w:tc>
        <w:tc>
          <w:tcPr>
            <w:shd w:fill="ffff00" w:val="clear"/>
          </w:tcPr>
          <w:p w:rsidR="00000000" w:rsidDel="00000000" w:rsidP="00000000" w:rsidRDefault="00000000" w:rsidRPr="00000000" w14:paraId="000017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Arizal</w:t>
            </w:r>
          </w:p>
        </w:tc>
        <w:tc>
          <w:tcPr>
            <w:shd w:fill="ffff00" w:val="clear"/>
          </w:tcPr>
          <w:p w:rsidR="00000000" w:rsidDel="00000000" w:rsidP="00000000" w:rsidRDefault="00000000" w:rsidRPr="00000000" w14:paraId="000017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SIGNIN:The Digital Signature and File Verification Management Application Using Secure Rapid Application Development Approach</w:t>
            </w:r>
          </w:p>
        </w:tc>
        <w:tc>
          <w:tcPr>
            <w:shd w:fill="ffff00" w:val="clear"/>
          </w:tcPr>
          <w:p w:rsidR="00000000" w:rsidDel="00000000" w:rsidP="00000000" w:rsidRDefault="00000000" w:rsidRPr="00000000" w14:paraId="00001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BB">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BC">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B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BE">
            <w:pPr>
              <w:rPr>
                <w:rFonts w:ascii="Times New Roman" w:cs="Times New Roman" w:eastAsia="Times New Roman" w:hAnsi="Times New Roman"/>
              </w:rPr>
            </w:pPr>
            <w:hyperlink r:id="rId280">
              <w:r w:rsidDel="00000000" w:rsidR="00000000" w:rsidRPr="00000000">
                <w:rPr>
                  <w:rFonts w:ascii="Times New Roman" w:cs="Times New Roman" w:eastAsia="Times New Roman" w:hAnsi="Times New Roman"/>
                  <w:color w:val="1155cc"/>
                  <w:u w:val="single"/>
                  <w:rtl w:val="0"/>
                </w:rPr>
                <w:t xml:space="preserve">https://ieeexplore.ieee.org/document/10442845</w:t>
              </w:r>
            </w:hyperlink>
            <w:r w:rsidDel="00000000" w:rsidR="00000000" w:rsidRPr="00000000">
              <w:rPr>
                <w:rtl w:val="0"/>
              </w:rPr>
            </w:r>
          </w:p>
          <w:p w:rsidR="00000000" w:rsidDel="00000000" w:rsidP="00000000" w:rsidRDefault="00000000" w:rsidRPr="00000000" w14:paraId="000017BF">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99</w:t>
            </w:r>
            <w:r w:rsidDel="00000000" w:rsidR="00000000" w:rsidRPr="00000000">
              <w:rPr>
                <w:rtl w:val="0"/>
              </w:rPr>
            </w:r>
          </w:p>
        </w:tc>
        <w:tc>
          <w:tcPr>
            <w:shd w:fill="ffff00" w:val="clear"/>
          </w:tcPr>
          <w:p w:rsidR="00000000" w:rsidDel="00000000" w:rsidP="00000000" w:rsidRDefault="00000000" w:rsidRPr="00000000" w14:paraId="000017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Arizal</w:t>
            </w:r>
          </w:p>
        </w:tc>
        <w:tc>
          <w:tcPr>
            <w:shd w:fill="ffff00" w:val="clear"/>
          </w:tcPr>
          <w:p w:rsidR="00000000" w:rsidDel="00000000" w:rsidP="00000000" w:rsidRDefault="00000000" w:rsidRPr="00000000" w14:paraId="00001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Analysis of Forensic Results of File Deletion Tools on Windows </w:t>
            </w:r>
          </w:p>
        </w:tc>
        <w:tc>
          <w:tcPr>
            <w:shd w:fill="ffff00" w:val="clear"/>
          </w:tcPr>
          <w:p w:rsidR="00000000" w:rsidDel="00000000" w:rsidP="00000000" w:rsidRDefault="00000000" w:rsidRPr="00000000" w14:paraId="00001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C4">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C5">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C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C7">
            <w:pPr>
              <w:rPr>
                <w:rFonts w:ascii="Times New Roman" w:cs="Times New Roman" w:eastAsia="Times New Roman" w:hAnsi="Times New Roman"/>
              </w:rPr>
            </w:pPr>
            <w:hyperlink r:id="rId281">
              <w:r w:rsidDel="00000000" w:rsidR="00000000" w:rsidRPr="00000000">
                <w:rPr>
                  <w:rFonts w:ascii="Times New Roman" w:cs="Times New Roman" w:eastAsia="Times New Roman" w:hAnsi="Times New Roman"/>
                  <w:color w:val="1155cc"/>
                  <w:u w:val="single"/>
                  <w:rtl w:val="0"/>
                </w:rPr>
                <w:t xml:space="preserve">https://ieeexplore.ieee.org/document/10462809</w:t>
              </w:r>
            </w:hyperlink>
            <w:r w:rsidDel="00000000" w:rsidR="00000000" w:rsidRPr="00000000">
              <w:rPr>
                <w:rtl w:val="0"/>
              </w:rPr>
            </w:r>
          </w:p>
          <w:p w:rsidR="00000000" w:rsidDel="00000000" w:rsidP="00000000" w:rsidRDefault="00000000" w:rsidRPr="00000000" w14:paraId="000017C8">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100</w:t>
            </w:r>
            <w:r w:rsidDel="00000000" w:rsidR="00000000" w:rsidRPr="00000000">
              <w:rPr>
                <w:rtl w:val="0"/>
              </w:rPr>
            </w:r>
          </w:p>
        </w:tc>
        <w:tc>
          <w:tcPr>
            <w:shd w:fill="ffff00" w:val="clear"/>
          </w:tcPr>
          <w:p w:rsidR="00000000" w:rsidDel="00000000" w:rsidP="00000000" w:rsidRDefault="00000000" w:rsidRPr="00000000" w14:paraId="000017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Amiruddin, Jeckson Sidabutar, Tiyas Yulita</w:t>
            </w:r>
          </w:p>
        </w:tc>
        <w:tc>
          <w:tcPr>
            <w:shd w:fill="ffff00" w:val="clear"/>
          </w:tcPr>
          <w:p w:rsidR="00000000" w:rsidDel="00000000" w:rsidP="00000000" w:rsidRDefault="00000000" w:rsidRPr="00000000" w14:paraId="000017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Evidence Study of Twinme Application in Android Based on INTERPOL Guidelines  For Digital Forensics Laboratories</w:t>
            </w:r>
          </w:p>
        </w:tc>
        <w:tc>
          <w:tcPr>
            <w:shd w:fill="ffff00" w:val="clear"/>
          </w:tcPr>
          <w:p w:rsidR="00000000" w:rsidDel="00000000" w:rsidP="00000000" w:rsidRDefault="00000000" w:rsidRPr="00000000" w14:paraId="000017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CD">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CE">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C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D0">
            <w:pPr>
              <w:rPr>
                <w:rFonts w:ascii="Times New Roman" w:cs="Times New Roman" w:eastAsia="Times New Roman" w:hAnsi="Times New Roman"/>
              </w:rPr>
            </w:pPr>
            <w:hyperlink r:id="rId282">
              <w:r w:rsidDel="00000000" w:rsidR="00000000" w:rsidRPr="00000000">
                <w:rPr>
                  <w:rFonts w:ascii="Times New Roman" w:cs="Times New Roman" w:eastAsia="Times New Roman" w:hAnsi="Times New Roman"/>
                  <w:color w:val="1155cc"/>
                  <w:u w:val="single"/>
                  <w:rtl w:val="0"/>
                </w:rPr>
                <w:t xml:space="preserve">https://ieeexplore.ieee.org/document/10762406</w:t>
              </w:r>
            </w:hyperlink>
            <w:r w:rsidDel="00000000" w:rsidR="00000000" w:rsidRPr="00000000">
              <w:rPr>
                <w:rtl w:val="0"/>
              </w:rPr>
            </w:r>
          </w:p>
          <w:p w:rsidR="00000000" w:rsidDel="00000000" w:rsidP="00000000" w:rsidRDefault="00000000" w:rsidRPr="00000000" w14:paraId="000017D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101</w:t>
            </w:r>
            <w:r w:rsidDel="00000000" w:rsidR="00000000" w:rsidRPr="00000000">
              <w:rPr>
                <w:rtl w:val="0"/>
              </w:rPr>
            </w:r>
          </w:p>
        </w:tc>
        <w:tc>
          <w:tcPr>
            <w:shd w:fill="ffff00" w:val="clear"/>
          </w:tcPr>
          <w:p w:rsidR="00000000" w:rsidDel="00000000" w:rsidP="00000000" w:rsidRDefault="00000000" w:rsidRPr="00000000" w14:paraId="00001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Rahmat Purwoko, Arizal</w:t>
            </w:r>
          </w:p>
        </w:tc>
        <w:tc>
          <w:tcPr>
            <w:shd w:fill="ffff00" w:val="clear"/>
          </w:tcPr>
          <w:p w:rsidR="00000000" w:rsidDel="00000000" w:rsidP="00000000" w:rsidRDefault="00000000" w:rsidRPr="00000000" w14:paraId="00001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 System Design and Implementation based on OWASP IoT Security Verification Standard</w:t>
            </w:r>
          </w:p>
        </w:tc>
        <w:tc>
          <w:tcPr>
            <w:shd w:fill="ffff00" w:val="clear"/>
          </w:tcPr>
          <w:p w:rsidR="00000000" w:rsidDel="00000000" w:rsidP="00000000" w:rsidRDefault="00000000" w:rsidRPr="00000000" w14:paraId="00001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D6">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D7">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7D8">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D9">
            <w:pPr>
              <w:rPr>
                <w:rFonts w:ascii="Times New Roman" w:cs="Times New Roman" w:eastAsia="Times New Roman" w:hAnsi="Times New Roman"/>
              </w:rPr>
            </w:pPr>
            <w:hyperlink r:id="rId283">
              <w:r w:rsidDel="00000000" w:rsidR="00000000" w:rsidRPr="00000000">
                <w:rPr>
                  <w:rFonts w:ascii="Times New Roman" w:cs="Times New Roman" w:eastAsia="Times New Roman" w:hAnsi="Times New Roman"/>
                  <w:color w:val="1155cc"/>
                  <w:u w:val="single"/>
                  <w:rtl w:val="0"/>
                </w:rPr>
                <w:t xml:space="preserve">https://ieeexplore.ieee.org/document/10730126</w:t>
              </w:r>
            </w:hyperlink>
            <w:r w:rsidDel="00000000" w:rsidR="00000000" w:rsidRPr="00000000">
              <w:rPr>
                <w:rtl w:val="0"/>
              </w:rPr>
            </w:r>
          </w:p>
          <w:p w:rsidR="00000000" w:rsidDel="00000000" w:rsidP="00000000" w:rsidRDefault="00000000" w:rsidRPr="00000000" w14:paraId="000017DA">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102</w:t>
            </w:r>
            <w:r w:rsidDel="00000000" w:rsidR="00000000" w:rsidRPr="00000000">
              <w:rPr>
                <w:rtl w:val="0"/>
              </w:rPr>
            </w:r>
          </w:p>
        </w:tc>
        <w:tc>
          <w:tcPr>
            <w:shd w:fill="ffff00" w:val="clear"/>
          </w:tcPr>
          <w:p w:rsidR="00000000" w:rsidDel="00000000" w:rsidP="00000000" w:rsidRDefault="00000000" w:rsidRPr="00000000" w14:paraId="00001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Rahmat Purwoko</w:t>
            </w:r>
          </w:p>
        </w:tc>
        <w:tc>
          <w:tcPr>
            <w:shd w:fill="ffff00" w:val="clear"/>
          </w:tcPr>
          <w:p w:rsidR="00000000" w:rsidDel="00000000" w:rsidP="00000000" w:rsidRDefault="00000000" w:rsidRPr="00000000" w14:paraId="00001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Identifikasi Digital Evidence dalam Transaction Fraud pada WhatsApp Desktop berdasarkan NIST SP 800-86: Studi Kasus Bisni</w:t>
            </w:r>
          </w:p>
        </w:tc>
        <w:tc>
          <w:tcPr>
            <w:shd w:fill="ffff00" w:val="clear"/>
          </w:tcPr>
          <w:p w:rsidR="00000000" w:rsidDel="00000000" w:rsidP="00000000" w:rsidRDefault="00000000" w:rsidRPr="00000000" w14:paraId="00001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S4</w:t>
            </w:r>
          </w:p>
        </w:tc>
        <w:tc>
          <w:tcPr>
            <w:shd w:fill="ffff00" w:val="clear"/>
          </w:tcPr>
          <w:p w:rsidR="00000000" w:rsidDel="00000000" w:rsidP="00000000" w:rsidRDefault="00000000" w:rsidRPr="00000000" w14:paraId="000017DF">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E0">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7E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E2">
            <w:pPr>
              <w:rPr>
                <w:rFonts w:ascii="Times New Roman" w:cs="Times New Roman" w:eastAsia="Times New Roman" w:hAnsi="Times New Roman"/>
              </w:rPr>
            </w:pPr>
            <w:hyperlink r:id="rId284">
              <w:r w:rsidDel="00000000" w:rsidR="00000000" w:rsidRPr="00000000">
                <w:rPr>
                  <w:rFonts w:ascii="Times New Roman" w:cs="Times New Roman" w:eastAsia="Times New Roman" w:hAnsi="Times New Roman"/>
                  <w:color w:val="1155cc"/>
                  <w:u w:val="single"/>
                  <w:rtl w:val="0"/>
                </w:rPr>
                <w:t xml:space="preserve">https://ejurnal.umri.ac.id/index.php/JIK/article/view/7100/3034</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103</w:t>
            </w:r>
            <w:r w:rsidDel="00000000" w:rsidR="00000000" w:rsidRPr="00000000">
              <w:rPr>
                <w:rtl w:val="0"/>
              </w:rPr>
            </w:r>
          </w:p>
        </w:tc>
        <w:tc>
          <w:tcPr>
            <w:shd w:fill="ffff00" w:val="clear"/>
          </w:tcPr>
          <w:p w:rsidR="00000000" w:rsidDel="00000000" w:rsidP="00000000" w:rsidRDefault="00000000" w:rsidRPr="00000000" w14:paraId="00001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Magfirawaty</w:t>
            </w:r>
          </w:p>
        </w:tc>
        <w:tc>
          <w:tcPr>
            <w:shd w:fill="ffff00" w:val="clear"/>
          </w:tcPr>
          <w:p w:rsidR="00000000" w:rsidDel="00000000" w:rsidP="00000000" w:rsidRDefault="00000000" w:rsidRPr="00000000" w14:paraId="00001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Technological Engagement: Robotics Training for Elementary Students in the industrial 4.0 Era</w:t>
            </w:r>
          </w:p>
        </w:tc>
        <w:tc>
          <w:tcPr>
            <w:shd w:fill="ffff00" w:val="clear"/>
          </w:tcPr>
          <w:p w:rsidR="00000000" w:rsidDel="00000000" w:rsidP="00000000" w:rsidRDefault="00000000" w:rsidRPr="00000000" w14:paraId="00001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7E7">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E8">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7E9">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EA">
            <w:pPr>
              <w:rPr>
                <w:rFonts w:ascii="Times New Roman" w:cs="Times New Roman" w:eastAsia="Times New Roman" w:hAnsi="Times New Roman"/>
              </w:rPr>
            </w:pPr>
            <w:hyperlink r:id="rId285">
              <w:r w:rsidDel="00000000" w:rsidR="00000000" w:rsidRPr="00000000">
                <w:rPr>
                  <w:rFonts w:ascii="Times New Roman" w:cs="Times New Roman" w:eastAsia="Times New Roman" w:hAnsi="Times New Roman"/>
                  <w:color w:val="1155cc"/>
                  <w:u w:val="single"/>
                  <w:rtl w:val="0"/>
                </w:rPr>
                <w:t xml:space="preserve">https://prosiding.umy.ac.id/iccs/index.php/iccs/article/view/294/284</w:t>
              </w:r>
            </w:hyperlink>
            <w:r w:rsidDel="00000000" w:rsidR="00000000" w:rsidRPr="00000000">
              <w:rPr>
                <w:rtl w:val="0"/>
              </w:rPr>
            </w:r>
          </w:p>
          <w:p w:rsidR="00000000" w:rsidDel="00000000" w:rsidP="00000000" w:rsidRDefault="00000000" w:rsidRPr="00000000" w14:paraId="000017EB">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104</w:t>
            </w:r>
            <w:r w:rsidDel="00000000" w:rsidR="00000000" w:rsidRPr="00000000">
              <w:rPr>
                <w:rtl w:val="0"/>
              </w:rPr>
            </w:r>
          </w:p>
        </w:tc>
        <w:tc>
          <w:tcPr>
            <w:shd w:fill="ffff00" w:val="clear"/>
          </w:tcPr>
          <w:p w:rsidR="00000000" w:rsidDel="00000000" w:rsidP="00000000" w:rsidRDefault="00000000" w:rsidRPr="00000000" w14:paraId="00001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Magfirawaty</w:t>
            </w:r>
          </w:p>
        </w:tc>
        <w:tc>
          <w:tcPr>
            <w:shd w:fill="ffff00" w:val="clear"/>
          </w:tcPr>
          <w:p w:rsidR="00000000" w:rsidDel="00000000" w:rsidP="00000000" w:rsidRDefault="00000000" w:rsidRPr="00000000" w14:paraId="00001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Confusion and Diffusion Techniques for Image Encryption Process Based on Chaos System</w:t>
            </w:r>
          </w:p>
        </w:tc>
        <w:tc>
          <w:tcPr>
            <w:shd w:fill="ffff00" w:val="clear"/>
          </w:tcPr>
          <w:p w:rsidR="00000000" w:rsidDel="00000000" w:rsidP="00000000" w:rsidRDefault="00000000" w:rsidRPr="00000000" w14:paraId="000017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7F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F1">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7F2">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F3">
            <w:pPr>
              <w:rPr>
                <w:rFonts w:ascii="Times New Roman" w:cs="Times New Roman" w:eastAsia="Times New Roman" w:hAnsi="Times New Roman"/>
              </w:rPr>
            </w:pPr>
            <w:hyperlink r:id="rId286">
              <w:r w:rsidDel="00000000" w:rsidR="00000000" w:rsidRPr="00000000">
                <w:rPr>
                  <w:rFonts w:ascii="Times New Roman" w:cs="Times New Roman" w:eastAsia="Times New Roman" w:hAnsi="Times New Roman"/>
                  <w:color w:val="1155cc"/>
                  <w:u w:val="single"/>
                  <w:rtl w:val="0"/>
                </w:rPr>
                <w:t xml:space="preserve">https://jurnal.ugm.ac.id/v3/JNTETI/article/view/9623/4194</w:t>
              </w:r>
            </w:hyperlink>
            <w:r w:rsidDel="00000000" w:rsidR="00000000" w:rsidRPr="00000000">
              <w:rPr>
                <w:rtl w:val="0"/>
              </w:rPr>
            </w:r>
          </w:p>
          <w:p w:rsidR="00000000" w:rsidDel="00000000" w:rsidP="00000000" w:rsidRDefault="00000000" w:rsidRPr="00000000" w14:paraId="000017F4">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105</w:t>
            </w:r>
            <w:r w:rsidDel="00000000" w:rsidR="00000000" w:rsidRPr="00000000">
              <w:rPr>
                <w:rtl w:val="0"/>
              </w:rPr>
            </w:r>
          </w:p>
        </w:tc>
        <w:tc>
          <w:tcPr>
            <w:shd w:fill="ffff00" w:val="clear"/>
          </w:tcPr>
          <w:p w:rsidR="00000000" w:rsidDel="00000000" w:rsidP="00000000" w:rsidRDefault="00000000" w:rsidRPr="00000000" w14:paraId="000017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Arif Rahman Hakim</w:t>
            </w:r>
          </w:p>
        </w:tc>
        <w:tc>
          <w:tcPr>
            <w:shd w:fill="ffff00" w:val="clear"/>
          </w:tcPr>
          <w:p w:rsidR="00000000" w:rsidDel="00000000" w:rsidP="00000000" w:rsidRDefault="00000000" w:rsidRPr="00000000" w14:paraId="000017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GPT Tool for an In-Depth Analysis on Hawkeye Trojan Incident</w:t>
            </w:r>
          </w:p>
        </w:tc>
        <w:tc>
          <w:tcPr>
            <w:shd w:fill="ffff00" w:val="clear"/>
          </w:tcPr>
          <w:p w:rsidR="00000000" w:rsidDel="00000000" w:rsidP="00000000" w:rsidRDefault="00000000" w:rsidRPr="00000000" w14:paraId="000017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7F9">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7FA">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7F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7FC">
            <w:pPr>
              <w:rPr>
                <w:rFonts w:ascii="Times New Roman" w:cs="Times New Roman" w:eastAsia="Times New Roman" w:hAnsi="Times New Roman"/>
              </w:rPr>
            </w:pPr>
            <w:hyperlink r:id="rId287">
              <w:r w:rsidDel="00000000" w:rsidR="00000000" w:rsidRPr="00000000">
                <w:rPr>
                  <w:rFonts w:ascii="Times New Roman" w:cs="Times New Roman" w:eastAsia="Times New Roman" w:hAnsi="Times New Roman"/>
                  <w:color w:val="1155cc"/>
                  <w:u w:val="single"/>
                  <w:rtl w:val="0"/>
                </w:rPr>
                <w:t xml:space="preserve">https://pubs.aip.org/aip/acp/article-abstract/2680/1/020028/2928442/The-GPT-tool-for-an-in-depth-analysis-on-Hawkeye?redirectedFrom=fulltext</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106</w:t>
            </w:r>
            <w:r w:rsidDel="00000000" w:rsidR="00000000" w:rsidRPr="00000000">
              <w:rPr>
                <w:rtl w:val="0"/>
              </w:rPr>
            </w:r>
          </w:p>
        </w:tc>
        <w:tc>
          <w:tcPr>
            <w:shd w:fill="ffff00" w:val="clear"/>
          </w:tcPr>
          <w:p w:rsidR="00000000" w:rsidDel="00000000" w:rsidP="00000000" w:rsidRDefault="00000000" w:rsidRPr="00000000" w14:paraId="00001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Arif Rahman Hakim</w:t>
            </w:r>
          </w:p>
        </w:tc>
        <w:tc>
          <w:tcPr>
            <w:shd w:fill="ffff00" w:val="clear"/>
          </w:tcPr>
          <w:p w:rsidR="00000000" w:rsidDel="00000000" w:rsidP="00000000" w:rsidRDefault="00000000" w:rsidRPr="00000000" w14:paraId="00001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Modeling Data Security and Privacy Threats for VANET using STRIDE and LINDDUN</w:t>
            </w:r>
          </w:p>
        </w:tc>
        <w:tc>
          <w:tcPr>
            <w:shd w:fill="ffff00" w:val="clear"/>
          </w:tcPr>
          <w:p w:rsidR="00000000" w:rsidDel="00000000" w:rsidP="00000000" w:rsidRDefault="00000000" w:rsidRPr="00000000" w14:paraId="00001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01">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02">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80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04">
            <w:pPr>
              <w:rPr>
                <w:rFonts w:ascii="Times New Roman" w:cs="Times New Roman" w:eastAsia="Times New Roman" w:hAnsi="Times New Roman"/>
              </w:rPr>
            </w:pPr>
            <w:hyperlink r:id="rId288">
              <w:r w:rsidDel="00000000" w:rsidR="00000000" w:rsidRPr="00000000">
                <w:rPr>
                  <w:rFonts w:ascii="Times New Roman" w:cs="Times New Roman" w:eastAsia="Times New Roman" w:hAnsi="Times New Roman"/>
                  <w:color w:val="1155cc"/>
                  <w:u w:val="single"/>
                  <w:rtl w:val="0"/>
                </w:rPr>
                <w:t xml:space="preserve">https://ieeexplore.ieee.org/abstract/document/10497513</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107</w:t>
            </w:r>
            <w:r w:rsidDel="00000000" w:rsidR="00000000" w:rsidRPr="00000000">
              <w:rPr>
                <w:rtl w:val="0"/>
              </w:rPr>
            </w:r>
          </w:p>
        </w:tc>
        <w:tc>
          <w:tcPr>
            <w:shd w:fill="ffff00" w:val="clear"/>
          </w:tcPr>
          <w:p w:rsidR="00000000" w:rsidDel="00000000" w:rsidP="00000000" w:rsidRDefault="00000000" w:rsidRPr="00000000" w14:paraId="000018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 Prakoso</w:t>
            </w:r>
          </w:p>
        </w:tc>
        <w:tc>
          <w:tcPr>
            <w:shd w:fill="ffff00" w:val="clear"/>
          </w:tcPr>
          <w:p w:rsidR="00000000" w:rsidDel="00000000" w:rsidP="00000000" w:rsidRDefault="00000000" w:rsidRPr="00000000" w14:paraId="00001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Face Masks Detection Using Region-Based Convolutional Neural Network</w:t>
            </w:r>
          </w:p>
        </w:tc>
        <w:tc>
          <w:tcPr>
            <w:shd w:fill="ffff00" w:val="clear"/>
          </w:tcPr>
          <w:p w:rsidR="00000000" w:rsidDel="00000000" w:rsidP="00000000" w:rsidRDefault="00000000" w:rsidRPr="00000000" w14:paraId="00001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w:t>
            </w:r>
          </w:p>
        </w:tc>
        <w:tc>
          <w:tcPr>
            <w:shd w:fill="ffff00" w:val="clear"/>
          </w:tcPr>
          <w:p w:rsidR="00000000" w:rsidDel="00000000" w:rsidP="00000000" w:rsidRDefault="00000000" w:rsidRPr="00000000" w14:paraId="00001809">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0A">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80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0C">
            <w:pPr>
              <w:rPr>
                <w:rFonts w:ascii="Times New Roman" w:cs="Times New Roman" w:eastAsia="Times New Roman" w:hAnsi="Times New Roman"/>
              </w:rPr>
            </w:pPr>
            <w:hyperlink r:id="rId289">
              <w:r w:rsidDel="00000000" w:rsidR="00000000" w:rsidRPr="00000000">
                <w:rPr>
                  <w:rFonts w:ascii="Times New Roman" w:cs="Times New Roman" w:eastAsia="Times New Roman" w:hAnsi="Times New Roman"/>
                  <w:color w:val="1155cc"/>
                  <w:u w:val="single"/>
                  <w:rtl w:val="0"/>
                </w:rPr>
                <w:t xml:space="preserve">https://eprints.uad.ac.id/50853/1/2-Double%20Face%20Masks%20Detection%20Using%20Region-Based%20Convolutional%20Neural%20Network.pdf</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108</w:t>
            </w:r>
            <w:r w:rsidDel="00000000" w:rsidR="00000000" w:rsidRPr="00000000">
              <w:rPr>
                <w:rtl w:val="0"/>
              </w:rPr>
            </w:r>
          </w:p>
        </w:tc>
        <w:tc>
          <w:tcPr>
            <w:shd w:fill="ffff00" w:val="clear"/>
          </w:tcPr>
          <w:p w:rsidR="00000000" w:rsidDel="00000000" w:rsidP="00000000" w:rsidRDefault="00000000" w:rsidRPr="00000000" w14:paraId="00001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 Prakoso</w:t>
            </w:r>
          </w:p>
        </w:tc>
        <w:tc>
          <w:tcPr>
            <w:shd w:fill="ffff00" w:val="clear"/>
          </w:tcPr>
          <w:p w:rsidR="00000000" w:rsidDel="00000000" w:rsidP="00000000" w:rsidRDefault="00000000" w:rsidRPr="00000000" w14:paraId="00001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Preprocessing for Optimal Accuracy in Indonesian Sentiment Analysis Using a Deep Learning Model with Word Embedding</w:t>
            </w:r>
          </w:p>
        </w:tc>
        <w:tc>
          <w:tcPr>
            <w:shd w:fill="ffff00" w:val="clear"/>
          </w:tcPr>
          <w:p w:rsidR="00000000" w:rsidDel="00000000" w:rsidP="00000000" w:rsidRDefault="00000000" w:rsidRPr="00000000" w14:paraId="00001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11">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12">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81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14">
            <w:pPr>
              <w:rPr>
                <w:rFonts w:ascii="Times New Roman" w:cs="Times New Roman" w:eastAsia="Times New Roman" w:hAnsi="Times New Roman"/>
              </w:rPr>
            </w:pPr>
            <w:hyperlink r:id="rId290">
              <w:r w:rsidDel="00000000" w:rsidR="00000000" w:rsidRPr="00000000">
                <w:rPr>
                  <w:rFonts w:ascii="Times New Roman" w:cs="Times New Roman" w:eastAsia="Times New Roman" w:hAnsi="Times New Roman"/>
                  <w:color w:val="1155cc"/>
                  <w:u w:val="single"/>
                  <w:rtl w:val="0"/>
                </w:rPr>
                <w:t xml:space="preserve">https://pubs.aip.org/aip/acp/article-abstract/2680/1/020050/2928464/Text-preprocessing-for-optimal-accuracy-in</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109</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tc>
        <w:tc>
          <w:tcPr>
            <w:shd w:fill="ffff00" w:val="clear"/>
          </w:tcPr>
          <w:p w:rsidR="00000000" w:rsidDel="00000000" w:rsidP="00000000" w:rsidRDefault="00000000" w:rsidRPr="00000000" w14:paraId="00001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 Prakoso</w:t>
            </w:r>
          </w:p>
        </w:tc>
        <w:tc>
          <w:tcPr>
            <w:shd w:fill="ffff00" w:val="clear"/>
          </w:tcPr>
          <w:p w:rsidR="00000000" w:rsidDel="00000000" w:rsidP="00000000" w:rsidRDefault="00000000" w:rsidRPr="00000000" w14:paraId="00001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Security Maturity Index to Measure the Cybersecurity Maturity Level of Cloud Service Providers in Indonesia</w:t>
            </w:r>
          </w:p>
        </w:tc>
        <w:tc>
          <w:tcPr>
            <w:shd w:fill="ffff00" w:val="clear"/>
          </w:tcPr>
          <w:p w:rsidR="00000000" w:rsidDel="00000000" w:rsidP="00000000" w:rsidRDefault="00000000" w:rsidRPr="00000000" w14:paraId="000018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81A">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1B">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81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1D">
            <w:pPr>
              <w:rPr>
                <w:rFonts w:ascii="Times New Roman" w:cs="Times New Roman" w:eastAsia="Times New Roman" w:hAnsi="Times New Roman"/>
              </w:rPr>
            </w:pPr>
            <w:hyperlink r:id="rId291">
              <w:r w:rsidDel="00000000" w:rsidR="00000000" w:rsidRPr="00000000">
                <w:rPr>
                  <w:rFonts w:ascii="Times New Roman" w:cs="Times New Roman" w:eastAsia="Times New Roman" w:hAnsi="Times New Roman"/>
                  <w:color w:val="1155cc"/>
                  <w:u w:val="single"/>
                  <w:rtl w:val="0"/>
                </w:rPr>
                <w:t xml:space="preserve">https://www.oic-cert.org/en/journal/pdf/5/1/1.pdf</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110</w:t>
            </w:r>
            <w:r w:rsidDel="00000000" w:rsidR="00000000" w:rsidRPr="00000000">
              <w:rPr>
                <w:rtl w:val="0"/>
              </w:rPr>
            </w:r>
          </w:p>
        </w:tc>
        <w:tc>
          <w:tcPr>
            <w:shd w:fill="ffff00" w:val="clear"/>
          </w:tcPr>
          <w:p w:rsidR="00000000" w:rsidDel="00000000" w:rsidP="00000000" w:rsidRDefault="00000000" w:rsidRPr="00000000" w14:paraId="00001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Magfirawaty</w:t>
            </w:r>
          </w:p>
        </w:tc>
        <w:tc>
          <w:tcPr>
            <w:shd w:fill="ffff00" w:val="clear"/>
          </w:tcPr>
          <w:p w:rsidR="00000000" w:rsidDel="00000000" w:rsidP="00000000" w:rsidRDefault="00000000" w:rsidRPr="00000000" w14:paraId="000018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and MAX30100 with Chebyshev Filter for Enhanced Heart and Oxygen Measurement</w:t>
            </w:r>
          </w:p>
        </w:tc>
        <w:tc>
          <w:tcPr>
            <w:shd w:fill="ffff00" w:val="clear"/>
          </w:tcPr>
          <w:p w:rsidR="00000000" w:rsidDel="00000000" w:rsidP="00000000" w:rsidRDefault="00000000" w:rsidRPr="00000000" w14:paraId="00001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822">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23">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24">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25">
            <w:pPr>
              <w:rPr>
                <w:rFonts w:ascii="Times New Roman" w:cs="Times New Roman" w:eastAsia="Times New Roman" w:hAnsi="Times New Roman"/>
              </w:rPr>
            </w:pPr>
            <w:hyperlink r:id="rId292">
              <w:r w:rsidDel="00000000" w:rsidR="00000000" w:rsidRPr="00000000">
                <w:rPr>
                  <w:rFonts w:ascii="Times New Roman" w:cs="Times New Roman" w:eastAsia="Times New Roman" w:hAnsi="Times New Roman"/>
                  <w:color w:val="1155cc"/>
                  <w:u w:val="single"/>
                  <w:rtl w:val="0"/>
                </w:rPr>
                <w:t xml:space="preserve">https://jurnal.iaii.or.id/index.php/RESTI/article/view/5945/975</w:t>
              </w:r>
            </w:hyperlink>
            <w:r w:rsidDel="00000000" w:rsidR="00000000" w:rsidRPr="00000000">
              <w:rPr>
                <w:rtl w:val="0"/>
              </w:rPr>
            </w:r>
          </w:p>
          <w:p w:rsidR="00000000" w:rsidDel="00000000" w:rsidP="00000000" w:rsidRDefault="00000000" w:rsidRPr="00000000" w14:paraId="00001826">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111</w:t>
            </w:r>
            <w:r w:rsidDel="00000000" w:rsidR="00000000" w:rsidRPr="00000000">
              <w:rPr>
                <w:rtl w:val="0"/>
              </w:rPr>
            </w:r>
          </w:p>
        </w:tc>
        <w:tc>
          <w:tcPr>
            <w:shd w:fill="ffff00" w:val="clear"/>
          </w:tcPr>
          <w:p w:rsidR="00000000" w:rsidDel="00000000" w:rsidP="00000000" w:rsidRDefault="00000000" w:rsidRPr="00000000" w14:paraId="000018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Arizal</w:t>
            </w:r>
          </w:p>
        </w:tc>
        <w:tc>
          <w:tcPr>
            <w:shd w:fill="ffff00" w:val="clear"/>
          </w:tcPr>
          <w:p w:rsidR="00000000" w:rsidDel="00000000" w:rsidP="00000000" w:rsidRDefault="00000000" w:rsidRPr="00000000" w14:paraId="00001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of Digital Literacy Index of High School Students or Equivalent in Bogor Regency</w:t>
            </w:r>
          </w:p>
        </w:tc>
        <w:tc>
          <w:tcPr>
            <w:shd w:fill="ffff00" w:val="clear"/>
          </w:tcPr>
          <w:p w:rsidR="00000000" w:rsidDel="00000000" w:rsidP="00000000" w:rsidRDefault="00000000" w:rsidRPr="00000000" w14:paraId="000018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S6</w:t>
            </w:r>
            <w:r w:rsidDel="00000000" w:rsidR="00000000" w:rsidRPr="00000000">
              <w:rPr>
                <w:rtl w:val="0"/>
              </w:rPr>
            </w:r>
          </w:p>
        </w:tc>
        <w:tc>
          <w:tcPr>
            <w:shd w:fill="ffff00" w:val="clear"/>
          </w:tcPr>
          <w:p w:rsidR="00000000" w:rsidDel="00000000" w:rsidP="00000000" w:rsidRDefault="00000000" w:rsidRPr="00000000" w14:paraId="0000182B">
            <w:pPr>
              <w:ind w:left="155" w:firstLine="0"/>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2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2D">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2E">
            <w:pPr>
              <w:rPr>
                <w:rFonts w:ascii="Times New Roman" w:cs="Times New Roman" w:eastAsia="Times New Roman" w:hAnsi="Times New Roman"/>
              </w:rPr>
            </w:pPr>
            <w:hyperlink r:id="rId293">
              <w:r w:rsidDel="00000000" w:rsidR="00000000" w:rsidRPr="00000000">
                <w:rPr>
                  <w:rFonts w:ascii="Times New Roman" w:cs="Times New Roman" w:eastAsia="Times New Roman" w:hAnsi="Times New Roman"/>
                  <w:color w:val="1155cc"/>
                  <w:u w:val="single"/>
                  <w:rtl w:val="0"/>
                </w:rPr>
                <w:t xml:space="preserve">https://journal.unnes.ac.id/journals/abdimas/article/view/8264</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112</w:t>
            </w:r>
            <w:r w:rsidDel="00000000" w:rsidR="00000000" w:rsidRPr="00000000">
              <w:rPr>
                <w:rtl w:val="0"/>
              </w:rPr>
            </w:r>
          </w:p>
        </w:tc>
        <w:tc>
          <w:tcPr>
            <w:shd w:fill="ffff00" w:val="clear"/>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Ira Rosianal Hikmah, Amiruddin, Septia Ulfa Sunaringtyas</w:t>
            </w:r>
          </w:p>
        </w:tc>
        <w:tc>
          <w:tcPr>
            <w:shd w:fill="ffff00" w:val="clear"/>
          </w:tcPr>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Testing of XYZ Website Application Using ISSAF and OWASP WSTG v4.2 Methods</w:t>
            </w:r>
          </w:p>
        </w:tc>
        <w:tc>
          <w:tcPr>
            <w:shd w:fill="ffff00" w:val="clear"/>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w:t>
            </w:r>
          </w:p>
        </w:tc>
        <w:tc>
          <w:tcPr>
            <w:shd w:fill="ffff00" w:val="clear"/>
          </w:tcPr>
          <w:p w:rsidR="00000000" w:rsidDel="00000000" w:rsidP="00000000" w:rsidRDefault="00000000" w:rsidRPr="00000000" w14:paraId="00001833">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835">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94">
              <w:r w:rsidDel="00000000" w:rsidR="00000000" w:rsidRPr="00000000">
                <w:rPr>
                  <w:rFonts w:ascii="Times New Roman" w:cs="Times New Roman" w:eastAsia="Times New Roman" w:hAnsi="Times New Roman"/>
                  <w:color w:val="1155cc"/>
                  <w:u w:val="single"/>
                  <w:rtl w:val="0"/>
                </w:rPr>
                <w:t xml:space="preserve">https://ejournal.ikado.ac.id/index.php/teknika/article/view/1156</w:t>
              </w:r>
            </w:hyperlink>
            <w:r w:rsidDel="00000000" w:rsidR="00000000" w:rsidRPr="00000000">
              <w:rPr>
                <w:rtl w:val="0"/>
              </w:rPr>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113</w:t>
            </w:r>
            <w:r w:rsidDel="00000000" w:rsidR="00000000" w:rsidRPr="00000000">
              <w:rPr>
                <w:rtl w:val="0"/>
              </w:rPr>
            </w:r>
          </w:p>
        </w:tc>
        <w:tc>
          <w:tcPr>
            <w:shd w:fill="ffff00" w:val="clear"/>
          </w:tcPr>
          <w:p w:rsidR="00000000" w:rsidDel="00000000" w:rsidP="00000000" w:rsidRDefault="00000000" w:rsidRPr="00000000" w14:paraId="000018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w:t>
            </w:r>
          </w:p>
        </w:tc>
        <w:tc>
          <w:tcPr>
            <w:shd w:fill="ffff00" w:val="clear"/>
          </w:tcPr>
          <w:p w:rsidR="00000000" w:rsidDel="00000000" w:rsidP="00000000" w:rsidRDefault="00000000" w:rsidRPr="00000000" w14:paraId="00001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Security Enhancement to the Secure Mutual Authentication Protocol for Fog/Edge</w:t>
            </w:r>
          </w:p>
        </w:tc>
        <w:tc>
          <w:tcPr>
            <w:shd w:fill="ffff00" w:val="clear"/>
          </w:tcPr>
          <w:p w:rsidR="00000000" w:rsidDel="00000000" w:rsidP="00000000" w:rsidRDefault="00000000" w:rsidRPr="00000000" w14:paraId="00001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83C">
            <w:pPr>
              <w:ind w:left="155" w:firstLine="0"/>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3D">
            <w:pPr>
              <w:ind w:left="155" w:firstLine="0"/>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3E">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3F">
            <w:pPr>
              <w:rPr>
                <w:rFonts w:ascii="Times New Roman" w:cs="Times New Roman" w:eastAsia="Times New Roman" w:hAnsi="Times New Roman"/>
              </w:rPr>
            </w:pPr>
            <w:hyperlink r:id="rId295">
              <w:r w:rsidDel="00000000" w:rsidR="00000000" w:rsidRPr="00000000">
                <w:rPr>
                  <w:rFonts w:ascii="Times New Roman" w:cs="Times New Roman" w:eastAsia="Times New Roman" w:hAnsi="Times New Roman"/>
                  <w:color w:val="1155cc"/>
                  <w:u w:val="single"/>
                  <w:rtl w:val="0"/>
                </w:rPr>
                <w:t xml:space="preserve">https://ejournal.undiksha.ac.id/index.php/janapati/article/view/84725</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114</w:t>
            </w:r>
            <w:r w:rsidDel="00000000" w:rsidR="00000000" w:rsidRPr="00000000">
              <w:rPr>
                <w:rtl w:val="0"/>
              </w:rPr>
            </w:r>
          </w:p>
        </w:tc>
        <w:tc>
          <w:tcPr>
            <w:shd w:fill="ffff00" w:val="clear"/>
          </w:tcPr>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Nanang Trianto</w:t>
            </w:r>
          </w:p>
        </w:tc>
        <w:tc>
          <w:tcPr>
            <w:shd w:fill="ffff00" w:val="clear"/>
          </w:tcPr>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Quality of Service Protokol VPN Berbasis Mikrotik RouterOS pada Lingkungan GNS3 dengan Standar TIPHON dan Model IYU-T G-107 pada IPv6 Menggunakan Tunneling 6to4</w:t>
            </w:r>
          </w:p>
        </w:tc>
        <w:tc>
          <w:tcPr>
            <w:shd w:fill="ffff00" w:val="clear"/>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844">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846">
            <w:pPr>
              <w:ind w:left="155"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96">
              <w:r w:rsidDel="00000000" w:rsidR="00000000" w:rsidRPr="00000000">
                <w:rPr>
                  <w:rFonts w:ascii="Times New Roman" w:cs="Times New Roman" w:eastAsia="Times New Roman" w:hAnsi="Times New Roman"/>
                  <w:color w:val="1155cc"/>
                  <w:u w:val="single"/>
                  <w:rtl w:val="0"/>
                </w:rPr>
                <w:t xml:space="preserve">https://infokripto.poltekssn.ac.id/index.php/infokripto/article/view/111</w:t>
              </w:r>
            </w:hyperlink>
            <w:r w:rsidDel="00000000" w:rsidR="00000000" w:rsidRPr="00000000">
              <w:rPr>
                <w:rtl w:val="0"/>
              </w:rPr>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115</w:t>
            </w:r>
            <w:r w:rsidDel="00000000" w:rsidR="00000000" w:rsidRPr="00000000">
              <w:rPr>
                <w:rtl w:val="0"/>
              </w:rPr>
            </w:r>
          </w:p>
        </w:tc>
        <w:tc>
          <w:tcPr>
            <w:shd w:fill="ffff00" w:val="clear"/>
          </w:tcPr>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Susila Windarta</w:t>
            </w:r>
          </w:p>
        </w:tc>
        <w:tc>
          <w:tcPr>
            <w:shd w:fill="ffff00" w:val="clear"/>
          </w:tcPr>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Evaluation and Complexity Analysis of Forgery Attacks on the PAES-8 Authenticated Encryption Scheme </w:t>
            </w:r>
          </w:p>
        </w:tc>
        <w:tc>
          <w:tcPr>
            <w:shd w:fill="ffff00" w:val="clear"/>
          </w:tcPr>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84D">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84F">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97">
              <w:r w:rsidDel="00000000" w:rsidR="00000000" w:rsidRPr="00000000">
                <w:rPr>
                  <w:rFonts w:ascii="Times New Roman" w:cs="Times New Roman" w:eastAsia="Times New Roman" w:hAnsi="Times New Roman"/>
                  <w:color w:val="1155cc"/>
                  <w:u w:val="single"/>
                  <w:rtl w:val="0"/>
                </w:rPr>
                <w:t xml:space="preserve">https://bpostel.komdigi.go.id/index.php/bpostel/article/view/403</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116</w:t>
            </w:r>
            <w:r w:rsidDel="00000000" w:rsidR="00000000" w:rsidRPr="00000000">
              <w:rPr>
                <w:rtl w:val="0"/>
              </w:rPr>
            </w:r>
          </w:p>
        </w:tc>
        <w:tc>
          <w:tcPr>
            <w:shd w:fill="ffff00" w:val="clear"/>
          </w:tcPr>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Ira Rosianal Hikmah, Tiyas Yulita</w:t>
            </w:r>
          </w:p>
        </w:tc>
        <w:tc>
          <w:tcPr>
            <w:shd w:fill="ffff00" w:val="clear"/>
          </w:tcPr>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Kriteria CSA Sektor Industri Energi Berdasarkan CIS Control dan Peraturan Menteri BUMN</w:t>
            </w:r>
          </w:p>
        </w:tc>
        <w:tc>
          <w:tcPr>
            <w:shd w:fill="ffff00" w:val="clear"/>
          </w:tcPr>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855">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857">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298">
              <w:r w:rsidDel="00000000" w:rsidR="00000000" w:rsidRPr="00000000">
                <w:rPr>
                  <w:rFonts w:ascii="Times New Roman" w:cs="Times New Roman" w:eastAsia="Times New Roman" w:hAnsi="Times New Roman"/>
                  <w:color w:val="1155cc"/>
                  <w:u w:val="single"/>
                  <w:rtl w:val="0"/>
                </w:rPr>
                <w:t xml:space="preserve">https://infokripto.poltekssn.ac.id/index.php/infokripto/article/view/126</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117</w:t>
            </w:r>
            <w:r w:rsidDel="00000000" w:rsidR="00000000" w:rsidRPr="00000000">
              <w:rPr>
                <w:rtl w:val="0"/>
              </w:rPr>
            </w:r>
          </w:p>
        </w:tc>
        <w:tc>
          <w:tcPr>
            <w:shd w:fill="ffff00" w:val="clear"/>
          </w:tcPr>
          <w:p w:rsidR="00000000" w:rsidDel="00000000" w:rsidP="00000000" w:rsidRDefault="00000000" w:rsidRPr="00000000" w14:paraId="00001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Setiyo Cahyono</w:t>
            </w:r>
          </w:p>
        </w:tc>
        <w:tc>
          <w:tcPr>
            <w:shd w:fill="ffff00" w:val="clear"/>
          </w:tcPr>
          <w:p w:rsidR="00000000" w:rsidDel="00000000" w:rsidP="00000000" w:rsidRDefault="00000000" w:rsidRPr="00000000" w14:paraId="00001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Deep Learning Approach to Detect Cross-Site Scripting Attack as a Web Application Firewall</w:t>
            </w:r>
          </w:p>
        </w:tc>
        <w:tc>
          <w:tcPr>
            <w:shd w:fill="ffff00" w:val="clear"/>
          </w:tcPr>
          <w:p w:rsidR="00000000" w:rsidDel="00000000" w:rsidP="00000000" w:rsidRDefault="00000000" w:rsidRPr="00000000" w14:paraId="00001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5D">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5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5F">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60">
            <w:pPr>
              <w:rPr>
                <w:rFonts w:ascii="Times New Roman" w:cs="Times New Roman" w:eastAsia="Times New Roman" w:hAnsi="Times New Roman"/>
              </w:rPr>
            </w:pPr>
            <w:hyperlink r:id="rId299">
              <w:r w:rsidDel="00000000" w:rsidR="00000000" w:rsidRPr="00000000">
                <w:rPr>
                  <w:rFonts w:ascii="Times New Roman" w:cs="Times New Roman" w:eastAsia="Times New Roman" w:hAnsi="Times New Roman"/>
                  <w:color w:val="1155cc"/>
                  <w:u w:val="single"/>
                  <w:rtl w:val="0"/>
                </w:rPr>
                <w:t xml:space="preserve">https://doi.org/10.1109/ICITCOM62788.2024.10762471</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118</w:t>
            </w:r>
            <w:r w:rsidDel="00000000" w:rsidR="00000000" w:rsidRPr="00000000">
              <w:rPr>
                <w:rtl w:val="0"/>
              </w:rPr>
            </w:r>
          </w:p>
        </w:tc>
        <w:tc>
          <w:tcPr>
            <w:shd w:fill="ffff00" w:val="clear"/>
          </w:tcPr>
          <w:p w:rsidR="00000000" w:rsidDel="00000000" w:rsidP="00000000" w:rsidRDefault="00000000" w:rsidRPr="00000000" w14:paraId="00001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Susila Windarta</w:t>
            </w:r>
          </w:p>
        </w:tc>
        <w:tc>
          <w:tcPr>
            <w:shd w:fill="ffff00" w:val="clear"/>
          </w:tcPr>
          <w:p w:rsidR="00000000" w:rsidDel="00000000" w:rsidP="00000000" w:rsidRDefault="00000000" w:rsidRPr="00000000" w14:paraId="00001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Strengthening IoT Security: An Analysis of the Security-related Properties of Power Function-based 5-bit S-box Cryptographic Design</w:t>
            </w:r>
          </w:p>
        </w:tc>
        <w:tc>
          <w:tcPr>
            <w:shd w:fill="ffff00" w:val="clear"/>
          </w:tcPr>
          <w:p w:rsidR="00000000" w:rsidDel="00000000" w:rsidP="00000000" w:rsidRDefault="00000000" w:rsidRPr="00000000" w14:paraId="00001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65">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6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67">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868">
            <w:pPr>
              <w:rPr>
                <w:rFonts w:ascii="Times New Roman" w:cs="Times New Roman" w:eastAsia="Times New Roman" w:hAnsi="Times New Roman"/>
              </w:rPr>
            </w:pPr>
            <w:hyperlink r:id="rId300">
              <w:r w:rsidDel="00000000" w:rsidR="00000000" w:rsidRPr="00000000">
                <w:rPr>
                  <w:rFonts w:ascii="Times New Roman" w:cs="Times New Roman" w:eastAsia="Times New Roman" w:hAnsi="Times New Roman"/>
                  <w:color w:val="1155cc"/>
                  <w:u w:val="single"/>
                  <w:rtl w:val="0"/>
                </w:rPr>
                <w:t xml:space="preserve">https://doi.org/10.1109/ITIS64716.2024.10845325</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119</w:t>
            </w:r>
            <w:r w:rsidDel="00000000" w:rsidR="00000000" w:rsidRPr="00000000">
              <w:rPr>
                <w:rtl w:val="0"/>
              </w:rPr>
            </w:r>
          </w:p>
        </w:tc>
        <w:tc>
          <w:tcPr>
            <w:shd w:fill="ffff00" w:val="clear"/>
          </w:tcPr>
          <w:p w:rsidR="00000000" w:rsidDel="00000000" w:rsidP="00000000" w:rsidRDefault="00000000" w:rsidRPr="00000000" w14:paraId="00001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Ira Rosianal Hikmah, Septia Ulfa Sunaringtyas, Tiyas Yulita</w:t>
            </w:r>
          </w:p>
        </w:tc>
        <w:tc>
          <w:tcPr>
            <w:shd w:fill="ffff00" w:val="clear"/>
          </w:tcPr>
          <w:p w:rsidR="00000000" w:rsidDel="00000000" w:rsidP="00000000" w:rsidRDefault="00000000" w:rsidRPr="00000000" w14:paraId="00001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Security Risk Management Design Based on ISO/IEC 27005:2002, and NIST 800-53 Revision 5 (A Case Study at ABC Regency)</w:t>
            </w:r>
          </w:p>
        </w:tc>
        <w:tc>
          <w:tcPr>
            <w:shd w:fill="ffff00" w:val="clear"/>
          </w:tcPr>
          <w:p w:rsidR="00000000" w:rsidDel="00000000" w:rsidP="00000000" w:rsidRDefault="00000000" w:rsidRPr="00000000" w14:paraId="00001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6D">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6E">
            <w:pPr>
              <w:ind w:left="155" w:firstLine="0"/>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6F">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70">
            <w:pPr>
              <w:rPr>
                <w:rFonts w:ascii="Times New Roman" w:cs="Times New Roman" w:eastAsia="Times New Roman" w:hAnsi="Times New Roman"/>
              </w:rPr>
            </w:pPr>
            <w:hyperlink r:id="rId301">
              <w:r w:rsidDel="00000000" w:rsidR="00000000" w:rsidRPr="00000000">
                <w:rPr>
                  <w:rFonts w:ascii="Times New Roman" w:cs="Times New Roman" w:eastAsia="Times New Roman" w:hAnsi="Times New Roman"/>
                  <w:color w:val="1155cc"/>
                  <w:u w:val="single"/>
                  <w:rtl w:val="0"/>
                </w:rPr>
                <w:t xml:space="preserve">https://ieeexplore.ieee.org/document/10775428</w:t>
              </w:r>
            </w:hyperlink>
            <w:r w:rsidDel="00000000" w:rsidR="00000000" w:rsidRPr="00000000">
              <w:rPr>
                <w:rtl w:val="0"/>
              </w:rPr>
            </w:r>
          </w:p>
          <w:p w:rsidR="00000000" w:rsidDel="00000000" w:rsidP="00000000" w:rsidRDefault="00000000" w:rsidRPr="00000000" w14:paraId="0000187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120</w:t>
            </w:r>
            <w:r w:rsidDel="00000000" w:rsidR="00000000" w:rsidRPr="00000000">
              <w:rPr>
                <w:rtl w:val="0"/>
              </w:rPr>
            </w:r>
          </w:p>
        </w:tc>
        <w:tc>
          <w:tcPr>
            <w:shd w:fill="ffff00" w:val="clear"/>
          </w:tcPr>
          <w:p w:rsidR="00000000" w:rsidDel="00000000" w:rsidP="00000000" w:rsidRDefault="00000000" w:rsidRPr="00000000" w14:paraId="00001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Jeckson Sidabutar, Septia Ulfa Sunaringtyas, Tiyas Yulita</w:t>
            </w:r>
          </w:p>
        </w:tc>
        <w:tc>
          <w:tcPr>
            <w:shd w:fill="ffff00" w:val="clear"/>
          </w:tcPr>
          <w:p w:rsidR="00000000" w:rsidDel="00000000" w:rsidP="00000000" w:rsidRDefault="00000000" w:rsidRPr="00000000" w14:paraId="00001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Designing Information Security Risk Management Policies in an e-Government System Using TOGAF Enterprise Architecture</w:t>
            </w:r>
          </w:p>
        </w:tc>
        <w:tc>
          <w:tcPr>
            <w:shd w:fill="ffff00" w:val="clear"/>
          </w:tcPr>
          <w:p w:rsidR="00000000" w:rsidDel="00000000" w:rsidP="00000000" w:rsidRDefault="00000000" w:rsidRPr="00000000" w14:paraId="00001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76">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7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78">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79">
            <w:pPr>
              <w:rPr>
                <w:rFonts w:ascii="Times New Roman" w:cs="Times New Roman" w:eastAsia="Times New Roman" w:hAnsi="Times New Roman"/>
              </w:rPr>
            </w:pPr>
            <w:hyperlink r:id="rId302">
              <w:r w:rsidDel="00000000" w:rsidR="00000000" w:rsidRPr="00000000">
                <w:rPr>
                  <w:rFonts w:ascii="Times New Roman" w:cs="Times New Roman" w:eastAsia="Times New Roman" w:hAnsi="Times New Roman"/>
                  <w:color w:val="1155cc"/>
                  <w:u w:val="single"/>
                  <w:rtl w:val="0"/>
                </w:rPr>
                <w:t xml:space="preserve">https://doi.org/10.1109/CITSM64103.2024.10775627</w:t>
              </w:r>
            </w:hyperlink>
            <w:r w:rsidDel="00000000" w:rsidR="00000000" w:rsidRPr="00000000">
              <w:rPr>
                <w:rtl w:val="0"/>
              </w:rPr>
            </w:r>
          </w:p>
          <w:p w:rsidR="00000000" w:rsidDel="00000000" w:rsidP="00000000" w:rsidRDefault="00000000" w:rsidRPr="00000000" w14:paraId="0000187A">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121</w:t>
            </w:r>
            <w:r w:rsidDel="00000000" w:rsidR="00000000" w:rsidRPr="00000000">
              <w:rPr>
                <w:rtl w:val="0"/>
              </w:rPr>
            </w:r>
          </w:p>
        </w:tc>
        <w:tc>
          <w:tcPr>
            <w:shd w:fill="ffff00" w:val="clear"/>
          </w:tcPr>
          <w:p w:rsidR="00000000" w:rsidDel="00000000" w:rsidP="00000000" w:rsidRDefault="00000000" w:rsidRPr="00000000" w14:paraId="000018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Magfirawaty</w:t>
            </w:r>
          </w:p>
        </w:tc>
        <w:tc>
          <w:tcPr>
            <w:shd w:fill="ffff00" w:val="clear"/>
          </w:tcPr>
          <w:p w:rsidR="00000000" w:rsidDel="00000000" w:rsidP="00000000" w:rsidRDefault="00000000" w:rsidRPr="00000000" w14:paraId="00001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Rancang  Bangun Aplikasi Key Management System Berbasis Layanan Web Berdasarkan Rekomendasi NIST SP 800-57</w:t>
            </w:r>
          </w:p>
        </w:tc>
        <w:tc>
          <w:tcPr>
            <w:shd w:fill="ffff00" w:val="clear"/>
          </w:tcPr>
          <w:p w:rsidR="00000000" w:rsidDel="00000000" w:rsidP="00000000" w:rsidRDefault="00000000" w:rsidRPr="00000000" w14:paraId="00001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7F">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80">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81">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82">
            <w:pPr>
              <w:rPr>
                <w:rFonts w:ascii="Times New Roman" w:cs="Times New Roman" w:eastAsia="Times New Roman" w:hAnsi="Times New Roman"/>
              </w:rPr>
            </w:pPr>
            <w:hyperlink r:id="rId303">
              <w:r w:rsidDel="00000000" w:rsidR="00000000" w:rsidRPr="00000000">
                <w:rPr>
                  <w:rFonts w:ascii="Times New Roman" w:cs="Times New Roman" w:eastAsia="Times New Roman" w:hAnsi="Times New Roman"/>
                  <w:color w:val="1155cc"/>
                  <w:u w:val="single"/>
                  <w:rtl w:val="0"/>
                </w:rPr>
                <w:t xml:space="preserve">https://doi.org/10.1109/ICECOS63900.2024.10791174</w:t>
              </w:r>
            </w:hyperlink>
            <w:r w:rsidDel="00000000" w:rsidR="00000000" w:rsidRPr="00000000">
              <w:rPr>
                <w:rtl w:val="0"/>
              </w:rPr>
            </w:r>
          </w:p>
          <w:p w:rsidR="00000000" w:rsidDel="00000000" w:rsidP="00000000" w:rsidRDefault="00000000" w:rsidRPr="00000000" w14:paraId="00001883">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122</w:t>
            </w:r>
            <w:r w:rsidDel="00000000" w:rsidR="00000000" w:rsidRPr="00000000">
              <w:rPr>
                <w:rtl w:val="0"/>
              </w:rPr>
            </w:r>
          </w:p>
        </w:tc>
        <w:tc>
          <w:tcPr>
            <w:shd w:fill="ffff00" w:val="clear"/>
          </w:tcPr>
          <w:p w:rsidR="00000000" w:rsidDel="00000000" w:rsidP="00000000" w:rsidRDefault="00000000" w:rsidRPr="00000000" w14:paraId="000018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Susila Windarta, Amiruddin, Ira Rosianal  Hikmah </w:t>
            </w:r>
          </w:p>
        </w:tc>
        <w:tc>
          <w:tcPr>
            <w:shd w:fill="ffff00" w:val="clear"/>
          </w:tcPr>
          <w:p w:rsidR="00000000" w:rsidDel="00000000" w:rsidP="00000000" w:rsidRDefault="00000000" w:rsidRPr="00000000" w14:paraId="00001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Compliance of the XYZ Ministry's Android Messaging Applications With OWASP MASVS : A Comprehensive Case Study</w:t>
            </w:r>
          </w:p>
        </w:tc>
        <w:tc>
          <w:tcPr>
            <w:shd w:fill="ffff00" w:val="clear"/>
          </w:tcPr>
          <w:p w:rsidR="00000000" w:rsidDel="00000000" w:rsidP="00000000" w:rsidRDefault="00000000" w:rsidRPr="00000000" w14:paraId="00001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88">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89">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8A">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8B">
            <w:pPr>
              <w:rPr>
                <w:rFonts w:ascii="Times New Roman" w:cs="Times New Roman" w:eastAsia="Times New Roman" w:hAnsi="Times New Roman"/>
              </w:rPr>
            </w:pPr>
            <w:hyperlink r:id="rId304">
              <w:r w:rsidDel="00000000" w:rsidR="00000000" w:rsidRPr="00000000">
                <w:rPr>
                  <w:rFonts w:ascii="Times New Roman" w:cs="Times New Roman" w:eastAsia="Times New Roman" w:hAnsi="Times New Roman"/>
                  <w:color w:val="1155cc"/>
                  <w:u w:val="single"/>
                  <w:rtl w:val="0"/>
                </w:rPr>
                <w:t xml:space="preserve">https://ieeexplore.ieee.org/document/10859915</w:t>
              </w:r>
            </w:hyperlink>
            <w:r w:rsidDel="00000000" w:rsidR="00000000" w:rsidRPr="00000000">
              <w:rPr>
                <w:rtl w:val="0"/>
              </w:rPr>
            </w:r>
          </w:p>
          <w:p w:rsidR="00000000" w:rsidDel="00000000" w:rsidP="00000000" w:rsidRDefault="00000000" w:rsidRPr="00000000" w14:paraId="0000188C">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123</w:t>
            </w:r>
            <w:r w:rsidDel="00000000" w:rsidR="00000000" w:rsidRPr="00000000">
              <w:rPr>
                <w:rtl w:val="0"/>
              </w:rPr>
            </w:r>
          </w:p>
        </w:tc>
        <w:tc>
          <w:tcPr>
            <w:shd w:fill="ffff00" w:val="clear"/>
          </w:tcPr>
          <w:p w:rsidR="00000000" w:rsidDel="00000000" w:rsidP="00000000" w:rsidRDefault="00000000" w:rsidRPr="00000000" w14:paraId="00001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Development of a Blockchain-Based Digital Diploma Verification System Using the STRIDE Threath Model Approach: A Case Study at Pusdatin Of Ministry XYZ</w:t>
            </w:r>
          </w:p>
        </w:tc>
        <w:tc>
          <w:tcPr>
            <w:shd w:fill="ffff00" w:val="clear"/>
          </w:tcPr>
          <w:p w:rsidR="00000000" w:rsidDel="00000000" w:rsidP="00000000" w:rsidRDefault="00000000" w:rsidRPr="00000000" w14:paraId="00001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91">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92">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93">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94">
            <w:pPr>
              <w:rPr>
                <w:rFonts w:ascii="Times New Roman" w:cs="Times New Roman" w:eastAsia="Times New Roman" w:hAnsi="Times New Roman"/>
              </w:rPr>
            </w:pPr>
            <w:hyperlink r:id="rId305">
              <w:r w:rsidDel="00000000" w:rsidR="00000000" w:rsidRPr="00000000">
                <w:rPr>
                  <w:rFonts w:ascii="Times New Roman" w:cs="Times New Roman" w:eastAsia="Times New Roman" w:hAnsi="Times New Roman"/>
                  <w:color w:val="1155cc"/>
                  <w:u w:val="single"/>
                  <w:rtl w:val="0"/>
                </w:rPr>
                <w:t xml:space="preserve">https://ieeexplore.ieee.org/abstract/document/10956759</w:t>
              </w:r>
            </w:hyperlink>
            <w:r w:rsidDel="00000000" w:rsidR="00000000" w:rsidRPr="00000000">
              <w:rPr>
                <w:rtl w:val="0"/>
              </w:rPr>
            </w:r>
          </w:p>
          <w:p w:rsidR="00000000" w:rsidDel="00000000" w:rsidP="00000000" w:rsidRDefault="00000000" w:rsidRPr="00000000" w14:paraId="00001895">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124</w:t>
            </w:r>
            <w:r w:rsidDel="00000000" w:rsidR="00000000" w:rsidRPr="00000000">
              <w:rPr>
                <w:rtl w:val="0"/>
              </w:rPr>
            </w:r>
          </w:p>
        </w:tc>
        <w:tc>
          <w:tcPr>
            <w:shd w:fill="ffff00" w:val="clear"/>
          </w:tcPr>
          <w:p w:rsidR="00000000" w:rsidDel="00000000" w:rsidP="00000000" w:rsidRDefault="00000000" w:rsidRPr="00000000" w14:paraId="00001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8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Analysis Through Prompt Engineering with GPT-4 on the SmSA IndoNLU Dataset</w:t>
            </w:r>
          </w:p>
        </w:tc>
        <w:tc>
          <w:tcPr>
            <w:shd w:fill="ffff00" w:val="clear"/>
          </w:tcPr>
          <w:p w:rsidR="00000000" w:rsidDel="00000000" w:rsidP="00000000" w:rsidRDefault="00000000" w:rsidRPr="00000000" w14:paraId="000018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9A">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9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9C">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9D">
            <w:pPr>
              <w:rPr>
                <w:rFonts w:ascii="Times New Roman" w:cs="Times New Roman" w:eastAsia="Times New Roman" w:hAnsi="Times New Roman"/>
              </w:rPr>
            </w:pPr>
            <w:hyperlink r:id="rId306">
              <w:r w:rsidDel="00000000" w:rsidR="00000000" w:rsidRPr="00000000">
                <w:rPr>
                  <w:rFonts w:ascii="Times New Roman" w:cs="Times New Roman" w:eastAsia="Times New Roman" w:hAnsi="Times New Roman"/>
                  <w:color w:val="1155cc"/>
                  <w:u w:val="single"/>
                  <w:rtl w:val="0"/>
                </w:rPr>
                <w:t xml:space="preserve">https://ieeexplore.ieee.org/document/10957095</w:t>
              </w:r>
            </w:hyperlink>
            <w:r w:rsidDel="00000000" w:rsidR="00000000" w:rsidRPr="00000000">
              <w:rPr>
                <w:rtl w:val="0"/>
              </w:rPr>
            </w:r>
          </w:p>
          <w:p w:rsidR="00000000" w:rsidDel="00000000" w:rsidP="00000000" w:rsidRDefault="00000000" w:rsidRPr="00000000" w14:paraId="0000189E">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125</w:t>
            </w:r>
            <w:r w:rsidDel="00000000" w:rsidR="00000000" w:rsidRPr="00000000">
              <w:rPr>
                <w:rtl w:val="0"/>
              </w:rPr>
            </w:r>
          </w:p>
        </w:tc>
        <w:tc>
          <w:tcPr>
            <w:shd w:fill="ffff00" w:val="clear"/>
          </w:tcPr>
          <w:p w:rsidR="00000000" w:rsidDel="00000000" w:rsidP="00000000" w:rsidRDefault="00000000" w:rsidRPr="00000000" w14:paraId="000018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Enhancing Data Governance and Personal Data Protection: A Strategic Review for Cases in Indonesia</w:t>
            </w:r>
          </w:p>
        </w:tc>
        <w:tc>
          <w:tcPr>
            <w:shd w:fill="ffff00" w:val="clear"/>
          </w:tcPr>
          <w:p w:rsidR="00000000" w:rsidDel="00000000" w:rsidP="00000000" w:rsidRDefault="00000000" w:rsidRPr="00000000" w14:paraId="00001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A3">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A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A5">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A6">
            <w:pPr>
              <w:rPr>
                <w:rFonts w:ascii="Times New Roman" w:cs="Times New Roman" w:eastAsia="Times New Roman" w:hAnsi="Times New Roman"/>
              </w:rPr>
            </w:pPr>
            <w:hyperlink r:id="rId307">
              <w:r w:rsidDel="00000000" w:rsidR="00000000" w:rsidRPr="00000000">
                <w:rPr>
                  <w:rFonts w:ascii="Times New Roman" w:cs="Times New Roman" w:eastAsia="Times New Roman" w:hAnsi="Times New Roman"/>
                  <w:color w:val="1155cc"/>
                  <w:u w:val="single"/>
                  <w:rtl w:val="0"/>
                </w:rPr>
                <w:t xml:space="preserve">https://ieeexplore.ieee.org/document/10956499</w:t>
              </w:r>
            </w:hyperlink>
            <w:r w:rsidDel="00000000" w:rsidR="00000000" w:rsidRPr="00000000">
              <w:rPr>
                <w:rtl w:val="0"/>
              </w:rPr>
            </w:r>
          </w:p>
          <w:p w:rsidR="00000000" w:rsidDel="00000000" w:rsidP="00000000" w:rsidRDefault="00000000" w:rsidRPr="00000000" w14:paraId="000018A7">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126</w:t>
            </w:r>
            <w:r w:rsidDel="00000000" w:rsidR="00000000" w:rsidRPr="00000000">
              <w:rPr>
                <w:rtl w:val="0"/>
              </w:rPr>
            </w:r>
          </w:p>
        </w:tc>
        <w:tc>
          <w:tcPr>
            <w:shd w:fill="ffff00" w:val="clear"/>
          </w:tcPr>
          <w:p w:rsidR="00000000" w:rsidDel="00000000" w:rsidP="00000000" w:rsidRDefault="00000000" w:rsidRPr="00000000" w14:paraId="00001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Septia Ulfa Sunaringtyas, Setiyo Cahyono, Nanang Trianto</w:t>
            </w:r>
          </w:p>
        </w:tc>
        <w:tc>
          <w:tcPr>
            <w:shd w:fill="ffff00" w:val="clear"/>
          </w:tcPr>
          <w:p w:rsidR="00000000" w:rsidDel="00000000" w:rsidP="00000000" w:rsidRDefault="00000000" w:rsidRPr="00000000" w14:paraId="00001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Rule Sharing Implementation in the Mata Elang Intrusion Detection System (IDS)</w:t>
            </w:r>
          </w:p>
        </w:tc>
        <w:tc>
          <w:tcPr>
            <w:shd w:fill="ffff00" w:val="clear"/>
          </w:tcPr>
          <w:p w:rsidR="00000000" w:rsidDel="00000000" w:rsidP="00000000" w:rsidRDefault="00000000" w:rsidRPr="00000000" w14:paraId="00001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AC">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A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AE">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AF">
            <w:pPr>
              <w:rPr>
                <w:rFonts w:ascii="Times New Roman" w:cs="Times New Roman" w:eastAsia="Times New Roman" w:hAnsi="Times New Roman"/>
              </w:rPr>
            </w:pPr>
            <w:hyperlink r:id="rId308">
              <w:r w:rsidDel="00000000" w:rsidR="00000000" w:rsidRPr="00000000">
                <w:rPr>
                  <w:rFonts w:ascii="Times New Roman" w:cs="Times New Roman" w:eastAsia="Times New Roman" w:hAnsi="Times New Roman"/>
                  <w:color w:val="1155cc"/>
                  <w:u w:val="single"/>
                  <w:rtl w:val="0"/>
                </w:rPr>
                <w:t xml:space="preserve">https://ieeexplore.ieee.org/document/10913358</w:t>
              </w:r>
            </w:hyperlink>
            <w:r w:rsidDel="00000000" w:rsidR="00000000" w:rsidRPr="00000000">
              <w:rPr>
                <w:rtl w:val="0"/>
              </w:rPr>
            </w:r>
          </w:p>
          <w:p w:rsidR="00000000" w:rsidDel="00000000" w:rsidP="00000000" w:rsidRDefault="00000000" w:rsidRPr="00000000" w14:paraId="000018B0">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127</w:t>
            </w:r>
            <w:r w:rsidDel="00000000" w:rsidR="00000000" w:rsidRPr="00000000">
              <w:rPr>
                <w:rtl w:val="0"/>
              </w:rPr>
            </w:r>
          </w:p>
        </w:tc>
        <w:tc>
          <w:tcPr>
            <w:shd w:fill="ffff00" w:val="clear"/>
          </w:tcPr>
          <w:p w:rsidR="00000000" w:rsidDel="00000000" w:rsidP="00000000" w:rsidRDefault="00000000" w:rsidRPr="00000000" w14:paraId="00001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Susila Windarta, Amiruddin, Dimas Febriyan Priambodo</w:t>
            </w:r>
          </w:p>
        </w:tc>
        <w:tc>
          <w:tcPr>
            <w:shd w:fill="ffff00" w:val="clear"/>
          </w:tcPr>
          <w:p w:rsidR="00000000" w:rsidDel="00000000" w:rsidP="00000000" w:rsidRDefault="00000000" w:rsidRPr="00000000" w14:paraId="00001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Combining STRIDE and Penetration Testing for Improving Web Application Security: A Case Study on Stored XSS Vulnerabilities</w:t>
            </w:r>
          </w:p>
        </w:tc>
        <w:tc>
          <w:tcPr>
            <w:shd w:fill="ffff00" w:val="clear"/>
          </w:tcPr>
          <w:p w:rsidR="00000000" w:rsidDel="00000000" w:rsidP="00000000" w:rsidRDefault="00000000" w:rsidRPr="00000000" w14:paraId="00001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B5">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B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B7">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B8">
            <w:pPr>
              <w:rPr>
                <w:rFonts w:ascii="Times New Roman" w:cs="Times New Roman" w:eastAsia="Times New Roman" w:hAnsi="Times New Roman"/>
              </w:rPr>
            </w:pPr>
            <w:hyperlink r:id="rId309">
              <w:r w:rsidDel="00000000" w:rsidR="00000000" w:rsidRPr="00000000">
                <w:rPr>
                  <w:rFonts w:ascii="Times New Roman" w:cs="Times New Roman" w:eastAsia="Times New Roman" w:hAnsi="Times New Roman"/>
                  <w:color w:val="1155cc"/>
                  <w:u w:val="single"/>
                  <w:rtl w:val="0"/>
                </w:rPr>
                <w:t xml:space="preserve">https://doi.org/10.1109/BTS-I2C63534.2024.10942270</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128</w:t>
            </w:r>
            <w:r w:rsidDel="00000000" w:rsidR="00000000" w:rsidRPr="00000000">
              <w:rPr>
                <w:rtl w:val="0"/>
              </w:rPr>
            </w:r>
          </w:p>
        </w:tc>
        <w:tc>
          <w:tcPr>
            <w:shd w:fill="ffff00" w:val="clear"/>
          </w:tcPr>
          <w:p w:rsidR="00000000" w:rsidDel="00000000" w:rsidP="00000000" w:rsidRDefault="00000000" w:rsidRPr="00000000" w14:paraId="00001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Nanang Trianto, Setiyo Cahyono</w:t>
            </w:r>
          </w:p>
        </w:tc>
        <w:tc>
          <w:tcPr>
            <w:shd w:fill="ffff00" w:val="clear"/>
          </w:tcPr>
          <w:p w:rsidR="00000000" w:rsidDel="00000000" w:rsidP="00000000" w:rsidRDefault="00000000" w:rsidRPr="00000000" w14:paraId="00001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Smart Contracts with Blockchain Technology in Building a Web 3.0-Based Decentralized Finance Crowdfunding System on the Ethereum Network</w:t>
            </w:r>
          </w:p>
        </w:tc>
        <w:tc>
          <w:tcPr>
            <w:shd w:fill="ffff00" w:val="clear"/>
          </w:tcPr>
          <w:p w:rsidR="00000000" w:rsidDel="00000000" w:rsidP="00000000" w:rsidRDefault="00000000" w:rsidRPr="00000000" w14:paraId="00001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B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BE">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BF">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C0">
            <w:pPr>
              <w:rPr>
                <w:rFonts w:ascii="Times New Roman" w:cs="Times New Roman" w:eastAsia="Times New Roman" w:hAnsi="Times New Roman"/>
              </w:rPr>
            </w:pPr>
            <w:hyperlink r:id="rId310">
              <w:r w:rsidDel="00000000" w:rsidR="00000000" w:rsidRPr="00000000">
                <w:rPr>
                  <w:rFonts w:ascii="Times New Roman" w:cs="Times New Roman" w:eastAsia="Times New Roman" w:hAnsi="Times New Roman"/>
                  <w:color w:val="1155cc"/>
                  <w:u w:val="single"/>
                  <w:rtl w:val="0"/>
                </w:rPr>
                <w:t xml:space="preserve">https://ieeexplore.ieee.org/abstract/document/11101499</w:t>
              </w:r>
            </w:hyperlink>
            <w:r w:rsidDel="00000000" w:rsidR="00000000" w:rsidRPr="00000000">
              <w:rPr>
                <w:rtl w:val="0"/>
              </w:rPr>
            </w:r>
          </w:p>
          <w:p w:rsidR="00000000" w:rsidDel="00000000" w:rsidP="00000000" w:rsidRDefault="00000000" w:rsidRPr="00000000" w14:paraId="000018C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129</w:t>
            </w:r>
            <w:r w:rsidDel="00000000" w:rsidR="00000000" w:rsidRPr="00000000">
              <w:rPr>
                <w:rtl w:val="0"/>
              </w:rPr>
            </w:r>
          </w:p>
        </w:tc>
        <w:tc>
          <w:tcPr>
            <w:shd w:fill="ffff00" w:val="clear"/>
          </w:tcPr>
          <w:p w:rsidR="00000000" w:rsidDel="00000000" w:rsidP="00000000" w:rsidRDefault="00000000" w:rsidRPr="00000000" w14:paraId="00001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Jeckson Sidabutar</w:t>
            </w:r>
          </w:p>
        </w:tc>
        <w:tc>
          <w:tcPr>
            <w:shd w:fill="ffff00" w:val="clear"/>
          </w:tcPr>
          <w:p w:rsidR="00000000" w:rsidDel="00000000" w:rsidP="00000000" w:rsidRDefault="00000000" w:rsidRPr="00000000" w14:paraId="00001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Generative Language Models in Cyber Exercise Secure Coding Using Prompt Engineering</w:t>
            </w:r>
          </w:p>
        </w:tc>
        <w:tc>
          <w:tcPr>
            <w:shd w:fill="ffff00" w:val="clear"/>
          </w:tcPr>
          <w:p w:rsidR="00000000" w:rsidDel="00000000" w:rsidP="00000000" w:rsidRDefault="00000000" w:rsidRPr="00000000" w14:paraId="00001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8C6">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C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C8">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C9">
            <w:pPr>
              <w:rPr>
                <w:rFonts w:ascii="Times New Roman" w:cs="Times New Roman" w:eastAsia="Times New Roman" w:hAnsi="Times New Roman"/>
              </w:rPr>
            </w:pPr>
            <w:hyperlink r:id="rId311">
              <w:r w:rsidDel="00000000" w:rsidR="00000000" w:rsidRPr="00000000">
                <w:rPr>
                  <w:rFonts w:ascii="Times New Roman" w:cs="Times New Roman" w:eastAsia="Times New Roman" w:hAnsi="Times New Roman"/>
                  <w:color w:val="1155cc"/>
                  <w:u w:val="single"/>
                  <w:rtl w:val="0"/>
                </w:rPr>
                <w:t xml:space="preserve">https://jurnal.iaii.or.id/index.php/RESTI/article/view/6012/1044</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130</w:t>
            </w:r>
            <w:r w:rsidDel="00000000" w:rsidR="00000000" w:rsidRPr="00000000">
              <w:rPr>
                <w:rtl w:val="0"/>
              </w:rPr>
            </w:r>
          </w:p>
        </w:tc>
        <w:tc>
          <w:tcPr>
            <w:shd w:fill="ffff00" w:val="clear"/>
          </w:tcPr>
          <w:p w:rsidR="00000000" w:rsidDel="00000000" w:rsidP="00000000" w:rsidRDefault="00000000" w:rsidRPr="00000000" w14:paraId="00001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Jeckson Sidabutar</w:t>
            </w:r>
          </w:p>
        </w:tc>
        <w:tc>
          <w:tcPr>
            <w:shd w:fill="ffff00" w:val="clear"/>
          </w:tcPr>
          <w:p w:rsidR="00000000" w:rsidDel="00000000" w:rsidP="00000000" w:rsidRDefault="00000000" w:rsidRPr="00000000" w14:paraId="000018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Artifcat Analysis on Windows Subsystem for Android (WSA) based on ISO/IEC 27037:2012 and ISO/IEC 27042:2015</w:t>
            </w:r>
          </w:p>
        </w:tc>
        <w:tc>
          <w:tcPr>
            <w:shd w:fill="ffff00" w:val="clear"/>
          </w:tcPr>
          <w:p w:rsidR="00000000" w:rsidDel="00000000" w:rsidP="00000000" w:rsidRDefault="00000000" w:rsidRPr="00000000" w14:paraId="00001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CE">
            <w:pPr>
              <w:ind w:left="155" w:firstLine="0"/>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C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D0">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D1">
            <w:pPr>
              <w:rPr>
                <w:rFonts w:ascii="Times New Roman" w:cs="Times New Roman" w:eastAsia="Times New Roman" w:hAnsi="Times New Roman"/>
              </w:rPr>
            </w:pPr>
            <w:hyperlink r:id="rId312">
              <w:r w:rsidDel="00000000" w:rsidR="00000000" w:rsidRPr="00000000">
                <w:rPr>
                  <w:rFonts w:ascii="Times New Roman" w:cs="Times New Roman" w:eastAsia="Times New Roman" w:hAnsi="Times New Roman"/>
                  <w:color w:val="1155cc"/>
                  <w:u w:val="single"/>
                  <w:rtl w:val="0"/>
                </w:rPr>
                <w:t xml:space="preserve">https://doi.org/10.1109/ICEECIT63698.2024.10859797</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131</w:t>
            </w:r>
            <w:r w:rsidDel="00000000" w:rsidR="00000000" w:rsidRPr="00000000">
              <w:rPr>
                <w:rtl w:val="0"/>
              </w:rPr>
            </w:r>
          </w:p>
        </w:tc>
        <w:tc>
          <w:tcPr>
            <w:shd w:fill="ffff00" w:val="clear"/>
          </w:tcPr>
          <w:p w:rsidR="00000000" w:rsidDel="00000000" w:rsidP="00000000" w:rsidRDefault="00000000" w:rsidRPr="00000000" w14:paraId="00001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Jeckson Sidabutar</w:t>
            </w:r>
          </w:p>
        </w:tc>
        <w:tc>
          <w:tcPr>
            <w:shd w:fill="ffff00" w:val="clear"/>
          </w:tcPr>
          <w:p w:rsidR="00000000" w:rsidDel="00000000" w:rsidP="00000000" w:rsidRDefault="00000000" w:rsidRPr="00000000" w14:paraId="000018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Gov-CSIRT Indonesia Maintain National Cybersecurity in the Future?</w:t>
            </w:r>
          </w:p>
        </w:tc>
        <w:tc>
          <w:tcPr>
            <w:shd w:fill="ffff00" w:val="clear"/>
          </w:tcPr>
          <w:p w:rsidR="00000000" w:rsidDel="00000000" w:rsidP="00000000" w:rsidRDefault="00000000" w:rsidRPr="00000000" w14:paraId="00001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D6">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D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D8">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D9">
            <w:pPr>
              <w:rPr>
                <w:rFonts w:ascii="Times New Roman" w:cs="Times New Roman" w:eastAsia="Times New Roman" w:hAnsi="Times New Roman"/>
              </w:rPr>
            </w:pPr>
            <w:hyperlink r:id="rId313">
              <w:r w:rsidDel="00000000" w:rsidR="00000000" w:rsidRPr="00000000">
                <w:rPr>
                  <w:rFonts w:ascii="Times New Roman" w:cs="Times New Roman" w:eastAsia="Times New Roman" w:hAnsi="Times New Roman"/>
                  <w:color w:val="1155cc"/>
                  <w:u w:val="single"/>
                  <w:rtl w:val="0"/>
                </w:rPr>
                <w:t xml:space="preserve">https://doi.org/10.1109/ICITEE62483.2024.10808204</w:t>
              </w:r>
            </w:hyperlink>
            <w:r w:rsidDel="00000000" w:rsidR="00000000" w:rsidRPr="00000000">
              <w:rPr>
                <w:rFonts w:ascii="Times New Roman" w:cs="Times New Roman" w:eastAsia="Times New Roman" w:hAnsi="Times New Roman"/>
                <w:rtl w:val="0"/>
              </w:rPr>
              <w:t xml:space="preserve"> </w:t>
            </w:r>
          </w:p>
        </w:tc>
      </w:tr>
      <w:tr>
        <w:trPr>
          <w:cantSplit w:val="0"/>
          <w:trHeight w:val="503.96484375" w:hRule="atLeast"/>
          <w:tblHeader w:val="0"/>
        </w:trPr>
        <w:tc>
          <w:tcPr>
            <w:shd w:fill="ffff00" w:val="clear"/>
          </w:tcPr>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132</w:t>
            </w:r>
            <w:r w:rsidDel="00000000" w:rsidR="00000000" w:rsidRPr="00000000">
              <w:rPr>
                <w:rtl w:val="0"/>
              </w:rPr>
            </w:r>
          </w:p>
        </w:tc>
        <w:tc>
          <w:tcPr>
            <w:shd w:fill="ffff00" w:val="clear"/>
          </w:tcPr>
          <w:p w:rsidR="00000000" w:rsidDel="00000000" w:rsidP="00000000" w:rsidRDefault="00000000" w:rsidRPr="00000000" w14:paraId="00001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as an Instrument of Public Diplomacy in the Digital Era: A Systematic Literature Review</w:t>
            </w:r>
          </w:p>
        </w:tc>
        <w:tc>
          <w:tcPr>
            <w:shd w:fill="ffff00" w:val="clear"/>
          </w:tcPr>
          <w:p w:rsidR="00000000" w:rsidDel="00000000" w:rsidP="00000000" w:rsidRDefault="00000000" w:rsidRPr="00000000" w14:paraId="00001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8DE">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D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E0">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E1">
            <w:pPr>
              <w:rPr>
                <w:rFonts w:ascii="Times New Roman" w:cs="Times New Roman" w:eastAsia="Times New Roman" w:hAnsi="Times New Roman"/>
              </w:rPr>
            </w:pPr>
            <w:hyperlink r:id="rId314">
              <w:r w:rsidDel="00000000" w:rsidR="00000000" w:rsidRPr="00000000">
                <w:rPr>
                  <w:rFonts w:ascii="Times New Roman" w:cs="Times New Roman" w:eastAsia="Times New Roman" w:hAnsi="Times New Roman"/>
                  <w:color w:val="1155cc"/>
                  <w:u w:val="single"/>
                  <w:rtl w:val="0"/>
                </w:rPr>
                <w:t xml:space="preserve">https://www.journal.iapa.or.id/pgr/article/view/976</w:t>
              </w:r>
            </w:hyperlink>
            <w:r w:rsidDel="00000000" w:rsidR="00000000" w:rsidRPr="00000000">
              <w:rPr>
                <w:rtl w:val="0"/>
              </w:rPr>
            </w:r>
          </w:p>
          <w:p w:rsidR="00000000" w:rsidDel="00000000" w:rsidP="00000000" w:rsidRDefault="00000000" w:rsidRPr="00000000" w14:paraId="000018E2">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133</w:t>
            </w:r>
            <w:r w:rsidDel="00000000" w:rsidR="00000000" w:rsidRPr="00000000">
              <w:rPr>
                <w:rtl w:val="0"/>
              </w:rPr>
            </w:r>
          </w:p>
        </w:tc>
        <w:tc>
          <w:tcPr>
            <w:shd w:fill="ffff00" w:val="clear"/>
          </w:tcPr>
          <w:p w:rsidR="00000000" w:rsidDel="00000000" w:rsidP="00000000" w:rsidRDefault="00000000" w:rsidRPr="00000000" w14:paraId="000018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Cybersecurity Implememtation on Smart Government in Smart City: A Systematic Review</w:t>
            </w:r>
          </w:p>
        </w:tc>
        <w:tc>
          <w:tcPr>
            <w:shd w:fill="ffff00" w:val="clear"/>
          </w:tcPr>
          <w:p w:rsidR="00000000" w:rsidDel="00000000" w:rsidP="00000000" w:rsidRDefault="00000000" w:rsidRPr="00000000" w14:paraId="000018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E7">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E8">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E9">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EA">
            <w:pPr>
              <w:rPr>
                <w:rFonts w:ascii="Times New Roman" w:cs="Times New Roman" w:eastAsia="Times New Roman" w:hAnsi="Times New Roman"/>
              </w:rPr>
            </w:pPr>
            <w:hyperlink r:id="rId315">
              <w:r w:rsidDel="00000000" w:rsidR="00000000" w:rsidRPr="00000000">
                <w:rPr>
                  <w:rFonts w:ascii="Times New Roman" w:cs="Times New Roman" w:eastAsia="Times New Roman" w:hAnsi="Times New Roman"/>
                  <w:color w:val="1155cc"/>
                  <w:u w:val="single"/>
                  <w:rtl w:val="0"/>
                </w:rPr>
                <w:t xml:space="preserve">https://openurl.ebsco.com/EPDB%3Agcd%3A3%3A28380083/detailv2?sid=ebsco%3Aplink%3Ascholar&amp;id=ebsco%3Agcd%3A182563300&amp;crl=c&amp;link_origin=scholar.google.com</w:t>
              </w:r>
            </w:hyperlink>
            <w:r w:rsidDel="00000000" w:rsidR="00000000" w:rsidRPr="00000000">
              <w:rPr>
                <w:rtl w:val="0"/>
              </w:rPr>
            </w:r>
          </w:p>
          <w:p w:rsidR="00000000" w:rsidDel="00000000" w:rsidP="00000000" w:rsidRDefault="00000000" w:rsidRPr="00000000" w14:paraId="000018EB">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134</w:t>
            </w:r>
            <w:r w:rsidDel="00000000" w:rsidR="00000000" w:rsidRPr="00000000">
              <w:rPr>
                <w:rtl w:val="0"/>
              </w:rPr>
            </w:r>
          </w:p>
        </w:tc>
        <w:tc>
          <w:tcPr>
            <w:shd w:fill="ffff00" w:val="clear"/>
          </w:tcPr>
          <w:p w:rsidR="00000000" w:rsidDel="00000000" w:rsidP="00000000" w:rsidRDefault="00000000" w:rsidRPr="00000000" w14:paraId="00001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Measuring Factors of Trust in the Use of E-Government: A Multi-Factor Analysisi of the E-Government in Indonesia</w:t>
            </w:r>
          </w:p>
        </w:tc>
        <w:tc>
          <w:tcPr>
            <w:shd w:fill="ffff00" w:val="clear"/>
          </w:tcPr>
          <w:p w:rsidR="00000000" w:rsidDel="00000000" w:rsidP="00000000" w:rsidRDefault="00000000" w:rsidRPr="00000000" w14:paraId="00001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8F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F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F2">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F3">
            <w:pPr>
              <w:rPr>
                <w:rFonts w:ascii="Times New Roman" w:cs="Times New Roman" w:eastAsia="Times New Roman" w:hAnsi="Times New Roman"/>
              </w:rPr>
            </w:pPr>
            <w:hyperlink r:id="rId316">
              <w:r w:rsidDel="00000000" w:rsidR="00000000" w:rsidRPr="00000000">
                <w:rPr>
                  <w:rFonts w:ascii="Times New Roman" w:cs="Times New Roman" w:eastAsia="Times New Roman" w:hAnsi="Times New Roman"/>
                  <w:color w:val="1155cc"/>
                  <w:u w:val="single"/>
                  <w:rtl w:val="0"/>
                </w:rPr>
                <w:t xml:space="preserve">https://jurnal.iaii.or.id/index.php/RESTI/article/view/6016</w:t>
              </w:r>
            </w:hyperlink>
            <w:r w:rsidDel="00000000" w:rsidR="00000000" w:rsidRPr="00000000">
              <w:rPr>
                <w:rtl w:val="0"/>
              </w:rPr>
            </w:r>
          </w:p>
          <w:p w:rsidR="00000000" w:rsidDel="00000000" w:rsidP="00000000" w:rsidRDefault="00000000" w:rsidRPr="00000000" w14:paraId="000018F4">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135</w:t>
            </w:r>
            <w:r w:rsidDel="00000000" w:rsidR="00000000" w:rsidRPr="00000000">
              <w:rPr>
                <w:rtl w:val="0"/>
              </w:rPr>
            </w:r>
          </w:p>
        </w:tc>
        <w:tc>
          <w:tcPr>
            <w:shd w:fill="ffff00" w:val="clear"/>
          </w:tcPr>
          <w:p w:rsidR="00000000" w:rsidDel="00000000" w:rsidP="00000000" w:rsidRDefault="00000000" w:rsidRPr="00000000" w14:paraId="00001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Security Intelligence Gathering Debate between Human Intelligence (Humint) versus Technological Intelligence (Techint)</w:t>
            </w:r>
          </w:p>
        </w:tc>
        <w:tc>
          <w:tcPr>
            <w:shd w:fill="ffff00" w:val="clear"/>
          </w:tcPr>
          <w:p w:rsidR="00000000" w:rsidDel="00000000" w:rsidP="00000000" w:rsidRDefault="00000000" w:rsidRPr="00000000" w14:paraId="00001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8F9">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8FA">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8FB">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8FC">
            <w:pPr>
              <w:rPr>
                <w:rFonts w:ascii="Times New Roman" w:cs="Times New Roman" w:eastAsia="Times New Roman" w:hAnsi="Times New Roman"/>
              </w:rPr>
            </w:pPr>
            <w:hyperlink r:id="rId317">
              <w:r w:rsidDel="00000000" w:rsidR="00000000" w:rsidRPr="00000000">
                <w:rPr>
                  <w:rFonts w:ascii="Times New Roman" w:cs="Times New Roman" w:eastAsia="Times New Roman" w:hAnsi="Times New Roman"/>
                  <w:color w:val="1155cc"/>
                  <w:u w:val="single"/>
                  <w:rtl w:val="0"/>
                </w:rPr>
                <w:t xml:space="preserve">https://research.e-greenation.org/GIJLSS/article/view/497</w:t>
              </w:r>
            </w:hyperlink>
            <w:r w:rsidDel="00000000" w:rsidR="00000000" w:rsidRPr="00000000">
              <w:rPr>
                <w:rtl w:val="0"/>
              </w:rPr>
            </w:r>
          </w:p>
          <w:p w:rsidR="00000000" w:rsidDel="00000000" w:rsidP="00000000" w:rsidRDefault="00000000" w:rsidRPr="00000000" w14:paraId="000018FD">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136</w:t>
            </w:r>
            <w:r w:rsidDel="00000000" w:rsidR="00000000" w:rsidRPr="00000000">
              <w:rPr>
                <w:rtl w:val="0"/>
              </w:rPr>
            </w:r>
          </w:p>
        </w:tc>
        <w:tc>
          <w:tcPr>
            <w:shd w:fill="ffff00" w:val="clear"/>
          </w:tcPr>
          <w:p w:rsidR="00000000" w:rsidDel="00000000" w:rsidP="00000000" w:rsidRDefault="00000000" w:rsidRPr="00000000" w14:paraId="00001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9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Security Awareness Level Evaluation in Government Institution: A Case Study of Indonesian Meteorological, Climatological, and Geophysical Agency Employees</w:t>
            </w:r>
          </w:p>
        </w:tc>
        <w:tc>
          <w:tcPr>
            <w:shd w:fill="ffff00" w:val="clear"/>
          </w:tcPr>
          <w:p w:rsidR="00000000" w:rsidDel="00000000" w:rsidP="00000000" w:rsidRDefault="00000000" w:rsidRPr="00000000" w14:paraId="000019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902">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0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04">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05">
            <w:pPr>
              <w:rPr>
                <w:rFonts w:ascii="Times New Roman" w:cs="Times New Roman" w:eastAsia="Times New Roman" w:hAnsi="Times New Roman"/>
              </w:rPr>
            </w:pPr>
            <w:hyperlink r:id="rId318">
              <w:r w:rsidDel="00000000" w:rsidR="00000000" w:rsidRPr="00000000">
                <w:rPr>
                  <w:rFonts w:ascii="Times New Roman" w:cs="Times New Roman" w:eastAsia="Times New Roman" w:hAnsi="Times New Roman"/>
                  <w:color w:val="1155cc"/>
                  <w:u w:val="single"/>
                  <w:rtl w:val="0"/>
                </w:rPr>
                <w:t xml:space="preserve">https://admin.calitatea.ro/assets/Documents/Archive/PDF/20250508_41b30a7c-669d-46a7-b521-0d0045399a75.pdf</w:t>
              </w:r>
            </w:hyperlink>
            <w:r w:rsidDel="00000000" w:rsidR="00000000" w:rsidRPr="00000000">
              <w:rPr>
                <w:rtl w:val="0"/>
              </w:rPr>
            </w:r>
          </w:p>
          <w:p w:rsidR="00000000" w:rsidDel="00000000" w:rsidP="00000000" w:rsidRDefault="00000000" w:rsidRPr="00000000" w14:paraId="00001906">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137</w:t>
            </w:r>
            <w:r w:rsidDel="00000000" w:rsidR="00000000" w:rsidRPr="00000000">
              <w:rPr>
                <w:rtl w:val="0"/>
              </w:rPr>
            </w:r>
          </w:p>
        </w:tc>
        <w:tc>
          <w:tcPr>
            <w:shd w:fill="ffff00" w:val="clear"/>
          </w:tcPr>
          <w:p w:rsidR="00000000" w:rsidDel="00000000" w:rsidP="00000000" w:rsidRDefault="00000000" w:rsidRPr="00000000" w14:paraId="00001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9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 Enterprise Architecture Model Design for Operational Management in Indonesian Ports: A Case Study of PT Integrasi Logistik Cipta Solusi (ILCS)</w:t>
            </w:r>
          </w:p>
        </w:tc>
        <w:tc>
          <w:tcPr>
            <w:shd w:fill="ffff00" w:val="clear"/>
          </w:tcPr>
          <w:p w:rsidR="00000000" w:rsidDel="00000000" w:rsidP="00000000" w:rsidRDefault="00000000" w:rsidRPr="00000000" w14:paraId="00001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90B">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0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0D">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319">
              <w:r w:rsidDel="00000000" w:rsidR="00000000" w:rsidRPr="00000000">
                <w:rPr>
                  <w:rFonts w:ascii="Times New Roman" w:cs="Times New Roman" w:eastAsia="Times New Roman" w:hAnsi="Times New Roman"/>
                  <w:color w:val="1155cc"/>
                  <w:u w:val="single"/>
                  <w:rtl w:val="0"/>
                </w:rPr>
                <w:t xml:space="preserve">http://ijcs.net/ijcs/index.php/ijcs/article/view/4651</w:t>
              </w:r>
            </w:hyperlink>
            <w:r w:rsidDel="00000000" w:rsidR="00000000" w:rsidRPr="00000000">
              <w:rPr>
                <w:rtl w:val="0"/>
              </w:rPr>
            </w:r>
          </w:p>
          <w:p w:rsidR="00000000" w:rsidDel="00000000" w:rsidP="00000000" w:rsidRDefault="00000000" w:rsidRPr="00000000" w14:paraId="0000190F">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138</w:t>
            </w:r>
            <w:r w:rsidDel="00000000" w:rsidR="00000000" w:rsidRPr="00000000">
              <w:rPr>
                <w:rtl w:val="0"/>
              </w:rPr>
            </w:r>
          </w:p>
        </w:tc>
        <w:tc>
          <w:tcPr>
            <w:shd w:fill="ffff00" w:val="clear"/>
          </w:tcPr>
          <w:p w:rsidR="00000000" w:rsidDel="00000000" w:rsidP="00000000" w:rsidRDefault="00000000" w:rsidRPr="00000000" w14:paraId="00001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9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self-archiving behaviour towards open-access institutional repositories</w:t>
            </w:r>
          </w:p>
        </w:tc>
        <w:tc>
          <w:tcPr>
            <w:shd w:fill="ffff00" w:val="clear"/>
          </w:tcPr>
          <w:p w:rsidR="00000000" w:rsidDel="00000000" w:rsidP="00000000" w:rsidRDefault="00000000" w:rsidRPr="00000000" w14:paraId="00001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914">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1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16">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17">
            <w:pPr>
              <w:rPr>
                <w:rFonts w:ascii="Times New Roman" w:cs="Times New Roman" w:eastAsia="Times New Roman" w:hAnsi="Times New Roman"/>
              </w:rPr>
            </w:pPr>
            <w:hyperlink r:id="rId320">
              <w:r w:rsidDel="00000000" w:rsidR="00000000" w:rsidRPr="00000000">
                <w:rPr>
                  <w:rFonts w:ascii="Times New Roman" w:cs="Times New Roman" w:eastAsia="Times New Roman" w:hAnsi="Times New Roman"/>
                  <w:color w:val="1155cc"/>
                  <w:u w:val="single"/>
                  <w:rtl w:val="0"/>
                </w:rPr>
                <w:t xml:space="preserve">https://jurnal.unpad.ac.id/jkip/article/viewFile/54620/24335</w:t>
              </w:r>
            </w:hyperlink>
            <w:r w:rsidDel="00000000" w:rsidR="00000000" w:rsidRPr="00000000">
              <w:rPr>
                <w:rtl w:val="0"/>
              </w:rPr>
            </w:r>
          </w:p>
          <w:p w:rsidR="00000000" w:rsidDel="00000000" w:rsidP="00000000" w:rsidRDefault="00000000" w:rsidRPr="00000000" w14:paraId="00001918">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139</w:t>
            </w:r>
            <w:r w:rsidDel="00000000" w:rsidR="00000000" w:rsidRPr="00000000">
              <w:rPr>
                <w:rtl w:val="0"/>
              </w:rPr>
            </w:r>
          </w:p>
        </w:tc>
        <w:tc>
          <w:tcPr>
            <w:shd w:fill="ffff00" w:val="clear"/>
          </w:tcPr>
          <w:p w:rsidR="00000000" w:rsidDel="00000000" w:rsidP="00000000" w:rsidRDefault="00000000" w:rsidRPr="00000000" w14:paraId="00001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9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Exploring Enabling Factors of E-Recruitment Adoption in the Public Sector and Its Contribution to Public Value Creation</w:t>
            </w:r>
          </w:p>
        </w:tc>
        <w:tc>
          <w:tcPr>
            <w:shd w:fill="ffff00" w:val="clear"/>
          </w:tcPr>
          <w:p w:rsidR="00000000" w:rsidDel="00000000" w:rsidP="00000000" w:rsidRDefault="00000000" w:rsidRPr="00000000" w14:paraId="000019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91D">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1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1F">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20">
            <w:pPr>
              <w:rPr>
                <w:rFonts w:ascii="Times New Roman" w:cs="Times New Roman" w:eastAsia="Times New Roman" w:hAnsi="Times New Roman"/>
              </w:rPr>
            </w:pPr>
            <w:hyperlink r:id="rId321">
              <w:r w:rsidDel="00000000" w:rsidR="00000000" w:rsidRPr="00000000">
                <w:rPr>
                  <w:rFonts w:ascii="Times New Roman" w:cs="Times New Roman" w:eastAsia="Times New Roman" w:hAnsi="Times New Roman"/>
                  <w:color w:val="1155cc"/>
                  <w:u w:val="single"/>
                  <w:rtl w:val="0"/>
                </w:rPr>
                <w:t xml:space="preserve">https://scholar.google.com/scholar?oi=bibs&amp;cluster=15104348537343389675&amp;btnI=1&amp;hl=id</w:t>
              </w:r>
            </w:hyperlink>
            <w:r w:rsidDel="00000000" w:rsidR="00000000" w:rsidRPr="00000000">
              <w:rPr>
                <w:rtl w:val="0"/>
              </w:rPr>
            </w:r>
          </w:p>
          <w:p w:rsidR="00000000" w:rsidDel="00000000" w:rsidP="00000000" w:rsidRDefault="00000000" w:rsidRPr="00000000" w14:paraId="0000192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140</w:t>
            </w:r>
            <w:r w:rsidDel="00000000" w:rsidR="00000000" w:rsidRPr="00000000">
              <w:rPr>
                <w:rtl w:val="0"/>
              </w:rPr>
            </w:r>
          </w:p>
        </w:tc>
        <w:tc>
          <w:tcPr>
            <w:shd w:fill="ffff00" w:val="clear"/>
          </w:tcPr>
          <w:p w:rsidR="00000000" w:rsidDel="00000000" w:rsidP="00000000" w:rsidRDefault="00000000" w:rsidRPr="00000000" w14:paraId="000019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9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Technology on Smart Village: A Review and Empirical Perspective</w:t>
            </w:r>
          </w:p>
        </w:tc>
        <w:tc>
          <w:tcPr>
            <w:shd w:fill="ffff00" w:val="clear"/>
          </w:tcPr>
          <w:p w:rsidR="00000000" w:rsidDel="00000000" w:rsidP="00000000" w:rsidRDefault="00000000" w:rsidRPr="00000000" w14:paraId="00001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926">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2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28">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29">
            <w:pPr>
              <w:rPr>
                <w:rFonts w:ascii="Times New Roman" w:cs="Times New Roman" w:eastAsia="Times New Roman" w:hAnsi="Times New Roman"/>
              </w:rPr>
            </w:pPr>
            <w:hyperlink r:id="rId322">
              <w:r w:rsidDel="00000000" w:rsidR="00000000" w:rsidRPr="00000000">
                <w:rPr>
                  <w:rFonts w:ascii="Times New Roman" w:cs="Times New Roman" w:eastAsia="Times New Roman" w:hAnsi="Times New Roman"/>
                  <w:color w:val="1155cc"/>
                  <w:u w:val="single"/>
                  <w:rtl w:val="0"/>
                </w:rPr>
                <w:t xml:space="preserve">https://www.temjournal.com/content/143/TEMJournalAugust2025_2640_2651.pdf</w:t>
              </w:r>
            </w:hyperlink>
            <w:r w:rsidDel="00000000" w:rsidR="00000000" w:rsidRPr="00000000">
              <w:rPr>
                <w:rtl w:val="0"/>
              </w:rPr>
            </w:r>
          </w:p>
          <w:p w:rsidR="00000000" w:rsidDel="00000000" w:rsidP="00000000" w:rsidRDefault="00000000" w:rsidRPr="00000000" w14:paraId="0000192A">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141</w:t>
            </w:r>
            <w:r w:rsidDel="00000000" w:rsidR="00000000" w:rsidRPr="00000000">
              <w:rPr>
                <w:rtl w:val="0"/>
              </w:rPr>
            </w:r>
          </w:p>
        </w:tc>
        <w:tc>
          <w:tcPr>
            <w:shd w:fill="ffff00" w:val="clear"/>
          </w:tcPr>
          <w:p w:rsidR="00000000" w:rsidDel="00000000" w:rsidP="00000000" w:rsidRDefault="00000000" w:rsidRPr="00000000" w14:paraId="00001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Prasetyo Adi Wibowo</w:t>
            </w:r>
          </w:p>
        </w:tc>
        <w:tc>
          <w:tcPr>
            <w:shd w:fill="ffff00" w:val="clear"/>
          </w:tcPr>
          <w:p w:rsidR="00000000" w:rsidDel="00000000" w:rsidP="00000000" w:rsidRDefault="00000000" w:rsidRPr="00000000" w14:paraId="00001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Validating cybersecurity framework: a case study framework for critical information infrastructure protection</w:t>
            </w:r>
          </w:p>
        </w:tc>
        <w:tc>
          <w:tcPr>
            <w:shd w:fill="ffff00" w:val="clear"/>
          </w:tcPr>
          <w:p w:rsidR="00000000" w:rsidDel="00000000" w:rsidP="00000000" w:rsidRDefault="00000000" w:rsidRPr="00000000" w14:paraId="000019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92F">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30">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31">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32">
            <w:pPr>
              <w:rPr>
                <w:rFonts w:ascii="Times New Roman" w:cs="Times New Roman" w:eastAsia="Times New Roman" w:hAnsi="Times New Roman"/>
              </w:rPr>
            </w:pPr>
            <w:hyperlink r:id="rId323">
              <w:r w:rsidDel="00000000" w:rsidR="00000000" w:rsidRPr="00000000">
                <w:rPr>
                  <w:rFonts w:ascii="Times New Roman" w:cs="Times New Roman" w:eastAsia="Times New Roman" w:hAnsi="Times New Roman"/>
                  <w:color w:val="1155cc"/>
                  <w:u w:val="single"/>
                  <w:rtl w:val="0"/>
                </w:rPr>
                <w:t xml:space="preserve">https://www.emerald.com/ics/article-abstract/doi/10.1108/ICS-10-2024-0256/1276150/Validating-cybersecurity-framework-a-case-study?redirectedFrom=fulltext</w:t>
              </w:r>
            </w:hyperlink>
            <w:r w:rsidDel="00000000" w:rsidR="00000000" w:rsidRPr="00000000">
              <w:rPr>
                <w:rtl w:val="0"/>
              </w:rPr>
            </w:r>
          </w:p>
          <w:p w:rsidR="00000000" w:rsidDel="00000000" w:rsidP="00000000" w:rsidRDefault="00000000" w:rsidRPr="00000000" w14:paraId="00001933">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142</w:t>
            </w:r>
            <w:r w:rsidDel="00000000" w:rsidR="00000000" w:rsidRPr="00000000">
              <w:rPr>
                <w:rtl w:val="0"/>
              </w:rPr>
            </w:r>
          </w:p>
        </w:tc>
        <w:tc>
          <w:tcPr>
            <w:shd w:fill="ffff00" w:val="clear"/>
          </w:tcPr>
          <w:p w:rsidR="00000000" w:rsidDel="00000000" w:rsidP="00000000" w:rsidRDefault="00000000" w:rsidRPr="00000000" w14:paraId="000019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Arif Rahman Hakim</w:t>
            </w:r>
          </w:p>
        </w:tc>
        <w:tc>
          <w:tcPr>
            <w:shd w:fill="ffff00" w:val="clear"/>
          </w:tcPr>
          <w:p w:rsidR="00000000" w:rsidDel="00000000" w:rsidP="00000000" w:rsidRDefault="00000000" w:rsidRPr="00000000" w14:paraId="000019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Comparative Analysis of Cross-Classfier with Resampled Datasets for Exfiltration Attacks</w:t>
            </w:r>
          </w:p>
        </w:tc>
        <w:tc>
          <w:tcPr>
            <w:shd w:fill="ffff00" w:val="clear"/>
          </w:tcPr>
          <w:p w:rsidR="00000000" w:rsidDel="00000000" w:rsidP="00000000" w:rsidRDefault="00000000" w:rsidRPr="00000000" w14:paraId="000019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938">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39">
            <w:pPr>
              <w:ind w:left="155" w:firstLine="0"/>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3A">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3B">
            <w:pPr>
              <w:rPr>
                <w:rFonts w:ascii="Times New Roman" w:cs="Times New Roman" w:eastAsia="Times New Roman" w:hAnsi="Times New Roman"/>
              </w:rPr>
            </w:pPr>
            <w:hyperlink r:id="rId324">
              <w:r w:rsidDel="00000000" w:rsidR="00000000" w:rsidRPr="00000000">
                <w:rPr>
                  <w:rFonts w:ascii="Times New Roman" w:cs="Times New Roman" w:eastAsia="Times New Roman" w:hAnsi="Times New Roman"/>
                  <w:color w:val="1155cc"/>
                  <w:u w:val="single"/>
                  <w:rtl w:val="0"/>
                </w:rPr>
                <w:t xml:space="preserve">https://ieeexplore.ieee.org/abstract/document/10929455</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143</w:t>
            </w:r>
            <w:r w:rsidDel="00000000" w:rsidR="00000000" w:rsidRPr="00000000">
              <w:rPr>
                <w:rtl w:val="0"/>
              </w:rPr>
            </w:r>
          </w:p>
        </w:tc>
        <w:tc>
          <w:tcPr>
            <w:shd w:fill="ffff00" w:val="clear"/>
          </w:tcPr>
          <w:p w:rsidR="00000000" w:rsidDel="00000000" w:rsidP="00000000" w:rsidRDefault="00000000" w:rsidRPr="00000000" w14:paraId="000019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Arif Rahman Hakim</w:t>
            </w:r>
          </w:p>
        </w:tc>
        <w:tc>
          <w:tcPr>
            <w:shd w:fill="ffff00" w:val="clear"/>
          </w:tcPr>
          <w:p w:rsidR="00000000" w:rsidDel="00000000" w:rsidP="00000000" w:rsidRDefault="00000000" w:rsidRPr="00000000" w14:paraId="000019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Predicting Data Exfiltration using Supervised Machine Learning based on Tactics Mapping from Threat Reports and Event Logs</w:t>
            </w:r>
          </w:p>
        </w:tc>
        <w:tc>
          <w:tcPr>
            <w:shd w:fill="ffff00" w:val="clear"/>
          </w:tcPr>
          <w:p w:rsidR="00000000" w:rsidDel="00000000" w:rsidP="00000000" w:rsidRDefault="00000000" w:rsidRPr="00000000" w14:paraId="000019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94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4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42">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43">
            <w:pPr>
              <w:rPr>
                <w:rFonts w:ascii="Times New Roman" w:cs="Times New Roman" w:eastAsia="Times New Roman" w:hAnsi="Times New Roman"/>
              </w:rPr>
            </w:pPr>
            <w:hyperlink r:id="rId325">
              <w:r w:rsidDel="00000000" w:rsidR="00000000" w:rsidRPr="00000000">
                <w:rPr>
                  <w:rFonts w:ascii="Times New Roman" w:cs="Times New Roman" w:eastAsia="Times New Roman" w:hAnsi="Times New Roman"/>
                  <w:color w:val="1155cc"/>
                  <w:u w:val="single"/>
                  <w:rtl w:val="0"/>
                </w:rPr>
                <w:t xml:space="preserve">https://ieeexplore.ieee.org/abstract/document/10818683</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144</w:t>
            </w:r>
            <w:r w:rsidDel="00000000" w:rsidR="00000000" w:rsidRPr="00000000">
              <w:rPr>
                <w:rtl w:val="0"/>
              </w:rPr>
            </w:r>
          </w:p>
        </w:tc>
        <w:tc>
          <w:tcPr>
            <w:shd w:fill="ffff00" w:val="clear"/>
          </w:tcPr>
          <w:p w:rsidR="00000000" w:rsidDel="00000000" w:rsidP="00000000" w:rsidRDefault="00000000" w:rsidRPr="00000000" w14:paraId="000019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Arif Rahman Hakim</w:t>
            </w:r>
          </w:p>
        </w:tc>
        <w:tc>
          <w:tcPr>
            <w:shd w:fill="ffff00" w:val="clear"/>
          </w:tcPr>
          <w:p w:rsidR="00000000" w:rsidDel="00000000" w:rsidP="00000000" w:rsidRDefault="00000000" w:rsidRPr="00000000" w14:paraId="000019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Improving Model Performance for Predicting Exfiltration Attacks Through Resampling Strategies</w:t>
            </w:r>
          </w:p>
        </w:tc>
        <w:tc>
          <w:tcPr>
            <w:shd w:fill="ffff00" w:val="clear"/>
          </w:tcPr>
          <w:p w:rsidR="00000000" w:rsidDel="00000000" w:rsidP="00000000" w:rsidRDefault="00000000" w:rsidRPr="00000000" w14:paraId="00001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948">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49">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4A">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4B">
            <w:pPr>
              <w:rPr>
                <w:rFonts w:ascii="Times New Roman" w:cs="Times New Roman" w:eastAsia="Times New Roman" w:hAnsi="Times New Roman"/>
              </w:rPr>
            </w:pPr>
            <w:hyperlink r:id="rId326">
              <w:r w:rsidDel="00000000" w:rsidR="00000000" w:rsidRPr="00000000">
                <w:rPr>
                  <w:rFonts w:ascii="Times New Roman" w:cs="Times New Roman" w:eastAsia="Times New Roman" w:hAnsi="Times New Roman"/>
                  <w:color w:val="1155cc"/>
                  <w:u w:val="single"/>
                  <w:rtl w:val="0"/>
                </w:rPr>
                <w:t xml:space="preserve">https://journals.iium.edu.my/ejournal/index.php/iiumej/article/view/3547/1047</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145</w:t>
            </w:r>
            <w:r w:rsidDel="00000000" w:rsidR="00000000" w:rsidRPr="00000000">
              <w:rPr>
                <w:rtl w:val="0"/>
              </w:rPr>
            </w:r>
          </w:p>
        </w:tc>
        <w:tc>
          <w:tcPr>
            <w:shd w:fill="ffff00" w:val="clear"/>
          </w:tcPr>
          <w:p w:rsidR="00000000" w:rsidDel="00000000" w:rsidP="00000000" w:rsidRDefault="00000000" w:rsidRPr="00000000" w14:paraId="000019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Arif Rahman Hakim</w:t>
            </w:r>
          </w:p>
        </w:tc>
        <w:tc>
          <w:tcPr>
            <w:shd w:fill="ffff00" w:val="clear"/>
          </w:tcPr>
          <w:p w:rsidR="00000000" w:rsidDel="00000000" w:rsidP="00000000" w:rsidRDefault="00000000" w:rsidRPr="00000000" w14:paraId="000019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Systematic Literature Review on Privacy</w:t>
            </w:r>
          </w:p>
        </w:tc>
        <w:tc>
          <w:tcPr>
            <w:shd w:fill="ffff00" w:val="clear"/>
          </w:tcPr>
          <w:p w:rsidR="00000000" w:rsidDel="00000000" w:rsidP="00000000" w:rsidRDefault="00000000" w:rsidRPr="00000000" w14:paraId="000019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95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5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52">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53">
            <w:pPr>
              <w:rPr>
                <w:rFonts w:ascii="Times New Roman" w:cs="Times New Roman" w:eastAsia="Times New Roman" w:hAnsi="Times New Roman"/>
              </w:rPr>
            </w:pPr>
            <w:hyperlink r:id="rId327">
              <w:r w:rsidDel="00000000" w:rsidR="00000000" w:rsidRPr="00000000">
                <w:rPr>
                  <w:rFonts w:ascii="Times New Roman" w:cs="Times New Roman" w:eastAsia="Times New Roman" w:hAnsi="Times New Roman"/>
                  <w:color w:val="1155cc"/>
                  <w:u w:val="single"/>
                  <w:rtl w:val="0"/>
                </w:rPr>
                <w:t xml:space="preserve">https://ieeexplore.ieee.org/abstract/document/11005499</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146</w:t>
            </w:r>
            <w:r w:rsidDel="00000000" w:rsidR="00000000" w:rsidRPr="00000000">
              <w:rPr>
                <w:rtl w:val="0"/>
              </w:rPr>
            </w:r>
          </w:p>
        </w:tc>
        <w:tc>
          <w:tcPr>
            <w:shd w:fill="ffff00" w:val="clear"/>
          </w:tcPr>
          <w:p w:rsidR="00000000" w:rsidDel="00000000" w:rsidP="00000000" w:rsidRDefault="00000000" w:rsidRPr="00000000" w14:paraId="000019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Arif Rahman Hakim</w:t>
            </w:r>
          </w:p>
        </w:tc>
        <w:tc>
          <w:tcPr>
            <w:shd w:fill="ffff00" w:val="clear"/>
          </w:tcPr>
          <w:p w:rsidR="00000000" w:rsidDel="00000000" w:rsidP="00000000" w:rsidRDefault="00000000" w:rsidRPr="00000000" w14:paraId="00001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Evidence Reduction Technique for Mobile Forensics based on Digital Evidence Object (DEO) Model</w:t>
            </w:r>
          </w:p>
        </w:tc>
        <w:tc>
          <w:tcPr>
            <w:shd w:fill="ffff00" w:val="clear"/>
          </w:tcPr>
          <w:p w:rsidR="00000000" w:rsidDel="00000000" w:rsidP="00000000" w:rsidRDefault="00000000" w:rsidRPr="00000000" w14:paraId="000019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ffff00" w:val="clear"/>
          </w:tcPr>
          <w:p w:rsidR="00000000" w:rsidDel="00000000" w:rsidP="00000000" w:rsidRDefault="00000000" w:rsidRPr="00000000" w14:paraId="00001958">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59">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5A">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5B">
            <w:pPr>
              <w:rPr>
                <w:rFonts w:ascii="Times New Roman" w:cs="Times New Roman" w:eastAsia="Times New Roman" w:hAnsi="Times New Roman"/>
              </w:rPr>
            </w:pPr>
            <w:hyperlink r:id="rId328">
              <w:r w:rsidDel="00000000" w:rsidR="00000000" w:rsidRPr="00000000">
                <w:rPr>
                  <w:rFonts w:ascii="Times New Roman" w:cs="Times New Roman" w:eastAsia="Times New Roman" w:hAnsi="Times New Roman"/>
                  <w:color w:val="1155cc"/>
                  <w:u w:val="single"/>
                  <w:rtl w:val="0"/>
                </w:rPr>
                <w:t xml:space="preserve">https://jutif.if.unsoed.ac.id/index.php/jurnal/article/view/4999</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147</w:t>
            </w:r>
            <w:r w:rsidDel="00000000" w:rsidR="00000000" w:rsidRPr="00000000">
              <w:rPr>
                <w:rtl w:val="0"/>
              </w:rPr>
            </w:r>
          </w:p>
        </w:tc>
        <w:tc>
          <w:tcPr>
            <w:shd w:fill="ffff00" w:val="clear"/>
          </w:tcPr>
          <w:p w:rsidR="00000000" w:rsidDel="00000000" w:rsidP="00000000" w:rsidRDefault="00000000" w:rsidRPr="00000000" w14:paraId="000019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9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Single Sign-On (SSO) dengan pendekatan Alaca’s Framework untuk Peningkatan Keamanan Layanan Web Terintegrasi</w:t>
            </w:r>
          </w:p>
        </w:tc>
        <w:tc>
          <w:tcPr>
            <w:shd w:fill="ffff00" w:val="clear"/>
          </w:tcPr>
          <w:p w:rsidR="00000000" w:rsidDel="00000000" w:rsidP="00000000" w:rsidRDefault="00000000" w:rsidRPr="00000000" w14:paraId="000019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w:t>
            </w:r>
          </w:p>
        </w:tc>
        <w:tc>
          <w:tcPr>
            <w:shd w:fill="ffff00" w:val="clear"/>
          </w:tcPr>
          <w:p w:rsidR="00000000" w:rsidDel="00000000" w:rsidP="00000000" w:rsidRDefault="00000000" w:rsidRPr="00000000" w14:paraId="0000196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6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62">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63">
            <w:pPr>
              <w:rPr>
                <w:rFonts w:ascii="Times New Roman" w:cs="Times New Roman" w:eastAsia="Times New Roman" w:hAnsi="Times New Roman"/>
              </w:rPr>
            </w:pPr>
            <w:hyperlink r:id="rId329">
              <w:r w:rsidDel="00000000" w:rsidR="00000000" w:rsidRPr="00000000">
                <w:rPr>
                  <w:rFonts w:ascii="Times New Roman" w:cs="Times New Roman" w:eastAsia="Times New Roman" w:hAnsi="Times New Roman"/>
                  <w:color w:val="1155cc"/>
                  <w:u w:val="single"/>
                  <w:rtl w:val="0"/>
                </w:rPr>
                <w:t xml:space="preserve">https://jurnal.untan.ac.id/index.php/jepin/article/view/81743</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148</w:t>
            </w:r>
            <w:r w:rsidDel="00000000" w:rsidR="00000000" w:rsidRPr="00000000">
              <w:rPr>
                <w:rtl w:val="0"/>
              </w:rPr>
            </w:r>
          </w:p>
        </w:tc>
        <w:tc>
          <w:tcPr>
            <w:shd w:fill="ffff00" w:val="clear"/>
          </w:tcPr>
          <w:p w:rsidR="00000000" w:rsidDel="00000000" w:rsidP="00000000" w:rsidRDefault="00000000" w:rsidRPr="00000000" w14:paraId="000019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Gamifying the Classroom: Enhancing Student Motivation and Engagement in Flipped Learning</w:t>
            </w:r>
          </w:p>
        </w:tc>
        <w:tc>
          <w:tcPr>
            <w:shd w:fill="ffff00" w:val="clear"/>
          </w:tcPr>
          <w:p w:rsidR="00000000" w:rsidDel="00000000" w:rsidP="00000000" w:rsidRDefault="00000000" w:rsidRPr="00000000" w14:paraId="000019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S4</w:t>
            </w:r>
          </w:p>
        </w:tc>
        <w:tc>
          <w:tcPr>
            <w:shd w:fill="ffff00" w:val="clear"/>
          </w:tcPr>
          <w:p w:rsidR="00000000" w:rsidDel="00000000" w:rsidP="00000000" w:rsidRDefault="00000000" w:rsidRPr="00000000" w14:paraId="00001968">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69">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6A">
            <w:pPr>
              <w:ind w:left="155"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96B">
            <w:pPr>
              <w:rPr>
                <w:rFonts w:ascii="Times New Roman" w:cs="Times New Roman" w:eastAsia="Times New Roman" w:hAnsi="Times New Roman"/>
              </w:rPr>
            </w:pPr>
            <w:hyperlink r:id="rId330">
              <w:r w:rsidDel="00000000" w:rsidR="00000000" w:rsidRPr="00000000">
                <w:rPr>
                  <w:rFonts w:ascii="Times New Roman" w:cs="Times New Roman" w:eastAsia="Times New Roman" w:hAnsi="Times New Roman"/>
                  <w:color w:val="1155cc"/>
                  <w:u w:val="single"/>
                  <w:rtl w:val="0"/>
                </w:rPr>
                <w:t xml:space="preserve">https://journal.binus.ac.id/index.php/jggag/article/view/11992/5495</w:t>
              </w:r>
            </w:hyperlink>
            <w:r w:rsidDel="00000000" w:rsidR="00000000" w:rsidRPr="00000000">
              <w:rPr>
                <w:rFonts w:ascii="Times New Roman" w:cs="Times New Roman" w:eastAsia="Times New Roman" w:hAnsi="Times New Roman"/>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149</w:t>
            </w:r>
          </w:p>
        </w:tc>
        <w:tc>
          <w:tcPr>
            <w:shd w:fill="ffff00" w:val="clear"/>
          </w:tcPr>
          <w:p w:rsidR="00000000" w:rsidDel="00000000" w:rsidP="00000000" w:rsidRDefault="00000000" w:rsidRPr="00000000" w14:paraId="00001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Jeckson Sidabutar, Setiyo Cahyono, Tiyas Yulita</w:t>
            </w:r>
          </w:p>
        </w:tc>
        <w:tc>
          <w:tcPr>
            <w:shd w:fill="ffff00" w:val="clear"/>
          </w:tcPr>
          <w:p w:rsidR="00000000" w:rsidDel="00000000" w:rsidP="00000000" w:rsidRDefault="00000000" w:rsidRPr="00000000" w14:paraId="000019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ForenSeeker: An Automated Digital Forensic Examination Platform with Open-source Tools Utilization</w:t>
            </w:r>
          </w:p>
        </w:tc>
        <w:tc>
          <w:tcPr>
            <w:shd w:fill="ffff00" w:val="clear"/>
          </w:tcPr>
          <w:p w:rsidR="00000000" w:rsidDel="00000000" w:rsidP="00000000" w:rsidRDefault="00000000" w:rsidRPr="00000000" w14:paraId="00001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97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71">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72">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973">
            <w:pPr>
              <w:rPr>
                <w:rFonts w:ascii="Times New Roman" w:cs="Times New Roman" w:eastAsia="Times New Roman" w:hAnsi="Times New Roman"/>
              </w:rPr>
            </w:pPr>
            <w:hyperlink r:id="rId331">
              <w:r w:rsidDel="00000000" w:rsidR="00000000" w:rsidRPr="00000000">
                <w:rPr>
                  <w:rFonts w:ascii="Times New Roman" w:cs="Times New Roman" w:eastAsia="Times New Roman" w:hAnsi="Times New Roman"/>
                  <w:color w:val="1155cc"/>
                  <w:u w:val="single"/>
                  <w:rtl w:val="0"/>
                </w:rPr>
                <w:t xml:space="preserve">https://ieeexplore.ieee.org/abstract/document/11290359</w:t>
              </w:r>
            </w:hyperlink>
            <w:r w:rsidDel="00000000" w:rsidR="00000000" w:rsidRPr="00000000">
              <w:rPr>
                <w:rtl w:val="0"/>
              </w:rPr>
            </w:r>
          </w:p>
          <w:p w:rsidR="00000000" w:rsidDel="00000000" w:rsidP="00000000" w:rsidRDefault="00000000" w:rsidRPr="00000000" w14:paraId="00001974">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150</w:t>
            </w:r>
          </w:p>
        </w:tc>
        <w:tc>
          <w:tcPr>
            <w:shd w:fill="ffff00" w:val="clear"/>
          </w:tcPr>
          <w:p w:rsidR="00000000" w:rsidDel="00000000" w:rsidP="00000000" w:rsidRDefault="00000000" w:rsidRPr="00000000" w14:paraId="00001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Septia Ulfa Sunaringtyas, Setiyo Cahyono</w:t>
            </w:r>
          </w:p>
        </w:tc>
        <w:tc>
          <w:tcPr>
            <w:shd w:fill="ffff00" w:val="clear"/>
          </w:tcPr>
          <w:p w:rsidR="00000000" w:rsidDel="00000000" w:rsidP="00000000" w:rsidRDefault="00000000" w:rsidRPr="00000000" w14:paraId="000019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Wireless BadUSB as an Automation Device to Perform Multi-step Attack Using P4wnP1 on Raspberry Pi Zero W</w:t>
            </w:r>
          </w:p>
        </w:tc>
        <w:tc>
          <w:tcPr>
            <w:shd w:fill="ffff00" w:val="clear"/>
          </w:tcPr>
          <w:p w:rsidR="00000000" w:rsidDel="00000000" w:rsidP="00000000" w:rsidRDefault="00000000" w:rsidRPr="00000000" w14:paraId="000019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w:t>
            </w:r>
          </w:p>
        </w:tc>
        <w:tc>
          <w:tcPr>
            <w:shd w:fill="ffff00" w:val="clear"/>
          </w:tcPr>
          <w:p w:rsidR="00000000" w:rsidDel="00000000" w:rsidP="00000000" w:rsidRDefault="00000000" w:rsidRPr="00000000" w14:paraId="00001979">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7A">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7B">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97C">
            <w:pPr>
              <w:rPr>
                <w:rFonts w:ascii="Times New Roman" w:cs="Times New Roman" w:eastAsia="Times New Roman" w:hAnsi="Times New Roman"/>
              </w:rPr>
            </w:pPr>
            <w:hyperlink r:id="rId332">
              <w:r w:rsidDel="00000000" w:rsidR="00000000" w:rsidRPr="00000000">
                <w:rPr>
                  <w:rFonts w:ascii="Times New Roman" w:cs="Times New Roman" w:eastAsia="Times New Roman" w:hAnsi="Times New Roman"/>
                  <w:color w:val="1155cc"/>
                  <w:u w:val="single"/>
                  <w:rtl w:val="0"/>
                </w:rPr>
                <w:t xml:space="preserve">https://ieeexplore.ieee.org/abstract/document/11252326</w:t>
              </w:r>
            </w:hyperlink>
            <w:r w:rsidDel="00000000" w:rsidR="00000000" w:rsidRPr="00000000">
              <w:rPr>
                <w:rtl w:val="0"/>
              </w:rPr>
            </w:r>
          </w:p>
          <w:p w:rsidR="00000000" w:rsidDel="00000000" w:rsidP="00000000" w:rsidRDefault="00000000" w:rsidRPr="00000000" w14:paraId="0000197D">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151</w:t>
            </w:r>
          </w:p>
        </w:tc>
        <w:tc>
          <w:tcPr>
            <w:shd w:fill="ffff00" w:val="clear"/>
          </w:tcPr>
          <w:p w:rsidR="00000000" w:rsidDel="00000000" w:rsidP="00000000" w:rsidRDefault="00000000" w:rsidRPr="00000000" w14:paraId="00001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Ira Rosianal Hikmah, Tiyas Yulita</w:t>
            </w:r>
          </w:p>
        </w:tc>
        <w:tc>
          <w:tcPr>
            <w:shd w:fill="ffff00" w:val="clear"/>
          </w:tcPr>
          <w:p w:rsidR="00000000" w:rsidDel="00000000" w:rsidP="00000000" w:rsidRDefault="00000000" w:rsidRPr="00000000" w14:paraId="000019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Kriteria CSA Sektor Industri Energi berdasarkan CIS Control dan Peraturan Menteri BUMN</w:t>
            </w:r>
          </w:p>
        </w:tc>
        <w:tc>
          <w:tcPr>
            <w:shd w:fill="ffff00" w:val="clear"/>
          </w:tcPr>
          <w:p w:rsidR="00000000" w:rsidDel="00000000" w:rsidP="00000000" w:rsidRDefault="00000000" w:rsidRPr="00000000" w14:paraId="000019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shd w:fill="ffff00" w:val="clear"/>
          </w:tcPr>
          <w:p w:rsidR="00000000" w:rsidDel="00000000" w:rsidP="00000000" w:rsidRDefault="00000000" w:rsidRPr="00000000" w14:paraId="00001982">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8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84">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985">
            <w:pPr>
              <w:rPr>
                <w:rFonts w:ascii="Times New Roman" w:cs="Times New Roman" w:eastAsia="Times New Roman" w:hAnsi="Times New Roman"/>
              </w:rPr>
            </w:pPr>
            <w:hyperlink r:id="rId333">
              <w:r w:rsidDel="00000000" w:rsidR="00000000" w:rsidRPr="00000000">
                <w:rPr>
                  <w:rFonts w:ascii="Times New Roman" w:cs="Times New Roman" w:eastAsia="Times New Roman" w:hAnsi="Times New Roman"/>
                  <w:color w:val="1155cc"/>
                  <w:u w:val="single"/>
                  <w:rtl w:val="0"/>
                </w:rPr>
                <w:t xml:space="preserve">https://infokripto.poltekssn.ac.id/index.php/infokripto/article/view/126</w:t>
              </w:r>
            </w:hyperlink>
            <w:r w:rsidDel="00000000" w:rsidR="00000000" w:rsidRPr="00000000">
              <w:rPr>
                <w:rtl w:val="0"/>
              </w:rPr>
            </w:r>
          </w:p>
          <w:p w:rsidR="00000000" w:rsidDel="00000000" w:rsidP="00000000" w:rsidRDefault="00000000" w:rsidRPr="00000000" w14:paraId="00001986">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152</w:t>
            </w:r>
          </w:p>
        </w:tc>
        <w:tc>
          <w:tcPr>
            <w:shd w:fill="ffff00" w:val="clear"/>
          </w:tcPr>
          <w:p w:rsidR="00000000" w:rsidDel="00000000" w:rsidP="00000000" w:rsidRDefault="00000000" w:rsidRPr="00000000" w14:paraId="00001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Tiyas Yulita, Susila Windarta, Rahmat Purwoko</w:t>
            </w:r>
          </w:p>
        </w:tc>
        <w:tc>
          <w:tcPr>
            <w:shd w:fill="ffff00" w:val="clear"/>
          </w:tcPr>
          <w:p w:rsidR="00000000" w:rsidDel="00000000" w:rsidP="00000000" w:rsidRDefault="00000000" w:rsidRPr="00000000" w14:paraId="000019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Facttrace: Designing a News Fact-Checking  Tool with Large Language Model</w:t>
            </w:r>
          </w:p>
        </w:tc>
        <w:tc>
          <w:tcPr>
            <w:shd w:fill="ffff00" w:val="clear"/>
          </w:tcPr>
          <w:p w:rsidR="00000000" w:rsidDel="00000000" w:rsidP="00000000" w:rsidRDefault="00000000" w:rsidRPr="00000000" w14:paraId="00001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shd w:fill="ffff00" w:val="clear"/>
          </w:tcPr>
          <w:p w:rsidR="00000000" w:rsidDel="00000000" w:rsidP="00000000" w:rsidRDefault="00000000" w:rsidRPr="00000000" w14:paraId="0000198B">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8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8D">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98E">
            <w:pPr>
              <w:rPr>
                <w:rFonts w:ascii="Times New Roman" w:cs="Times New Roman" w:eastAsia="Times New Roman" w:hAnsi="Times New Roman"/>
              </w:rPr>
            </w:pPr>
            <w:hyperlink r:id="rId334">
              <w:r w:rsidDel="00000000" w:rsidR="00000000" w:rsidRPr="00000000">
                <w:rPr>
                  <w:rFonts w:ascii="Times New Roman" w:cs="Times New Roman" w:eastAsia="Times New Roman" w:hAnsi="Times New Roman"/>
                  <w:color w:val="1155cc"/>
                  <w:u w:val="single"/>
                  <w:rtl w:val="0"/>
                </w:rPr>
                <w:t xml:space="preserve">https://www.scitepress.org/Papers/2025/142708/142708.pdf</w:t>
              </w:r>
            </w:hyperlink>
            <w:r w:rsidDel="00000000" w:rsidR="00000000" w:rsidRPr="00000000">
              <w:rPr>
                <w:rtl w:val="0"/>
              </w:rPr>
            </w:r>
          </w:p>
          <w:p w:rsidR="00000000" w:rsidDel="00000000" w:rsidP="00000000" w:rsidRDefault="00000000" w:rsidRPr="00000000" w14:paraId="0000198F">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153</w:t>
            </w:r>
          </w:p>
        </w:tc>
        <w:tc>
          <w:tcPr>
            <w:shd w:fill="ffff00" w:val="clear"/>
          </w:tcPr>
          <w:p w:rsidR="00000000" w:rsidDel="00000000" w:rsidP="00000000" w:rsidRDefault="00000000" w:rsidRPr="00000000" w14:paraId="00001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Nanang Trianto, Dimas   Febriyan Priambodo, Septia Ulfa Sunaringtyas</w:t>
            </w:r>
          </w:p>
        </w:tc>
        <w:tc>
          <w:tcPr>
            <w:shd w:fill="ffff00" w:val="clear"/>
          </w:tcPr>
          <w:p w:rsidR="00000000" w:rsidDel="00000000" w:rsidP="00000000" w:rsidRDefault="00000000" w:rsidRPr="00000000" w14:paraId="000019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Penetration Testing Learning Module Based on the ADDIE Model</w:t>
            </w:r>
          </w:p>
        </w:tc>
        <w:tc>
          <w:tcPr>
            <w:shd w:fill="ffff00" w:val="clear"/>
          </w:tcPr>
          <w:p w:rsidR="00000000" w:rsidDel="00000000" w:rsidP="00000000" w:rsidRDefault="00000000" w:rsidRPr="00000000" w14:paraId="00001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shd w:fill="ffff00" w:val="clear"/>
          </w:tcPr>
          <w:p w:rsidR="00000000" w:rsidDel="00000000" w:rsidP="00000000" w:rsidRDefault="00000000" w:rsidRPr="00000000" w14:paraId="00001994">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9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96">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997">
            <w:pPr>
              <w:rPr>
                <w:rFonts w:ascii="Times New Roman" w:cs="Times New Roman" w:eastAsia="Times New Roman" w:hAnsi="Times New Roman"/>
              </w:rPr>
            </w:pPr>
            <w:hyperlink r:id="rId335">
              <w:r w:rsidDel="00000000" w:rsidR="00000000" w:rsidRPr="00000000">
                <w:rPr>
                  <w:rFonts w:ascii="Times New Roman" w:cs="Times New Roman" w:eastAsia="Times New Roman" w:hAnsi="Times New Roman"/>
                  <w:color w:val="1155cc"/>
                  <w:u w:val="single"/>
                  <w:rtl w:val="0"/>
                </w:rPr>
                <w:t xml:space="preserve">https://www.scitepress.org/Papers/2025/142661/142661.pdf</w:t>
              </w:r>
            </w:hyperlink>
            <w:r w:rsidDel="00000000" w:rsidR="00000000" w:rsidRPr="00000000">
              <w:rPr>
                <w:rtl w:val="0"/>
              </w:rPr>
            </w:r>
          </w:p>
          <w:p w:rsidR="00000000" w:rsidDel="00000000" w:rsidP="00000000" w:rsidRDefault="00000000" w:rsidRPr="00000000" w14:paraId="00001998">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tc>
        <w:tc>
          <w:tcPr>
            <w:shd w:fill="ffff00" w:val="clear"/>
          </w:tcPr>
          <w:p w:rsidR="00000000" w:rsidDel="00000000" w:rsidP="00000000" w:rsidRDefault="00000000" w:rsidRPr="00000000" w14:paraId="000019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Nanang, Susila, Setio, Jeckson, Rahmat, </w:t>
            </w:r>
          </w:p>
        </w:tc>
        <w:tc>
          <w:tcPr>
            <w:shd w:fill="ffff00" w:val="clear"/>
          </w:tcPr>
          <w:p w:rsidR="00000000" w:rsidDel="00000000" w:rsidP="00000000" w:rsidRDefault="00000000" w:rsidRPr="00000000" w14:paraId="0000199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9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9D">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9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9F">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A0">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t xml:space="preserve">154</w:t>
            </w:r>
          </w:p>
        </w:tc>
        <w:tc>
          <w:tcPr>
            <w:shd w:fill="ffff00" w:val="clear"/>
          </w:tcPr>
          <w:p w:rsidR="00000000" w:rsidDel="00000000" w:rsidP="00000000" w:rsidRDefault="00000000" w:rsidRPr="00000000" w14:paraId="00001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Dimas Febriyan Priambodo, Arizal</w:t>
            </w:r>
          </w:p>
        </w:tc>
        <w:tc>
          <w:tcPr>
            <w:shd w:fill="ffff00" w:val="clear"/>
          </w:tcPr>
          <w:p w:rsidR="00000000" w:rsidDel="00000000" w:rsidP="00000000" w:rsidRDefault="00000000" w:rsidRPr="00000000" w14:paraId="00001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WireGuard and L2TP/IPSec with DNS Sinkhole Using Raspberry Pi</w:t>
            </w:r>
          </w:p>
        </w:tc>
        <w:tc>
          <w:tcPr>
            <w:shd w:fill="ffff00" w:val="clear"/>
          </w:tcPr>
          <w:p w:rsidR="00000000" w:rsidDel="00000000" w:rsidP="00000000" w:rsidRDefault="00000000" w:rsidRPr="00000000" w14:paraId="000019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shd w:fill="ffff00" w:val="clear"/>
          </w:tcPr>
          <w:p w:rsidR="00000000" w:rsidDel="00000000" w:rsidP="00000000" w:rsidRDefault="00000000" w:rsidRPr="00000000" w14:paraId="000019A5">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A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A7">
            <w:pPr>
              <w:ind w:left="155" w:firstLine="0"/>
              <w:rPr>
                <w:b w:val="1"/>
                <w:bCs w:val="1"/>
              </w:rPr>
            </w:pPr>
            <w:r w:rsidDel="00000000" w:rsidR="00000000" w:rsidRPr="00000000">
              <w:rPr>
                <w:rFonts w:ascii="Arial Unicode MS" w:cs="Arial Unicode MS" w:eastAsia="Arial Unicode MS" w:hAnsi="Arial Unicode MS"/>
                <w:b w:val="1"/>
                <w:bCs w:val="1"/>
                <w:rtl w:val="0"/>
              </w:rPr>
              <w:t xml:space="preserve">√</w:t>
            </w:r>
          </w:p>
        </w:tc>
        <w:tc>
          <w:tcPr>
            <w:shd w:fill="ffff00" w:val="clear"/>
          </w:tcPr>
          <w:p w:rsidR="00000000" w:rsidDel="00000000" w:rsidP="00000000" w:rsidRDefault="00000000" w:rsidRPr="00000000" w14:paraId="000019A8">
            <w:pPr>
              <w:rPr>
                <w:rFonts w:ascii="Times New Roman" w:cs="Times New Roman" w:eastAsia="Times New Roman" w:hAnsi="Times New Roman"/>
              </w:rPr>
            </w:pPr>
            <w:hyperlink r:id="rId336">
              <w:r w:rsidDel="00000000" w:rsidR="00000000" w:rsidRPr="00000000">
                <w:rPr>
                  <w:rFonts w:ascii="Times New Roman" w:cs="Times New Roman" w:eastAsia="Times New Roman" w:hAnsi="Times New Roman"/>
                  <w:color w:val="1155cc"/>
                  <w:u w:val="single"/>
                  <w:rtl w:val="0"/>
                </w:rPr>
                <w:t xml:space="preserve">https://www.scitepress.org/Papers/2025/142725/142725.pdf</w:t>
              </w:r>
            </w:hyperlink>
            <w:r w:rsidDel="00000000" w:rsidR="00000000" w:rsidRPr="00000000">
              <w:rPr>
                <w:rtl w:val="0"/>
              </w:rPr>
            </w:r>
          </w:p>
          <w:p w:rsidR="00000000" w:rsidDel="00000000" w:rsidP="00000000" w:rsidRDefault="00000000" w:rsidRPr="00000000" w14:paraId="000019A9">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tc>
        <w:tc>
          <w:tcPr>
            <w:shd w:fill="ffff00" w:val="clear"/>
          </w:tcPr>
          <w:p w:rsidR="00000000" w:rsidDel="00000000" w:rsidP="00000000" w:rsidRDefault="00000000" w:rsidRPr="00000000" w14:paraId="000019A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A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A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AE">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A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B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B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tc>
        <w:tc>
          <w:tcPr>
            <w:shd w:fill="ffff00" w:val="clear"/>
          </w:tcPr>
          <w:p w:rsidR="00000000" w:rsidDel="00000000" w:rsidP="00000000" w:rsidRDefault="00000000" w:rsidRPr="00000000" w14:paraId="000019B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B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B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B6">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B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B8">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B9">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tc>
        <w:tc>
          <w:tcPr>
            <w:shd w:fill="ffff00" w:val="clear"/>
          </w:tcPr>
          <w:p w:rsidR="00000000" w:rsidDel="00000000" w:rsidP="00000000" w:rsidRDefault="00000000" w:rsidRPr="00000000" w14:paraId="000019B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B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B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BE">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B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C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C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tc>
        <w:tc>
          <w:tcPr>
            <w:shd w:fill="ffff00" w:val="clear"/>
          </w:tcPr>
          <w:p w:rsidR="00000000" w:rsidDel="00000000" w:rsidP="00000000" w:rsidRDefault="00000000" w:rsidRPr="00000000" w14:paraId="000019C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C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C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C6">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C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C8">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C9">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tc>
        <w:tc>
          <w:tcPr>
            <w:shd w:fill="ffff00" w:val="clear"/>
          </w:tcPr>
          <w:p w:rsidR="00000000" w:rsidDel="00000000" w:rsidP="00000000" w:rsidRDefault="00000000" w:rsidRPr="00000000" w14:paraId="000019C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C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C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CE">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C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D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D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tc>
        <w:tc>
          <w:tcPr>
            <w:shd w:fill="ffff00" w:val="clear"/>
          </w:tcPr>
          <w:p w:rsidR="00000000" w:rsidDel="00000000" w:rsidP="00000000" w:rsidRDefault="00000000" w:rsidRPr="00000000" w14:paraId="000019D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D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D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D6">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D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D8">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D9">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 w:right="0" w:firstLine="0"/>
              <w:jc w:val="center"/>
              <w:rPr/>
            </w:pPr>
            <w:r w:rsidDel="00000000" w:rsidR="00000000" w:rsidRPr="00000000">
              <w:rPr>
                <w:rtl w:val="0"/>
              </w:rPr>
            </w:r>
          </w:p>
        </w:tc>
        <w:tc>
          <w:tcPr>
            <w:shd w:fill="ffff00" w:val="clear"/>
          </w:tcPr>
          <w:p w:rsidR="00000000" w:rsidDel="00000000" w:rsidP="00000000" w:rsidRDefault="00000000" w:rsidRPr="00000000" w14:paraId="000019D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D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D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DE">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D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E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E1">
            <w:pPr>
              <w:rPr>
                <w:rFonts w:ascii="Times New Roman" w:cs="Times New Roman" w:eastAsia="Times New Roman" w:hAnsi="Times New Roman"/>
              </w:rPr>
            </w:pPr>
            <w:r w:rsidDel="00000000" w:rsidR="00000000" w:rsidRPr="00000000">
              <w:rPr>
                <w:rtl w:val="0"/>
              </w:rPr>
            </w:r>
          </w:p>
        </w:tc>
      </w:tr>
      <w:tr>
        <w:trPr>
          <w:cantSplit w:val="0"/>
          <w:trHeight w:val="605.9570312499999" w:hRule="atLeast"/>
          <w:tblHeader w:val="0"/>
        </w:trPr>
        <w:tc>
          <w:tcPr>
            <w:gridSpan w:val="4"/>
            <w:shd w:fill="a6a6a6" w:val="clear"/>
          </w:tcPr>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3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Publikasi</w:t>
            </w:r>
          </w:p>
        </w:tc>
        <w:tc>
          <w:tcPr>
            <w:shd w:fill="ffff00" w:val="clear"/>
          </w:tcPr>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9E9">
            <w:pPr>
              <w:spacing w:after="40" w:before="73" w:lineRule="auto"/>
              <w:ind w:left="2526" w:right="2543" w:firstLine="0"/>
              <w:jc w:val="center"/>
              <w:rPr>
                <w:b w:val="1"/>
                <w:bCs w:val="1"/>
              </w:rPr>
            </w:pPr>
            <w:r w:rsidDel="00000000" w:rsidR="00000000" w:rsidRPr="00000000">
              <w:rPr>
                <w:rtl w:val="0"/>
              </w:rPr>
            </w:r>
          </w:p>
          <w:tbl>
            <w:tblPr>
              <w:tblStyle w:val="Table26"/>
              <w:tblW w:w="11340.0" w:type="dxa"/>
              <w:jc w:val="left"/>
              <w:tblInd w:w="22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2110.0000000000005"/>
              <w:gridCol w:w="3215"/>
              <w:gridCol w:w="750"/>
              <w:gridCol w:w="1080"/>
              <w:gridCol w:w="990"/>
              <w:gridCol w:w="1020"/>
              <w:gridCol w:w="1560"/>
              <w:tblGridChange w:id="0">
                <w:tblGrid>
                  <w:gridCol w:w="615"/>
                  <w:gridCol w:w="2110.0000000000005"/>
                  <w:gridCol w:w="3215"/>
                  <w:gridCol w:w="750"/>
                  <w:gridCol w:w="1080"/>
                  <w:gridCol w:w="990"/>
                  <w:gridCol w:w="1020"/>
                  <w:gridCol w:w="1560"/>
                </w:tblGrid>
              </w:tblGridChange>
            </w:tblGrid>
            <w:tr>
              <w:trPr>
                <w:cantSplit w:val="0"/>
                <w:trHeight w:val="321" w:hRule="atLeast"/>
                <w:tblHeader w:val="0"/>
              </w:trPr>
              <w:tc>
                <w:tcPr>
                  <w:shd w:fill="ffff00" w:val="clear"/>
                </w:tcPr>
                <w:p w:rsidR="00000000" w:rsidDel="00000000" w:rsidP="00000000" w:rsidRDefault="00000000" w:rsidRPr="00000000" w14:paraId="000019EA">
                  <w:pPr>
                    <w:spacing w:before="16" w:lineRule="auto"/>
                    <w:ind w:left="7" w:firstLine="0"/>
                    <w:jc w:val="center"/>
                    <w:rPr/>
                  </w:pPr>
                  <w:r w:rsidDel="00000000" w:rsidR="00000000" w:rsidRPr="00000000">
                    <w:rPr>
                      <w:rtl w:val="0"/>
                    </w:rPr>
                  </w:r>
                </w:p>
              </w:tc>
              <w:tc>
                <w:tcPr>
                  <w:shd w:fill="ffff00" w:val="clear"/>
                </w:tcPr>
                <w:p w:rsidR="00000000" w:rsidDel="00000000" w:rsidP="00000000" w:rsidRDefault="00000000" w:rsidRPr="00000000" w14:paraId="000019E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E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E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EE">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EF">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F0">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F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F2">
                  <w:pPr>
                    <w:spacing w:before="16" w:lineRule="auto"/>
                    <w:ind w:left="7" w:firstLine="0"/>
                    <w:jc w:val="center"/>
                    <w:rPr/>
                  </w:pPr>
                  <w:r w:rsidDel="00000000" w:rsidR="00000000" w:rsidRPr="00000000">
                    <w:rPr>
                      <w:rtl w:val="0"/>
                    </w:rPr>
                  </w:r>
                </w:p>
              </w:tc>
              <w:tc>
                <w:tcPr>
                  <w:shd w:fill="ffff00" w:val="clear"/>
                </w:tcPr>
                <w:p w:rsidR="00000000" w:rsidDel="00000000" w:rsidP="00000000" w:rsidRDefault="00000000" w:rsidRPr="00000000" w14:paraId="000019F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F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F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F6">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9F7">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F8">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F9">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9FA">
                  <w:pPr>
                    <w:spacing w:before="16" w:lineRule="auto"/>
                    <w:ind w:left="7" w:firstLine="0"/>
                    <w:jc w:val="center"/>
                    <w:rPr/>
                  </w:pPr>
                  <w:r w:rsidDel="00000000" w:rsidR="00000000" w:rsidRPr="00000000">
                    <w:rPr>
                      <w:rtl w:val="0"/>
                    </w:rPr>
                  </w:r>
                </w:p>
              </w:tc>
              <w:tc>
                <w:tcPr>
                  <w:shd w:fill="ffff00" w:val="clear"/>
                </w:tcPr>
                <w:p w:rsidR="00000000" w:rsidDel="00000000" w:rsidP="00000000" w:rsidRDefault="00000000" w:rsidRPr="00000000" w14:paraId="000019F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F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F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F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9FF">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A00">
                  <w:pPr>
                    <w:ind w:left="155" w:firstLine="0"/>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0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02">
                  <w:pPr>
                    <w:spacing w:before="16" w:lineRule="auto"/>
                    <w:ind w:left="7" w:firstLine="0"/>
                    <w:jc w:val="center"/>
                    <w:rPr/>
                  </w:pPr>
                  <w:r w:rsidDel="00000000" w:rsidR="00000000" w:rsidRPr="00000000">
                    <w:rPr>
                      <w:rtl w:val="0"/>
                    </w:rPr>
                  </w:r>
                </w:p>
              </w:tc>
              <w:tc>
                <w:tcPr>
                  <w:shd w:fill="ffff00" w:val="clear"/>
                </w:tcPr>
                <w:p w:rsidR="00000000" w:rsidDel="00000000" w:rsidP="00000000" w:rsidRDefault="00000000" w:rsidRPr="00000000" w14:paraId="00001A0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0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0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0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07">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A08">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A09">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0A">
                  <w:pPr>
                    <w:spacing w:before="16" w:lineRule="auto"/>
                    <w:ind w:left="7" w:firstLine="0"/>
                    <w:jc w:val="center"/>
                    <w:rPr/>
                  </w:pPr>
                  <w:r w:rsidDel="00000000" w:rsidR="00000000" w:rsidRPr="00000000">
                    <w:rPr>
                      <w:rtl w:val="0"/>
                    </w:rPr>
                  </w:r>
                </w:p>
              </w:tc>
              <w:tc>
                <w:tcPr>
                  <w:shd w:fill="ffff00" w:val="clear"/>
                </w:tcPr>
                <w:p w:rsidR="00000000" w:rsidDel="00000000" w:rsidP="00000000" w:rsidRDefault="00000000" w:rsidRPr="00000000" w14:paraId="00001A0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0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0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0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0F">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A1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A1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12">
                  <w:pPr>
                    <w:spacing w:before="16" w:lineRule="auto"/>
                    <w:ind w:left="7" w:firstLine="0"/>
                    <w:jc w:val="center"/>
                    <w:rPr/>
                  </w:pPr>
                  <w:r w:rsidDel="00000000" w:rsidR="00000000" w:rsidRPr="00000000">
                    <w:rPr>
                      <w:rtl w:val="0"/>
                    </w:rPr>
                  </w:r>
                </w:p>
              </w:tc>
              <w:tc>
                <w:tcPr>
                  <w:shd w:fill="ffff00" w:val="clear"/>
                </w:tcPr>
                <w:p w:rsidR="00000000" w:rsidDel="00000000" w:rsidP="00000000" w:rsidRDefault="00000000" w:rsidRPr="00000000" w14:paraId="00001A1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1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1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1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17">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A18">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A19">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1A">
                  <w:pPr>
                    <w:spacing w:before="16" w:lineRule="auto"/>
                    <w:ind w:left="7" w:firstLine="0"/>
                    <w:jc w:val="center"/>
                    <w:rPr/>
                  </w:pPr>
                  <w:r w:rsidDel="00000000" w:rsidR="00000000" w:rsidRPr="00000000">
                    <w:rPr>
                      <w:rtl w:val="0"/>
                    </w:rPr>
                  </w:r>
                </w:p>
              </w:tc>
              <w:tc>
                <w:tcPr>
                  <w:shd w:fill="ffff00" w:val="clear"/>
                </w:tcPr>
                <w:p w:rsidR="00000000" w:rsidDel="00000000" w:rsidP="00000000" w:rsidRDefault="00000000" w:rsidRPr="00000000" w14:paraId="00001A1B">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1C">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1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1E">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1F">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A20">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A21">
                  <w:pPr>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22">
                  <w:pPr>
                    <w:spacing w:before="16" w:lineRule="auto"/>
                    <w:ind w:left="7" w:firstLine="0"/>
                    <w:jc w:val="center"/>
                    <w:rPr/>
                  </w:pPr>
                  <w:r w:rsidDel="00000000" w:rsidR="00000000" w:rsidRPr="00000000">
                    <w:rPr>
                      <w:rtl w:val="0"/>
                    </w:rPr>
                  </w:r>
                </w:p>
              </w:tc>
              <w:tc>
                <w:tcPr>
                  <w:shd w:fill="ffff00" w:val="clear"/>
                </w:tcPr>
                <w:p w:rsidR="00000000" w:rsidDel="00000000" w:rsidP="00000000" w:rsidRDefault="00000000" w:rsidRPr="00000000" w14:paraId="00001A23">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24">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25">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26">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A27">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A28">
                  <w:pPr>
                    <w:ind w:left="155" w:firstLine="0"/>
                    <w:rPr>
                      <w:b w:val="1"/>
                      <w:bCs w:val="1"/>
                    </w:rPr>
                  </w:pPr>
                  <w:r w:rsidDel="00000000" w:rsidR="00000000" w:rsidRPr="00000000">
                    <w:rPr>
                      <w:rtl w:val="0"/>
                    </w:rPr>
                  </w:r>
                </w:p>
              </w:tc>
              <w:tc>
                <w:tcPr>
                  <w:shd w:fill="ffff00" w:val="clear"/>
                </w:tcPr>
                <w:p w:rsidR="00000000" w:rsidDel="00000000" w:rsidP="00000000" w:rsidRDefault="00000000" w:rsidRPr="00000000" w14:paraId="00001A2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A2A">
            <w:pPr>
              <w:spacing w:before="2" w:lineRule="auto"/>
              <w:ind w:left="2246"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Keterangan:</w:t>
      </w:r>
    </w:p>
    <w:p w:rsidR="00000000" w:rsidDel="00000000" w:rsidP="00000000" w:rsidRDefault="00000000" w:rsidRPr="00000000" w14:paraId="00001A2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491"/>
        </w:tabs>
        <w:spacing w:after="0" w:before="37" w:line="240" w:lineRule="auto"/>
        <w:ind w:left="2490" w:right="0" w:hanging="24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 Internasional Bereputasi, I: Internasional tidak Bereputasi</w:t>
      </w:r>
    </w:p>
    <w:p w:rsidR="00000000" w:rsidDel="00000000" w:rsidP="00000000" w:rsidRDefault="00000000" w:rsidRPr="00000000" w14:paraId="00001A2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494"/>
        </w:tabs>
        <w:spacing w:after="0" w:before="38" w:line="240" w:lineRule="auto"/>
        <w:ind w:left="2493" w:right="0" w:hanging="24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Jurnal Sinta 1, S2: Jurnal Sinta 2, S3: Jurnal Sinta 3, S4: Jurnal Sinta 4, T: Tidak Terakreditasi</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1A2F">
      <w:pPr>
        <w:spacing w:after="37" w:lineRule="auto"/>
        <w:ind w:left="2526" w:right="2544" w:firstLine="0"/>
        <w:jc w:val="center"/>
        <w:rPr>
          <w:b w:val="1"/>
          <w:bCs w:val="1"/>
        </w:rPr>
      </w:pPr>
      <w:commentRangeStart w:id="39"/>
      <w:r w:rsidDel="00000000" w:rsidR="00000000" w:rsidRPr="00000000">
        <w:rPr>
          <w:b w:val="1"/>
          <w:bCs w:val="1"/>
          <w:rtl w:val="0"/>
        </w:rPr>
        <w:t xml:space="preserve">Tabel</w:t>
      </w:r>
      <w:commentRangeEnd w:id="39"/>
      <w:r w:rsidDel="00000000" w:rsidR="00000000" w:rsidRPr="00000000">
        <w:commentReference w:id="39"/>
      </w:r>
      <w:r w:rsidDel="00000000" w:rsidR="00000000" w:rsidRPr="00000000">
        <w:rPr>
          <w:b w:val="1"/>
          <w:bCs w:val="1"/>
          <w:rtl w:val="0"/>
        </w:rPr>
        <w:t xml:space="preserve"> 3.C.3 Perolehan HKI (</w:t>
      </w:r>
      <w:r w:rsidDel="00000000" w:rsidR="00000000" w:rsidRPr="00000000">
        <w:rPr>
          <w:b w:val="1"/>
          <w:bCs w:val="1"/>
          <w:i w:val="1"/>
          <w:iCs w:val="1"/>
          <w:rtl w:val="0"/>
        </w:rPr>
        <w:t xml:space="preserve">Granted</w:t>
      </w:r>
      <w:r w:rsidDel="00000000" w:rsidR="00000000" w:rsidRPr="00000000">
        <w:rPr>
          <w:b w:val="1"/>
          <w:bCs w:val="1"/>
          <w:rtl w:val="0"/>
        </w:rPr>
        <w:t xml:space="preserve">)</w:t>
      </w:r>
    </w:p>
    <w:tbl>
      <w:tblPr>
        <w:tblStyle w:val="Table27"/>
        <w:tblW w:w="11160.0" w:type="dxa"/>
        <w:jc w:val="left"/>
        <w:tblInd w:w="2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515"/>
        <w:gridCol w:w="1245"/>
        <w:gridCol w:w="1635"/>
        <w:gridCol w:w="1305"/>
        <w:gridCol w:w="1305"/>
        <w:gridCol w:w="1305"/>
        <w:gridCol w:w="2055"/>
        <w:tblGridChange w:id="0">
          <w:tblGrid>
            <w:gridCol w:w="795"/>
            <w:gridCol w:w="1515"/>
            <w:gridCol w:w="1245"/>
            <w:gridCol w:w="1635"/>
            <w:gridCol w:w="1305"/>
            <w:gridCol w:w="1305"/>
            <w:gridCol w:w="1305"/>
            <w:gridCol w:w="2055"/>
          </w:tblGrid>
        </w:tblGridChange>
      </w:tblGrid>
      <w:tr>
        <w:trPr>
          <w:cantSplit w:val="0"/>
          <w:trHeight w:val="417" w:hRule="atLeast"/>
          <w:tblHeader w:val="0"/>
        </w:trPr>
        <w:tc>
          <w:tcPr>
            <w:vMerge w:val="restart"/>
            <w:shd w:fill="a6a6a6" w:val="clear"/>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24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p>
        </w:tc>
        <w:tc>
          <w:tcPr>
            <w:vMerge w:val="restart"/>
            <w:shd w:fill="a6a6a6" w:val="clear"/>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43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Judul</w:t>
            </w:r>
          </w:p>
        </w:tc>
        <w:tc>
          <w:tcPr>
            <w:vMerge w:val="restart"/>
            <w:shd w:fill="a6a6a6" w:val="clear"/>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15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Jenis HKI</w:t>
            </w:r>
          </w:p>
        </w:tc>
        <w:tc>
          <w:tcPr>
            <w:vMerge w:val="restart"/>
            <w:shd w:fill="a6a6a6" w:val="clear"/>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18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DTPR</w:t>
            </w:r>
          </w:p>
        </w:tc>
        <w:tc>
          <w:tcPr>
            <w:gridSpan w:val="3"/>
            <w:shd w:fill="a6a6a6" w:val="clear"/>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Tahun Perolehan (Beri Tanda √)</w:t>
            </w:r>
          </w:p>
        </w:tc>
        <w:tc>
          <w:tcPr>
            <w:vMerge w:val="restart"/>
            <w:tcBorders>
              <w:top w:color="000000" w:space="0" w:sz="0" w:val="nil"/>
            </w:tcBorders>
            <w:shd w:fill="a6a6a6" w:val="clear"/>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12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292" w:hRule="atLeast"/>
          <w:tblHeader w:val="0"/>
        </w:trPr>
        <w:tc>
          <w:tcPr>
            <w:vMerge w:val="continue"/>
            <w:shd w:fill="a6a6a6" w:val="clear"/>
          </w:tcPr>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1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commentRangeStart w:id="4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commentRangeEnd w:id="40"/>
            <w:r w:rsidDel="00000000" w:rsidR="00000000" w:rsidRPr="00000000">
              <w:commentReference w:id="40"/>
            </w:r>
            <w:r w:rsidDel="00000000" w:rsidR="00000000" w:rsidRPr="00000000">
              <w:rPr>
                <w:rtl w:val="0"/>
              </w:rPr>
            </w:r>
          </w:p>
        </w:tc>
        <w:tc>
          <w:tcPr>
            <w:shd w:fill="a6a6a6" w:val="clear"/>
          </w:tcPr>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1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r w:rsidDel="00000000" w:rsidR="00000000" w:rsidRPr="00000000">
              <w:rPr>
                <w:rtl w:val="0"/>
              </w:rPr>
            </w:r>
          </w:p>
        </w:tc>
        <w:tc>
          <w:tcPr>
            <w:shd w:fill="a6a6a6" w:val="clear"/>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99" w:right="478"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r w:rsidDel="00000000" w:rsidR="00000000" w:rsidRPr="00000000">
              <w:rPr>
                <w:rtl w:val="0"/>
              </w:rPr>
            </w:r>
          </w:p>
        </w:tc>
        <w:tc>
          <w:tcPr>
            <w:vMerge w:val="continue"/>
            <w:tcBorders>
              <w:top w:color="000000" w:space="0" w:sz="0" w:val="nil"/>
            </w:tcBorders>
            <w:shd w:fill="a6a6a6" w:val="clear"/>
          </w:tcPr>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tcBorders>
              <w:bottom w:color="000000" w:space="0" w:sz="6" w:val="single"/>
            </w:tcBorders>
            <w:shd w:fill="ffff00" w:val="clear"/>
          </w:tcPr>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commentRangeStart w:id="41"/>
            <w:r w:rsidDel="00000000" w:rsidR="00000000" w:rsidRPr="00000000">
              <w:rPr>
                <w:rFonts w:ascii="Times New Roman" w:cs="Times New Roman" w:eastAsia="Times New Roman" w:hAnsi="Times New Roman"/>
                <w:b w:val="1"/>
                <w:bCs w:val="1"/>
                <w:rtl w:val="0"/>
              </w:rPr>
              <w:t xml:space="preserve">Pembangkit Bilangan Acak Berbasis Chaotic Ring Oscillator Guna Aplikasi Kriptografi</w:t>
            </w:r>
          </w:p>
        </w:tc>
        <w:tc>
          <w:tcPr>
            <w:tcBorders>
              <w:bottom w:color="000000" w:space="0" w:sz="6" w:val="single"/>
            </w:tcBorders>
            <w:shd w:fill="ffff00" w:val="clear"/>
          </w:tcPr>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commentRangeEnd w:id="41"/>
            <w:r w:rsidDel="00000000" w:rsidR="00000000" w:rsidRPr="00000000">
              <w:commentReference w:id="41"/>
            </w:r>
            <w:r w:rsidDel="00000000" w:rsidR="00000000" w:rsidRPr="00000000">
              <w:rPr>
                <w:rFonts w:ascii="Times New Roman" w:cs="Times New Roman" w:eastAsia="Times New Roman" w:hAnsi="Times New Roman"/>
                <w:rtl w:val="0"/>
              </w:rPr>
              <w:t xml:space="preserve">Paten (On Progress)</w:t>
            </w: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Magfirawaty</w:t>
            </w: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1A44">
            <w:pP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37">
              <w:r w:rsidDel="00000000" w:rsidR="00000000" w:rsidRPr="00000000">
                <w:rPr>
                  <w:rFonts w:ascii="Times New Roman" w:cs="Times New Roman" w:eastAsia="Times New Roman" w:hAnsi="Times New Roman"/>
                  <w:color w:val="1155cc"/>
                  <w:u w:val="single"/>
                  <w:rtl w:val="0"/>
                </w:rPr>
                <w:t xml:space="preserve">https://drive.google.com/drive/folders/18cnIrPKKKUdTS8F2Ad9Q-mJ7rPrS-sN9?usp=sharing</w:t>
              </w:r>
            </w:hyperlink>
            <w:r w:rsidDel="00000000" w:rsidR="00000000" w:rsidRPr="00000000">
              <w:rPr>
                <w:rtl w:val="0"/>
              </w:rPr>
            </w:r>
          </w:p>
        </w:tc>
      </w:tr>
      <w:tr>
        <w:trPr>
          <w:cantSplit w:val="0"/>
          <w:trHeight w:val="316" w:hRule="atLeast"/>
          <w:tblHeader w:val="0"/>
        </w:trPr>
        <w:tc>
          <w:tcPr>
            <w:tcBorders>
              <w:bottom w:color="000000" w:space="0" w:sz="6" w:val="single"/>
            </w:tcBorders>
            <w:shd w:fill="ffff00" w:val="clear"/>
          </w:tcPr>
          <w:p w:rsidR="00000000" w:rsidDel="00000000" w:rsidP="00000000" w:rsidRDefault="00000000" w:rsidRPr="00000000" w14:paraId="00001A48">
            <w:pPr>
              <w:spacing w:before="14" w:lineRule="auto"/>
              <w:ind w:right="323"/>
              <w:jc w:val="right"/>
              <w:rPr/>
            </w:pPr>
            <w:r w:rsidDel="00000000" w:rsidR="00000000" w:rsidRPr="00000000">
              <w:rPr>
                <w:rtl w:val="0"/>
              </w:rPr>
              <w:t xml:space="preserve">1</w:t>
            </w:r>
          </w:p>
        </w:tc>
        <w:tc>
          <w:tcPr>
            <w:tcBorders>
              <w:bottom w:color="000000" w:space="0" w:sz="6" w:val="single"/>
            </w:tcBorders>
            <w:shd w:fill="ffff00" w:val="clear"/>
          </w:tcPr>
          <w:p w:rsidR="00000000" w:rsidDel="00000000" w:rsidP="00000000" w:rsidRDefault="00000000" w:rsidRPr="00000000" w14:paraId="00001A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Forensik Digital</w:t>
            </w:r>
          </w:p>
        </w:tc>
        <w:tc>
          <w:tcPr>
            <w:tcBorders>
              <w:bottom w:color="000000" w:space="0" w:sz="6" w:val="single"/>
            </w:tcBorders>
            <w:shd w:fill="ffff00" w:val="clear"/>
          </w:tcPr>
          <w:p w:rsidR="00000000" w:rsidDel="00000000" w:rsidP="00000000" w:rsidRDefault="00000000" w:rsidRPr="00000000" w14:paraId="00001A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Hak cipta program komputer</w:t>
            </w:r>
          </w:p>
        </w:tc>
        <w:tc>
          <w:tcPr>
            <w:tcBorders>
              <w:bottom w:color="000000" w:space="0" w:sz="6" w:val="single"/>
            </w:tcBorders>
            <w:shd w:fill="ffff00" w:val="clear"/>
          </w:tcPr>
          <w:p w:rsidR="00000000" w:rsidDel="00000000" w:rsidP="00000000" w:rsidRDefault="00000000" w:rsidRPr="00000000" w14:paraId="00001A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Magfirawaty</w:t>
            </w:r>
          </w:p>
        </w:tc>
        <w:tc>
          <w:tcPr>
            <w:tcBorders>
              <w:bottom w:color="000000" w:space="0" w:sz="6" w:val="single"/>
            </w:tcBorders>
            <w:shd w:fill="ffff00" w:val="clear"/>
          </w:tcPr>
          <w:p w:rsidR="00000000" w:rsidDel="00000000" w:rsidP="00000000" w:rsidRDefault="00000000" w:rsidRPr="00000000" w14:paraId="00001A4C">
            <w:pP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1A4D">
            <w:pPr>
              <w:rPr>
                <w:rFonts w:ascii="Times New Roman" w:cs="Times New Roman" w:eastAsia="Times New Roman" w:hAnsi="Times New Roman"/>
              </w:rPr>
            </w:pP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1A4E">
            <w:pPr>
              <w:rPr>
                <w:rFonts w:ascii="Times New Roman" w:cs="Times New Roman" w:eastAsia="Times New Roman" w:hAnsi="Times New Roman"/>
              </w:rPr>
            </w:pPr>
            <w:r w:rsidDel="00000000" w:rsidR="00000000" w:rsidRPr="00000000">
              <w:rPr>
                <w:rtl w:val="0"/>
              </w:rPr>
            </w:r>
          </w:p>
        </w:tc>
        <w:tc>
          <w:tcPr>
            <w:tcBorders>
              <w:bottom w:color="000000" w:space="0" w:sz="6" w:val="single"/>
            </w:tcBorders>
            <w:shd w:fill="ffff00" w:val="clear"/>
          </w:tcPr>
          <w:p w:rsidR="00000000" w:rsidDel="00000000" w:rsidP="00000000" w:rsidRDefault="00000000" w:rsidRPr="00000000" w14:paraId="00001A4F">
            <w:pPr>
              <w:rPr>
                <w:rFonts w:ascii="Times New Roman" w:cs="Times New Roman" w:eastAsia="Times New Roman" w:hAnsi="Times New Roman"/>
              </w:rPr>
            </w:pPr>
            <w:hyperlink r:id="rId338">
              <w:r w:rsidDel="00000000" w:rsidR="00000000" w:rsidRPr="00000000">
                <w:rPr>
                  <w:rFonts w:ascii="Times New Roman" w:cs="Times New Roman" w:eastAsia="Times New Roman" w:hAnsi="Times New Roman"/>
                  <w:color w:val="1155cc"/>
                  <w:u w:val="single"/>
                  <w:rtl w:val="0"/>
                </w:rPr>
                <w:t xml:space="preserve">https://drive.google.com/file/d/1CR8JI3nJU39z4Z85usVrE6hpZvU6bhCq/view?usp=drive_link</w:t>
              </w:r>
            </w:hyperlink>
            <w:r w:rsidDel="00000000" w:rsidR="00000000" w:rsidRPr="00000000">
              <w:rPr>
                <w:rFonts w:ascii="Times New Roman" w:cs="Times New Roman" w:eastAsia="Times New Roman" w:hAnsi="Times New Roman"/>
                <w:rtl w:val="0"/>
              </w:rPr>
              <w:t xml:space="preserve"> </w:t>
            </w:r>
          </w:p>
        </w:tc>
      </w:tr>
      <w:tr>
        <w:trPr>
          <w:cantSplit w:val="0"/>
          <w:trHeight w:val="318" w:hRule="atLeast"/>
          <w:tblHeader w:val="0"/>
        </w:trPr>
        <w:tc>
          <w:tcPr>
            <w:tcBorders>
              <w:top w:color="000000" w:space="0" w:sz="6" w:val="single"/>
            </w:tcBorders>
            <w:shd w:fill="ffff00" w:val="clear"/>
          </w:tcPr>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tcBorders>
              <w:top w:color="000000" w:space="0" w:sz="6" w:val="single"/>
            </w:tcBorders>
            <w:shd w:fill="ffff00" w:val="clear"/>
          </w:tcPr>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commentRangeStart w:id="42"/>
            <w:commentRangeStart w:id="43"/>
            <w:r w:rsidDel="00000000" w:rsidR="00000000" w:rsidRPr="00000000">
              <w:rPr>
                <w:rFonts w:ascii="Times New Roman" w:cs="Times New Roman" w:eastAsia="Times New Roman" w:hAnsi="Times New Roman"/>
                <w:rtl w:val="0"/>
              </w:rPr>
              <w:t xml:space="preserve">Sistem Informasi Perhitungan HPP Batu Bara</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tc>
        <w:tc>
          <w:tcPr>
            <w:tcBorders>
              <w:top w:color="000000" w:space="0" w:sz="6" w:val="single"/>
            </w:tcBorders>
            <w:shd w:fill="ffff00" w:val="clear"/>
          </w:tcPr>
          <w:p w:rsidR="00000000" w:rsidDel="00000000" w:rsidP="00000000" w:rsidRDefault="00000000" w:rsidRPr="00000000" w14:paraId="00001A52">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Hak cipta program komputer</w:t>
            </w:r>
            <w:r w:rsidDel="00000000" w:rsidR="00000000" w:rsidRPr="00000000">
              <w:rPr>
                <w:rtl w:val="0"/>
              </w:rPr>
            </w:r>
          </w:p>
        </w:tc>
        <w:tc>
          <w:tcPr>
            <w:tcBorders>
              <w:top w:color="000000" w:space="0" w:sz="6" w:val="single"/>
            </w:tcBorders>
            <w:shd w:fill="ffff00" w:val="clear"/>
          </w:tcPr>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Dimas Febriyan Primabodo</w:t>
            </w:r>
            <w:r w:rsidDel="00000000" w:rsidR="00000000" w:rsidRPr="00000000">
              <w:rPr>
                <w:rtl w:val="0"/>
              </w:rPr>
            </w:r>
          </w:p>
        </w:tc>
        <w:tc>
          <w:tcPr>
            <w:tcBorders>
              <w:top w:color="000000" w:space="0" w:sz="6" w:val="single"/>
            </w:tcBorders>
            <w:shd w:fill="ffff00" w:val="clear"/>
          </w:tcPr>
          <w:p w:rsidR="00000000" w:rsidDel="00000000" w:rsidP="00000000" w:rsidRDefault="00000000" w:rsidRPr="00000000" w14:paraId="00001A54">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tcBorders>
              <w:top w:color="000000" w:space="0" w:sz="6" w:val="single"/>
            </w:tcBorders>
            <w:shd w:fill="ffff00" w:val="clear"/>
          </w:tcPr>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shd w:fill="ffff00" w:val="clear"/>
          </w:tcPr>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shd w:fill="ffff00" w:val="clear"/>
          </w:tcPr>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39">
              <w:r w:rsidDel="00000000" w:rsidR="00000000" w:rsidRPr="00000000">
                <w:rPr>
                  <w:rFonts w:ascii="Times New Roman" w:cs="Times New Roman" w:eastAsia="Times New Roman" w:hAnsi="Times New Roman"/>
                  <w:color w:val="1155cc"/>
                  <w:u w:val="single"/>
                  <w:rtl w:val="0"/>
                </w:rPr>
                <w:t xml:space="preserve">https://drive.google.com/file/d/1F8v6jonqCW1jCCLBvbw9qOgLZLv5n5lo/view?usp=drive_link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shd w:fill="ffff00" w:val="clear"/>
          </w:tcPr>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Belajar SDAP</w:t>
            </w:r>
            <w:r w:rsidDel="00000000" w:rsidR="00000000" w:rsidRPr="00000000">
              <w:rPr>
                <w:rtl w:val="0"/>
              </w:rPr>
            </w:r>
          </w:p>
        </w:tc>
        <w:tc>
          <w:tcPr>
            <w:shd w:fill="ffff00" w:val="clear"/>
          </w:tcPr>
          <w:p w:rsidR="00000000" w:rsidDel="00000000" w:rsidP="00000000" w:rsidRDefault="00000000" w:rsidRPr="00000000" w14:paraId="00001A5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Hak cipta program komputer</w:t>
            </w:r>
            <w:r w:rsidDel="00000000" w:rsidR="00000000" w:rsidRPr="00000000">
              <w:rPr>
                <w:rtl w:val="0"/>
              </w:rPr>
            </w:r>
          </w:p>
        </w:tc>
        <w:tc>
          <w:tcPr>
            <w:shd w:fill="ffff00" w:val="clear"/>
          </w:tcPr>
          <w:p w:rsidR="00000000" w:rsidDel="00000000" w:rsidP="00000000" w:rsidRDefault="00000000" w:rsidRPr="00000000" w14:paraId="00001A5B">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R Budiarto Hadiprakoso</w:t>
            </w:r>
            <w:r w:rsidDel="00000000" w:rsidR="00000000" w:rsidRPr="00000000">
              <w:rPr>
                <w:rtl w:val="0"/>
              </w:rPr>
            </w:r>
          </w:p>
        </w:tc>
        <w:tc>
          <w:tcPr>
            <w:shd w:fill="ffff00" w:val="clear"/>
          </w:tcPr>
          <w:p w:rsidR="00000000" w:rsidDel="00000000" w:rsidP="00000000" w:rsidRDefault="00000000" w:rsidRPr="00000000" w14:paraId="00001A5C">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40">
              <w:r w:rsidDel="00000000" w:rsidR="00000000" w:rsidRPr="00000000">
                <w:rPr>
                  <w:rFonts w:ascii="Times New Roman" w:cs="Times New Roman" w:eastAsia="Times New Roman" w:hAnsi="Times New Roman"/>
                  <w:color w:val="1155cc"/>
                  <w:u w:val="single"/>
                  <w:rtl w:val="0"/>
                </w:rPr>
                <w:t xml:space="preserve">https://drive.google.com/file/d/12jKe3B8yREz0Xo2lm9zhlx0FoSVqWS6d/view?usp=drive_link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shd w:fill="ffff00" w:val="clear"/>
          </w:tcPr>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Aplikasi Malware Detector Dengan EfficientNet dan B2IMG</w:t>
            </w:r>
            <w:r w:rsidDel="00000000" w:rsidR="00000000" w:rsidRPr="00000000">
              <w:rPr>
                <w:rtl w:val="0"/>
              </w:rPr>
            </w:r>
          </w:p>
        </w:tc>
        <w:tc>
          <w:tcPr>
            <w:shd w:fill="ffff00" w:val="clear"/>
          </w:tcPr>
          <w:p w:rsidR="00000000" w:rsidDel="00000000" w:rsidP="00000000" w:rsidRDefault="00000000" w:rsidRPr="00000000" w14:paraId="00001A62">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Hak cipta program komputer</w:t>
            </w:r>
            <w:r w:rsidDel="00000000" w:rsidR="00000000" w:rsidRPr="00000000">
              <w:rPr>
                <w:rtl w:val="0"/>
              </w:rPr>
            </w:r>
          </w:p>
        </w:tc>
        <w:tc>
          <w:tcPr>
            <w:shd w:fill="ffff00" w:val="clear"/>
          </w:tcPr>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Jeckson Sidabutar, Dimas Febriyan Priambodo</w:t>
            </w:r>
            <w:r w:rsidDel="00000000" w:rsidR="00000000" w:rsidRPr="00000000">
              <w:rPr>
                <w:rtl w:val="0"/>
              </w:rPr>
            </w:r>
          </w:p>
        </w:tc>
        <w:tc>
          <w:tcPr>
            <w:shd w:fill="ffff00" w:val="clear"/>
          </w:tcPr>
          <w:p w:rsidR="00000000" w:rsidDel="00000000" w:rsidP="00000000" w:rsidRDefault="00000000" w:rsidRPr="00000000" w14:paraId="00001A64">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41">
              <w:r w:rsidDel="00000000" w:rsidR="00000000" w:rsidRPr="00000000">
                <w:rPr>
                  <w:rFonts w:ascii="Times New Roman" w:cs="Times New Roman" w:eastAsia="Times New Roman" w:hAnsi="Times New Roman"/>
                  <w:color w:val="1155cc"/>
                  <w:u w:val="single"/>
                  <w:rtl w:val="0"/>
                </w:rPr>
                <w:t xml:space="preserve">https://drive.google.com/file/d/1hV3c0WJR7_sxmnv9UewOGT8ewBFHDeI2/view?usp=drive_link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shd w:fill="ffff00" w:val="clear"/>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Bot CTF Challenges Berbasis Bot Telegram Sebagai Sarana Pembelajaran Pada Komunitas Orang Siber Indonesia</w:t>
            </w:r>
            <w:r w:rsidDel="00000000" w:rsidR="00000000" w:rsidRPr="00000000">
              <w:rPr>
                <w:rtl w:val="0"/>
              </w:rPr>
            </w:r>
          </w:p>
        </w:tc>
        <w:tc>
          <w:tcPr>
            <w:shd w:fill="ffff00" w:val="clear"/>
          </w:tcPr>
          <w:p w:rsidR="00000000" w:rsidDel="00000000" w:rsidP="00000000" w:rsidRDefault="00000000" w:rsidRPr="00000000" w14:paraId="00001A6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Hak cipta program komputer</w:t>
            </w:r>
            <w:r w:rsidDel="00000000" w:rsidR="00000000" w:rsidRPr="00000000">
              <w:rPr>
                <w:rtl w:val="0"/>
              </w:rPr>
            </w:r>
          </w:p>
        </w:tc>
        <w:tc>
          <w:tcPr>
            <w:shd w:fill="ffff00" w:val="clear"/>
          </w:tcPr>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Amiruddin</w:t>
            </w:r>
            <w:r w:rsidDel="00000000" w:rsidR="00000000" w:rsidRPr="00000000">
              <w:rPr>
                <w:rtl w:val="0"/>
              </w:rPr>
            </w:r>
          </w:p>
        </w:tc>
        <w:tc>
          <w:tcPr>
            <w:shd w:fill="ffff00" w:val="clear"/>
          </w:tcPr>
          <w:p w:rsidR="00000000" w:rsidDel="00000000" w:rsidP="00000000" w:rsidRDefault="00000000" w:rsidRPr="00000000" w14:paraId="00001A6C">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42">
              <w:r w:rsidDel="00000000" w:rsidR="00000000" w:rsidRPr="00000000">
                <w:rPr>
                  <w:rFonts w:ascii="Times New Roman" w:cs="Times New Roman" w:eastAsia="Times New Roman" w:hAnsi="Times New Roman"/>
                  <w:color w:val="1155cc"/>
                  <w:u w:val="single"/>
                  <w:rtl w:val="0"/>
                </w:rPr>
                <w:t xml:space="preserve">https://drive.google.com/file/d/1dBi15TSoHXONsOruDiAyuYgtgQtl9cE4/view?usp=drive_link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576.806640625" w:hRule="atLeast"/>
          <w:tblHeader w:val="0"/>
        </w:trPr>
        <w:tc>
          <w:tcPr>
            <w:shd w:fill="ffff00" w:val="clear"/>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shd w:fill="ffff00" w:val="clear"/>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Kendali Akses dengan Smartcard dan Time-Based One Time Password pada Warehouse Inventory ManagementSystem Berbasis IOT</w:t>
            </w:r>
            <w:r w:rsidDel="00000000" w:rsidR="00000000" w:rsidRPr="00000000">
              <w:rPr>
                <w:rtl w:val="0"/>
              </w:rPr>
            </w:r>
          </w:p>
        </w:tc>
        <w:tc>
          <w:tcPr>
            <w:shd w:fill="ffff00" w:val="clear"/>
          </w:tcPr>
          <w:p w:rsidR="00000000" w:rsidDel="00000000" w:rsidP="00000000" w:rsidRDefault="00000000" w:rsidRPr="00000000" w14:paraId="00001A72">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Hak cipta program komputer</w:t>
            </w:r>
            <w:r w:rsidDel="00000000" w:rsidR="00000000" w:rsidRPr="00000000">
              <w:rPr>
                <w:rtl w:val="0"/>
              </w:rPr>
            </w:r>
          </w:p>
        </w:tc>
        <w:tc>
          <w:tcPr>
            <w:shd w:fill="ffff00" w:val="clear"/>
          </w:tcPr>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Arizal</w:t>
            </w:r>
            <w:r w:rsidDel="00000000" w:rsidR="00000000" w:rsidRPr="00000000">
              <w:rPr>
                <w:rtl w:val="0"/>
              </w:rPr>
            </w:r>
          </w:p>
        </w:tc>
        <w:tc>
          <w:tcPr>
            <w:shd w:fill="ffff00" w:val="clear"/>
          </w:tcPr>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43">
              <w:r w:rsidDel="00000000" w:rsidR="00000000" w:rsidRPr="00000000">
                <w:rPr>
                  <w:rFonts w:ascii="Times New Roman" w:cs="Times New Roman" w:eastAsia="Times New Roman" w:hAnsi="Times New Roman"/>
                  <w:color w:val="1155cc"/>
                  <w:u w:val="single"/>
                  <w:rtl w:val="0"/>
                </w:rPr>
                <w:t xml:space="preserve">https://drive.google.com/file/d/1-0mGQ9PljgxjtvmHgwcSttiy8zx_IbDk/view?usp=drive_link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shd w:fill="ffff00" w:val="clear"/>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Tinjauan Strategis Keamanan Siber Indonesia Teknologi Cloud dan Tata Kelola Data</w:t>
            </w:r>
            <w:r w:rsidDel="00000000" w:rsidR="00000000" w:rsidRPr="00000000">
              <w:rPr>
                <w:rtl w:val="0"/>
              </w:rPr>
            </w:r>
          </w:p>
        </w:tc>
        <w:tc>
          <w:tcPr>
            <w:shd w:fill="ffff00" w:val="clear"/>
          </w:tcPr>
          <w:p w:rsidR="00000000" w:rsidDel="00000000" w:rsidP="00000000" w:rsidRDefault="00000000" w:rsidRPr="00000000" w14:paraId="00001A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w:t>
            </w:r>
          </w:p>
        </w:tc>
        <w:tc>
          <w:tcPr>
            <w:shd w:fill="ffff00" w:val="clear"/>
          </w:tcPr>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Amiruddin</w:t>
            </w:r>
            <w:r w:rsidDel="00000000" w:rsidR="00000000" w:rsidRPr="00000000">
              <w:rPr>
                <w:rtl w:val="0"/>
              </w:rPr>
            </w:r>
          </w:p>
        </w:tc>
        <w:tc>
          <w:tcPr>
            <w:shd w:fill="ffff00" w:val="clear"/>
          </w:tcPr>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44">
              <w:r w:rsidDel="00000000" w:rsidR="00000000" w:rsidRPr="00000000">
                <w:rPr>
                  <w:rFonts w:ascii="Times New Roman" w:cs="Times New Roman" w:eastAsia="Times New Roman" w:hAnsi="Times New Roman"/>
                  <w:color w:val="1155cc"/>
                  <w:u w:val="single"/>
                  <w:rtl w:val="0"/>
                </w:rPr>
                <w:t xml:space="preserve">https://drive.google.com/file/d/17Zb5L2HFWgzTrVoijk4ssVhqFJg1wwwE/view?usp=drive_link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shd w:fill="ffff00" w:val="clear"/>
          </w:tcPr>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SANASPATI: An Automated Reconnaissance And Vulnerability Validation Platform Based on OWASP ASP Web Security Testing Guide (WSTG) V4.2 Using Bot Telegram</w:t>
            </w:r>
            <w:r w:rsidDel="00000000" w:rsidR="00000000" w:rsidRPr="00000000">
              <w:rPr>
                <w:rtl w:val="0"/>
              </w:rPr>
            </w:r>
          </w:p>
        </w:tc>
        <w:tc>
          <w:tcPr>
            <w:shd w:fill="ffff00" w:val="clear"/>
          </w:tcPr>
          <w:p w:rsidR="00000000" w:rsidDel="00000000" w:rsidP="00000000" w:rsidRDefault="00000000" w:rsidRPr="00000000" w14:paraId="00001A82">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Hak cipta program komputer</w:t>
            </w:r>
            <w:r w:rsidDel="00000000" w:rsidR="00000000" w:rsidRPr="00000000">
              <w:rPr>
                <w:rtl w:val="0"/>
              </w:rPr>
            </w:r>
          </w:p>
        </w:tc>
        <w:tc>
          <w:tcPr>
            <w:shd w:fill="ffff00" w:val="clear"/>
          </w:tcPr>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Amiruddin, Jeckson Sidabutar, Septia Ulfa Sunaringtyas</w:t>
            </w:r>
            <w:r w:rsidDel="00000000" w:rsidR="00000000" w:rsidRPr="00000000">
              <w:rPr>
                <w:rtl w:val="0"/>
              </w:rPr>
            </w:r>
          </w:p>
        </w:tc>
        <w:tc>
          <w:tcPr>
            <w:shd w:fill="ffff00" w:val="clear"/>
          </w:tcPr>
          <w:p w:rsidR="00000000" w:rsidDel="00000000" w:rsidP="00000000" w:rsidRDefault="00000000" w:rsidRPr="00000000" w14:paraId="00001A84">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45">
              <w:r w:rsidDel="00000000" w:rsidR="00000000" w:rsidRPr="00000000">
                <w:rPr>
                  <w:rFonts w:ascii="Times New Roman" w:cs="Times New Roman" w:eastAsia="Times New Roman" w:hAnsi="Times New Roman"/>
                  <w:color w:val="1155cc"/>
                  <w:u w:val="single"/>
                  <w:rtl w:val="0"/>
                </w:rPr>
                <w:t xml:space="preserve">https://drive.google.com/file/d/1l-vDhR1t20kwL_nFSwtmxJVHCk7d74dc/view?usp=drive_link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shd w:fill="ffff00" w:val="clear"/>
          </w:tcPr>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ConfeTrackBOT: An Automated Telegram Bot For Real-time Academic Conference Tracking</w:t>
            </w:r>
            <w:r w:rsidDel="00000000" w:rsidR="00000000" w:rsidRPr="00000000">
              <w:rPr>
                <w:rtl w:val="0"/>
              </w:rPr>
            </w:r>
          </w:p>
        </w:tc>
        <w:tc>
          <w:tcPr>
            <w:shd w:fill="ffff00" w:val="clear"/>
          </w:tcPr>
          <w:p w:rsidR="00000000" w:rsidDel="00000000" w:rsidP="00000000" w:rsidRDefault="00000000" w:rsidRPr="00000000" w14:paraId="00001A8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Hak cipta program komputer</w:t>
            </w:r>
            <w:r w:rsidDel="00000000" w:rsidR="00000000" w:rsidRPr="00000000">
              <w:rPr>
                <w:rtl w:val="0"/>
              </w:rPr>
            </w:r>
          </w:p>
        </w:tc>
        <w:tc>
          <w:tcPr>
            <w:shd w:fill="ffff00" w:val="clear"/>
          </w:tcPr>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Amiruddin, Setiyo Cahyono</w:t>
            </w:r>
            <w:r w:rsidDel="00000000" w:rsidR="00000000" w:rsidRPr="00000000">
              <w:rPr>
                <w:rtl w:val="0"/>
              </w:rPr>
            </w:r>
          </w:p>
        </w:tc>
        <w:tc>
          <w:tcPr>
            <w:shd w:fill="ffff00" w:val="clear"/>
          </w:tcPr>
          <w:p w:rsidR="00000000" w:rsidDel="00000000" w:rsidP="00000000" w:rsidRDefault="00000000" w:rsidRPr="00000000" w14:paraId="00001A8C">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46">
              <w:r w:rsidDel="00000000" w:rsidR="00000000" w:rsidRPr="00000000">
                <w:rPr>
                  <w:rFonts w:ascii="Times New Roman" w:cs="Times New Roman" w:eastAsia="Times New Roman" w:hAnsi="Times New Roman"/>
                  <w:color w:val="1155cc"/>
                  <w:u w:val="single"/>
                  <w:rtl w:val="0"/>
                </w:rPr>
                <w:t xml:space="preserve">https://drive.google.com/file/d/142mHKODJrKhQoi9taEk_GUd5sMD2XVAl/view?usp=drive_link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shd w:fill="ffff00" w:val="clear"/>
          </w:tcPr>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CARAKA: Chat-Driven AI Responses &amp; Advanced Knowledge Assistance - Streamlining Queries, Enhancing Imagery, And Perfecting Code</w:t>
            </w:r>
            <w:r w:rsidDel="00000000" w:rsidR="00000000" w:rsidRPr="00000000">
              <w:rPr>
                <w:rtl w:val="0"/>
              </w:rPr>
            </w:r>
          </w:p>
        </w:tc>
        <w:tc>
          <w:tcPr>
            <w:shd w:fill="ffff00" w:val="clear"/>
          </w:tcPr>
          <w:p w:rsidR="00000000" w:rsidDel="00000000" w:rsidP="00000000" w:rsidRDefault="00000000" w:rsidRPr="00000000" w14:paraId="00001A92">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Hak cipta program komputer</w:t>
            </w:r>
            <w:r w:rsidDel="00000000" w:rsidR="00000000" w:rsidRPr="00000000">
              <w:rPr>
                <w:rtl w:val="0"/>
              </w:rPr>
            </w:r>
          </w:p>
        </w:tc>
        <w:tc>
          <w:tcPr>
            <w:shd w:fill="ffff00" w:val="clear"/>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Amiruddin, Setiyo Cahyono,Dimas Febriyan Priambodo</w:t>
            </w:r>
            <w:r w:rsidDel="00000000" w:rsidR="00000000" w:rsidRPr="00000000">
              <w:rPr>
                <w:rtl w:val="0"/>
              </w:rPr>
            </w:r>
          </w:p>
        </w:tc>
        <w:tc>
          <w:tcPr>
            <w:shd w:fill="ffff00" w:val="clear"/>
          </w:tcPr>
          <w:p w:rsidR="00000000" w:rsidDel="00000000" w:rsidP="00000000" w:rsidRDefault="00000000" w:rsidRPr="00000000" w14:paraId="00001A94">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47">
              <w:r w:rsidDel="00000000" w:rsidR="00000000" w:rsidRPr="00000000">
                <w:rPr>
                  <w:rFonts w:ascii="Times New Roman" w:cs="Times New Roman" w:eastAsia="Times New Roman" w:hAnsi="Times New Roman"/>
                  <w:color w:val="1155cc"/>
                  <w:u w:val="single"/>
                  <w:rtl w:val="0"/>
                </w:rPr>
                <w:t xml:space="preserve">https://drive.google.com/file/d/1i8jLd4K7aSreiKO0f2RnsxtU9miqolhN/view?usp=drive_link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shd w:fill="ffff00" w:val="clear"/>
          </w:tcPr>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Perangkat Implementasi Keyed-Hash Message Authentication Code (HMAC) Pada Aplikasi MIT App Inventor Untuk Melakukan Hashing Username dan Password Saat Login Ke Sistem Smart Room</w:t>
            </w:r>
            <w:r w:rsidDel="00000000" w:rsidR="00000000" w:rsidRPr="00000000">
              <w:rPr>
                <w:rtl w:val="0"/>
              </w:rPr>
            </w:r>
          </w:p>
        </w:tc>
        <w:tc>
          <w:tcPr>
            <w:shd w:fill="ffff00" w:val="clear"/>
          </w:tcPr>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Program Komputer</w:t>
            </w:r>
            <w:r w:rsidDel="00000000" w:rsidR="00000000" w:rsidRPr="00000000">
              <w:rPr>
                <w:rtl w:val="0"/>
              </w:rPr>
            </w:r>
          </w:p>
        </w:tc>
        <w:tc>
          <w:tcPr>
            <w:shd w:fill="ffff00" w:val="clear"/>
          </w:tcPr>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Magfirawaty</w:t>
            </w:r>
            <w:r w:rsidDel="00000000" w:rsidR="00000000" w:rsidRPr="00000000">
              <w:rPr>
                <w:rtl w:val="0"/>
              </w:rPr>
            </w:r>
          </w:p>
        </w:tc>
        <w:tc>
          <w:tcPr>
            <w:shd w:fill="ffff00" w:val="clear"/>
          </w:tcPr>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9F">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48">
              <w:r w:rsidDel="00000000" w:rsidR="00000000" w:rsidRPr="00000000">
                <w:rPr>
                  <w:rFonts w:ascii="Times New Roman" w:cs="Times New Roman" w:eastAsia="Times New Roman" w:hAnsi="Times New Roman"/>
                  <w:color w:val="1155cc"/>
                  <w:u w:val="single"/>
                  <w:rtl w:val="0"/>
                </w:rPr>
                <w:t xml:space="preserve">https://drive.google.com/file/d/1Y-dDecaleQTm4HvbTt13ofSQqM0KqI4x/view?usp=drive_link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shd w:fill="ffff00" w:val="clear"/>
          </w:tcPr>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E-node : Prototipe Perangkat IoT NodeMCU ESP8266 untuk Kegiatan Penetration Testing pada Wi-Fi</w:t>
            </w:r>
            <w:r w:rsidDel="00000000" w:rsidR="00000000" w:rsidRPr="00000000">
              <w:rPr>
                <w:rtl w:val="0"/>
              </w:rPr>
            </w:r>
          </w:p>
        </w:tc>
        <w:tc>
          <w:tcPr>
            <w:shd w:fill="ffff00" w:val="clear"/>
          </w:tcPr>
          <w:p w:rsidR="00000000" w:rsidDel="00000000" w:rsidP="00000000" w:rsidRDefault="00000000" w:rsidRPr="00000000" w14:paraId="00001AA2">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Program Komputer</w:t>
            </w:r>
            <w:r w:rsidDel="00000000" w:rsidR="00000000" w:rsidRPr="00000000">
              <w:rPr>
                <w:rtl w:val="0"/>
              </w:rPr>
            </w:r>
          </w:p>
        </w:tc>
        <w:tc>
          <w:tcPr>
            <w:shd w:fill="ffff00" w:val="clear"/>
          </w:tcPr>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 Nanang Trianto, Amiruddin, Septia Ulfa Sunaringtyas</w:t>
            </w:r>
            <w:r w:rsidDel="00000000" w:rsidR="00000000" w:rsidRPr="00000000">
              <w:rPr>
                <w:rtl w:val="0"/>
              </w:rPr>
            </w:r>
          </w:p>
        </w:tc>
        <w:tc>
          <w:tcPr>
            <w:shd w:fill="ffff00" w:val="clear"/>
          </w:tcPr>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A5">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49">
              <w:r w:rsidDel="00000000" w:rsidR="00000000" w:rsidRPr="00000000">
                <w:rPr>
                  <w:rFonts w:ascii="Times New Roman" w:cs="Times New Roman" w:eastAsia="Times New Roman" w:hAnsi="Times New Roman"/>
                  <w:color w:val="1155cc"/>
                  <w:u w:val="single"/>
                  <w:rtl w:val="0"/>
                </w:rPr>
                <w:t xml:space="preserve">https://drive.google.com/file/d/1xY8n0ITJiMzQujxluRvTt1YYWTWtNd_O/view?usp=drive_link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19</w:t>
            </w:r>
            <w:r w:rsidDel="00000000" w:rsidR="00000000" w:rsidRPr="00000000">
              <w:rPr>
                <w:rtl w:val="0"/>
              </w:rPr>
            </w:r>
          </w:p>
        </w:tc>
        <w:tc>
          <w:tcPr>
            <w:shd w:fill="ffff00" w:val="clear"/>
          </w:tcPr>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Implementasi Protokol MQTT dan Skema Protokol Otentikasi Berbasis Elliptic Curve Cryptography Lingkungan Rumah Pintar</w:t>
            </w:r>
            <w:r w:rsidDel="00000000" w:rsidR="00000000" w:rsidRPr="00000000">
              <w:rPr>
                <w:rtl w:val="0"/>
              </w:rPr>
            </w:r>
          </w:p>
        </w:tc>
        <w:tc>
          <w:tcPr>
            <w:shd w:fill="ffff00" w:val="clear"/>
          </w:tcPr>
          <w:p w:rsidR="00000000" w:rsidDel="00000000" w:rsidP="00000000" w:rsidRDefault="00000000" w:rsidRPr="00000000" w14:paraId="00001AAA">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Program Komputer</w:t>
            </w:r>
            <w:r w:rsidDel="00000000" w:rsidR="00000000" w:rsidRPr="00000000">
              <w:rPr>
                <w:rtl w:val="0"/>
              </w:rPr>
            </w:r>
          </w:p>
        </w:tc>
        <w:tc>
          <w:tcPr>
            <w:shd w:fill="ffff00" w:val="clear"/>
          </w:tcPr>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Magfirawaty, Arizal</w:t>
            </w:r>
            <w:r w:rsidDel="00000000" w:rsidR="00000000" w:rsidRPr="00000000">
              <w:rPr>
                <w:rtl w:val="0"/>
              </w:rPr>
            </w:r>
          </w:p>
        </w:tc>
        <w:tc>
          <w:tcPr>
            <w:shd w:fill="ffff00" w:val="clear"/>
          </w:tcPr>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A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50">
              <w:r w:rsidDel="00000000" w:rsidR="00000000" w:rsidRPr="00000000">
                <w:rPr>
                  <w:rFonts w:ascii="Times New Roman" w:cs="Times New Roman" w:eastAsia="Times New Roman" w:hAnsi="Times New Roman"/>
                  <w:color w:val="1155cc"/>
                  <w:u w:val="single"/>
                  <w:rtl w:val="0"/>
                </w:rPr>
                <w:t xml:space="preserve">https://drive.google.com/drive/folders/1G_yjUJ4ucS16OSHcexPZynF5OJiYhnKb?usp=drive_link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shd w:fill="ffff00" w:val="clear"/>
          </w:tcPr>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Application Of Cryptography Image Encryption and Steganography Technique (CIEST) Method To Improve Digital Image Security</w:t>
            </w:r>
            <w:r w:rsidDel="00000000" w:rsidR="00000000" w:rsidRPr="00000000">
              <w:rPr>
                <w:rtl w:val="0"/>
              </w:rPr>
            </w:r>
          </w:p>
        </w:tc>
        <w:tc>
          <w:tcPr>
            <w:shd w:fill="ffff00" w:val="clear"/>
          </w:tcPr>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Program Komputer</w:t>
            </w:r>
            <w:r w:rsidDel="00000000" w:rsidR="00000000" w:rsidRPr="00000000">
              <w:rPr>
                <w:rtl w:val="0"/>
              </w:rPr>
            </w:r>
          </w:p>
        </w:tc>
        <w:tc>
          <w:tcPr>
            <w:shd w:fill="ffff00" w:val="clear"/>
          </w:tcPr>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Magfirawaty</w:t>
            </w:r>
            <w:r w:rsidDel="00000000" w:rsidR="00000000" w:rsidRPr="00000000">
              <w:rPr>
                <w:rtl w:val="0"/>
              </w:rPr>
            </w:r>
          </w:p>
        </w:tc>
        <w:tc>
          <w:tcPr>
            <w:shd w:fill="ffff00" w:val="clear"/>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51">
              <w:r w:rsidDel="00000000" w:rsidR="00000000" w:rsidRPr="00000000">
                <w:rPr>
                  <w:rFonts w:ascii="Times New Roman" w:cs="Times New Roman" w:eastAsia="Times New Roman" w:hAnsi="Times New Roman"/>
                  <w:color w:val="1155cc"/>
                  <w:u w:val="single"/>
                  <w:rtl w:val="0"/>
                </w:rPr>
                <w:t xml:space="preserve">https://drive.google.com/drive/folders/1-dWVcBFqmcT6A9Zf7Uo8PEOk_LfJv0N0?usp=drive_link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Irigasi Pintar (Smart Irrigation) Kota Solok</w:t>
            </w:r>
            <w:r w:rsidDel="00000000" w:rsidR="00000000" w:rsidRPr="00000000">
              <w:rPr>
                <w:rtl w:val="0"/>
              </w:rPr>
            </w:r>
          </w:p>
        </w:tc>
        <w:tc>
          <w:tcPr>
            <w:shd w:fill="ffff00" w:val="clear"/>
          </w:tcPr>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Program Komputer</w:t>
            </w:r>
            <w:r w:rsidDel="00000000" w:rsidR="00000000" w:rsidRPr="00000000">
              <w:rPr>
                <w:rtl w:val="0"/>
              </w:rPr>
            </w:r>
          </w:p>
        </w:tc>
        <w:tc>
          <w:tcPr>
            <w:shd w:fill="ffff00" w:val="clear"/>
          </w:tcPr>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Arizal, Dimas Febriyan Priambodo</w:t>
            </w:r>
            <w:r w:rsidDel="00000000" w:rsidR="00000000" w:rsidRPr="00000000">
              <w:rPr>
                <w:rtl w:val="0"/>
              </w:rPr>
            </w:r>
          </w:p>
        </w:tc>
        <w:tc>
          <w:tcPr>
            <w:shd w:fill="ffff00" w:val="clear"/>
          </w:tcPr>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BD">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52">
              <w:r w:rsidDel="00000000" w:rsidR="00000000" w:rsidRPr="00000000">
                <w:rPr>
                  <w:rFonts w:ascii="Times New Roman" w:cs="Times New Roman" w:eastAsia="Times New Roman" w:hAnsi="Times New Roman"/>
                  <w:color w:val="1155cc"/>
                  <w:u w:val="single"/>
                  <w:rtl w:val="0"/>
                </w:rPr>
                <w:t xml:space="preserve">https://drive.google.com/file/d/1vh2gielVt6fLWrt4lrAgCvDKywW-R93F/view?usp=drive_link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pPr>
            <w:r w:rsidDel="00000000" w:rsidR="00000000" w:rsidRPr="00000000">
              <w:rPr>
                <w:rtl w:val="0"/>
              </w:rPr>
            </w:r>
          </w:p>
        </w:tc>
        <w:tc>
          <w:tcPr>
            <w:shd w:fill="ffff00" w:val="clear"/>
          </w:tcPr>
          <w:p w:rsidR="00000000" w:rsidDel="00000000" w:rsidP="00000000" w:rsidRDefault="00000000" w:rsidRPr="00000000" w14:paraId="00001A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Single Sign On Politeknik Siber dan Sandi Negara</w:t>
            </w:r>
          </w:p>
        </w:tc>
        <w:tc>
          <w:tcPr>
            <w:shd w:fill="ffff00" w:val="clear"/>
          </w:tcPr>
          <w:p w:rsidR="00000000" w:rsidDel="00000000" w:rsidP="00000000" w:rsidRDefault="00000000" w:rsidRPr="00000000" w14:paraId="00001A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Komputer</w:t>
            </w:r>
          </w:p>
        </w:tc>
        <w:tc>
          <w:tcPr>
            <w:shd w:fill="ffff00" w:val="clear"/>
          </w:tcPr>
          <w:p w:rsidR="00000000" w:rsidDel="00000000" w:rsidP="00000000" w:rsidRDefault="00000000" w:rsidRPr="00000000" w14:paraId="00001A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Budiarto Hadiprakoso</w:t>
            </w:r>
          </w:p>
        </w:tc>
        <w:tc>
          <w:tcPr>
            <w:shd w:fill="ffff00" w:val="clear"/>
          </w:tcPr>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C5">
            <w:pP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53">
              <w:r w:rsidDel="00000000" w:rsidR="00000000" w:rsidRPr="00000000">
                <w:rPr>
                  <w:rFonts w:ascii="Times New Roman" w:cs="Times New Roman" w:eastAsia="Times New Roman" w:hAnsi="Times New Roman"/>
                  <w:color w:val="1155cc"/>
                  <w:u w:val="single"/>
                  <w:rtl w:val="0"/>
                </w:rPr>
                <w:t xml:space="preserve">https://drive.google.com/drive/folders/1P8E4F5das48uGY32zay0vVsCetTw41bg?usp=drive_link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shd w:fill="ffff00" w:val="clear"/>
          </w:tcPr>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Grand Desain Gov-CSIRT Indonesia</w:t>
            </w:r>
            <w:r w:rsidDel="00000000" w:rsidR="00000000" w:rsidRPr="00000000">
              <w:rPr>
                <w:rtl w:val="0"/>
              </w:rPr>
            </w:r>
          </w:p>
        </w:tc>
        <w:tc>
          <w:tcPr>
            <w:shd w:fill="ffff00" w:val="clear"/>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e-Book</w:t>
            </w:r>
            <w:r w:rsidDel="00000000" w:rsidR="00000000" w:rsidRPr="00000000">
              <w:rPr>
                <w:rtl w:val="0"/>
              </w:rPr>
            </w:r>
          </w:p>
        </w:tc>
        <w:tc>
          <w:tcPr>
            <w:shd w:fill="ffff00" w:val="clear"/>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Jeckson Sidabutar, Septia Ulfa Sunaringtyas, Tiyas Yulita</w:t>
            </w:r>
            <w:r w:rsidDel="00000000" w:rsidR="00000000" w:rsidRPr="00000000">
              <w:rPr>
                <w:rtl w:val="0"/>
              </w:rPr>
            </w:r>
          </w:p>
        </w:tc>
        <w:tc>
          <w:tcPr>
            <w:shd w:fill="ffff00" w:val="clear"/>
          </w:tcPr>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54">
              <w:r w:rsidDel="00000000" w:rsidR="00000000" w:rsidRPr="00000000">
                <w:rPr>
                  <w:rFonts w:ascii="Times New Roman" w:cs="Times New Roman" w:eastAsia="Times New Roman" w:hAnsi="Times New Roman"/>
                  <w:color w:val="1155cc"/>
                  <w:u w:val="single"/>
                  <w:rtl w:val="0"/>
                </w:rPr>
                <w:t xml:space="preserve">https://drive.google.com/drive/folders/1rFNM2Mt3IaQ14xls1us-I8YM4QTSxycf?usp=drive_link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shd w:fill="ffff00" w:val="clear"/>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SafeUSB</w:t>
            </w:r>
            <w:r w:rsidDel="00000000" w:rsidR="00000000" w:rsidRPr="00000000">
              <w:rPr>
                <w:rtl w:val="0"/>
              </w:rPr>
            </w:r>
          </w:p>
        </w:tc>
        <w:tc>
          <w:tcPr>
            <w:shd w:fill="ffff00" w:val="clear"/>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Program Komputer</w:t>
            </w:r>
            <w:r w:rsidDel="00000000" w:rsidR="00000000" w:rsidRPr="00000000">
              <w:rPr>
                <w:rtl w:val="0"/>
              </w:rPr>
            </w:r>
          </w:p>
        </w:tc>
        <w:tc>
          <w:tcPr>
            <w:shd w:fill="ffff00" w:val="clear"/>
          </w:tcPr>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Arizal, Rahmat Purwoko</w:t>
            </w:r>
            <w:r w:rsidDel="00000000" w:rsidR="00000000" w:rsidRPr="00000000">
              <w:rPr>
                <w:rtl w:val="0"/>
              </w:rPr>
            </w:r>
          </w:p>
        </w:tc>
        <w:tc>
          <w:tcPr>
            <w:shd w:fill="ffff00" w:val="clear"/>
          </w:tcPr>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D6">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55">
              <w:r w:rsidDel="00000000" w:rsidR="00000000" w:rsidRPr="00000000">
                <w:rPr>
                  <w:rFonts w:ascii="Times New Roman" w:cs="Times New Roman" w:eastAsia="Times New Roman" w:hAnsi="Times New Roman"/>
                  <w:color w:val="1155cc"/>
                  <w:u w:val="single"/>
                  <w:rtl w:val="0"/>
                </w:rPr>
                <w:t xml:space="preserve">https://drive.google.com/drive/folders/1xvCd3EWs52TxBusD1ml4mpTZ3vAvyIHl?usp=drive_link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00" w:hRule="atLeast"/>
          <w:tblHeader w:val="0"/>
        </w:trPr>
        <w:tc>
          <w:tcPr>
            <w:shd w:fill="ffff00" w:val="clear"/>
          </w:tcPr>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shd w:fill="ffff00" w:val="clear"/>
          </w:tcPr>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Prototipe Lingkungan Rumah Pintar Dengan Skema Autentikasi Untuk Menyediakan Anonimitas Pengguna Berbasis Chatbot Telegram</w:t>
            </w:r>
            <w:r w:rsidDel="00000000" w:rsidR="00000000" w:rsidRPr="00000000">
              <w:rPr>
                <w:rtl w:val="0"/>
              </w:rPr>
            </w:r>
          </w:p>
        </w:tc>
        <w:tc>
          <w:tcPr>
            <w:shd w:fill="ffff00" w:val="clear"/>
          </w:tcPr>
          <w:p w:rsidR="00000000" w:rsidDel="00000000" w:rsidP="00000000" w:rsidRDefault="00000000" w:rsidRPr="00000000" w14:paraId="00001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Komputer</w:t>
            </w:r>
          </w:p>
        </w:tc>
        <w:tc>
          <w:tcPr>
            <w:shd w:fill="ffff00" w:val="clear"/>
          </w:tcPr>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Magfirawaty</w:t>
            </w:r>
            <w:r w:rsidDel="00000000" w:rsidR="00000000" w:rsidRPr="00000000">
              <w:rPr>
                <w:rtl w:val="0"/>
              </w:rPr>
            </w:r>
          </w:p>
        </w:tc>
        <w:tc>
          <w:tcPr>
            <w:shd w:fill="ffff00" w:val="clear"/>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DE">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56">
              <w:r w:rsidDel="00000000" w:rsidR="00000000" w:rsidRPr="00000000">
                <w:rPr>
                  <w:rFonts w:ascii="Times New Roman" w:cs="Times New Roman" w:eastAsia="Times New Roman" w:hAnsi="Times New Roman"/>
                  <w:color w:val="1155cc"/>
                  <w:u w:val="single"/>
                  <w:rtl w:val="0"/>
                </w:rPr>
                <w:t xml:space="preserve">https://drive.google.com/file/d/1mKNvmpAmOds-xyeCakc1GU-SmgHi3T8A/view?usp=drive_link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Crypvote</w:t>
            </w:r>
            <w:r w:rsidDel="00000000" w:rsidR="00000000" w:rsidRPr="00000000">
              <w:rPr>
                <w:rtl w:val="0"/>
              </w:rPr>
            </w:r>
          </w:p>
        </w:tc>
        <w:tc>
          <w:tcPr>
            <w:shd w:fill="ffff00" w:val="clear"/>
          </w:tcPr>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Program Komputer</w:t>
            </w:r>
            <w:r w:rsidDel="00000000" w:rsidR="00000000" w:rsidRPr="00000000">
              <w:rPr>
                <w:rtl w:val="0"/>
              </w:rPr>
            </w:r>
          </w:p>
        </w:tc>
        <w:tc>
          <w:tcPr>
            <w:shd w:fill="ffff00" w:val="clear"/>
          </w:tcPr>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Tiyas Yulita, Ira Rosianal Hikmah</w:t>
            </w:r>
            <w:r w:rsidDel="00000000" w:rsidR="00000000" w:rsidRPr="00000000">
              <w:rPr>
                <w:rtl w:val="0"/>
              </w:rPr>
            </w:r>
          </w:p>
        </w:tc>
        <w:tc>
          <w:tcPr>
            <w:shd w:fill="ffff00" w:val="clear"/>
          </w:tcPr>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E6">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57">
              <w:r w:rsidDel="00000000" w:rsidR="00000000" w:rsidRPr="00000000">
                <w:rPr>
                  <w:rFonts w:ascii="Times New Roman" w:cs="Times New Roman" w:eastAsia="Times New Roman" w:hAnsi="Times New Roman"/>
                  <w:color w:val="1155cc"/>
                  <w:u w:val="single"/>
                  <w:rtl w:val="0"/>
                </w:rPr>
                <w:t xml:space="preserve">https://drive.google.com/file/d/14sibew-LxLvMW4LbB1SBygQcwEyr6tTr/view?usp=drive_link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Buku Ajar Statistika Matematika</w:t>
            </w:r>
            <w:r w:rsidDel="00000000" w:rsidR="00000000" w:rsidRPr="00000000">
              <w:rPr>
                <w:rtl w:val="0"/>
              </w:rPr>
            </w:r>
          </w:p>
        </w:tc>
        <w:tc>
          <w:tcPr>
            <w:shd w:fill="ffff00" w:val="clear"/>
          </w:tcPr>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Buku</w:t>
            </w:r>
            <w:r w:rsidDel="00000000" w:rsidR="00000000" w:rsidRPr="00000000">
              <w:rPr>
                <w:rtl w:val="0"/>
              </w:rPr>
            </w:r>
          </w:p>
        </w:tc>
        <w:tc>
          <w:tcPr>
            <w:shd w:fill="ffff00" w:val="clear"/>
          </w:tcPr>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Ira Rosianal Hikmah, Tiyas Yulita</w:t>
            </w:r>
            <w:r w:rsidDel="00000000" w:rsidR="00000000" w:rsidRPr="00000000">
              <w:rPr>
                <w:rtl w:val="0"/>
              </w:rPr>
            </w:r>
          </w:p>
        </w:tc>
        <w:tc>
          <w:tcPr>
            <w:shd w:fill="ffff00" w:val="clear"/>
          </w:tcPr>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EE">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358">
              <w:r w:rsidDel="00000000" w:rsidR="00000000" w:rsidRPr="00000000">
                <w:rPr>
                  <w:rFonts w:ascii="Times New Roman" w:cs="Times New Roman" w:eastAsia="Times New Roman" w:hAnsi="Times New Roman"/>
                  <w:color w:val="1155cc"/>
                  <w:u w:val="single"/>
                  <w:rtl w:val="0"/>
                </w:rPr>
                <w:t xml:space="preserve">https://drive.google.com/file/d/1vfCQAP5byVLo8qp0LJRU4ZY3wm4xxkNy/view?usp=sharing</w:t>
              </w:r>
            </w:hyperlink>
            <w:r w:rsidDel="00000000" w:rsidR="00000000" w:rsidRPr="00000000">
              <w:rPr>
                <w:rtl w:val="0"/>
              </w:rPr>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PenEdge: Platform Penetration Testing dengan Integrasi SAST dan Analisis LLM</w:t>
            </w:r>
            <w:r w:rsidDel="00000000" w:rsidR="00000000" w:rsidRPr="00000000">
              <w:rPr>
                <w:rtl w:val="0"/>
              </w:rPr>
            </w:r>
          </w:p>
        </w:tc>
        <w:tc>
          <w:tcPr>
            <w:shd w:fill="ffff00" w:val="clear"/>
          </w:tcPr>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Program Komputer</w:t>
            </w:r>
            <w:r w:rsidDel="00000000" w:rsidR="00000000" w:rsidRPr="00000000">
              <w:rPr>
                <w:rtl w:val="0"/>
              </w:rPr>
            </w:r>
          </w:p>
        </w:tc>
        <w:tc>
          <w:tcPr>
            <w:shd w:fill="ffff00" w:val="clear"/>
          </w:tcPr>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Ira Rosianal Hikmah, Arizal, Susila Windarta</w:t>
            </w:r>
            <w:r w:rsidDel="00000000" w:rsidR="00000000" w:rsidRPr="00000000">
              <w:rPr>
                <w:rtl w:val="0"/>
              </w:rPr>
            </w:r>
          </w:p>
        </w:tc>
        <w:tc>
          <w:tcPr>
            <w:shd w:fill="ffff00" w:val="clear"/>
          </w:tcPr>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F7">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359">
              <w:r w:rsidDel="00000000" w:rsidR="00000000" w:rsidRPr="00000000">
                <w:rPr>
                  <w:rFonts w:ascii="Times New Roman" w:cs="Times New Roman" w:eastAsia="Times New Roman" w:hAnsi="Times New Roman"/>
                  <w:color w:val="1155cc"/>
                  <w:u w:val="single"/>
                  <w:rtl w:val="0"/>
                </w:rPr>
                <w:t xml:space="preserve">https://drive.google.com/file/d/13ereYLx2w6kV0gOg-NGbi6a-Vv-ibalx/view?usp=sharing</w:t>
              </w:r>
            </w:hyperlink>
            <w:r w:rsidDel="00000000" w:rsidR="00000000" w:rsidRPr="00000000">
              <w:rPr>
                <w:rtl w:val="0"/>
              </w:rPr>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SIGAP: Simulasi Insiden Generatif untuk Antisipasi dan Pelatihan Keamanan Siber</w:t>
            </w:r>
            <w:r w:rsidDel="00000000" w:rsidR="00000000" w:rsidRPr="00000000">
              <w:rPr>
                <w:rtl w:val="0"/>
              </w:rPr>
            </w:r>
          </w:p>
        </w:tc>
        <w:tc>
          <w:tcPr>
            <w:shd w:fill="ffff00" w:val="clear"/>
          </w:tcPr>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Program Komputer</w:t>
            </w:r>
            <w:r w:rsidDel="00000000" w:rsidR="00000000" w:rsidRPr="00000000">
              <w:rPr>
                <w:rtl w:val="0"/>
              </w:rPr>
            </w:r>
          </w:p>
        </w:tc>
        <w:tc>
          <w:tcPr>
            <w:shd w:fill="ffff00" w:val="clear"/>
          </w:tcPr>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Amiruddin</w:t>
            </w:r>
            <w:r w:rsidDel="00000000" w:rsidR="00000000" w:rsidRPr="00000000">
              <w:rPr>
                <w:rtl w:val="0"/>
              </w:rPr>
            </w:r>
          </w:p>
        </w:tc>
        <w:tc>
          <w:tcPr>
            <w:shd w:fill="ffff00" w:val="clear"/>
          </w:tcPr>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32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7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tc>
        <w:tc>
          <w:tcPr>
            <w:shd w:fill="ffff00" w:val="clear"/>
          </w:tcPr>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3" w:hRule="atLeast"/>
          <w:tblHeader w:val="0"/>
        </w:trPr>
        <w:tc>
          <w:tcPr>
            <w:gridSpan w:val="4"/>
            <w:shd w:fill="a6a6a6" w:val="clear"/>
          </w:tcPr>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979" w:right="1968"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HKI</w:t>
            </w:r>
          </w:p>
        </w:tc>
        <w:tc>
          <w:tcPr>
            <w:shd w:fill="ffff00" w:val="clear"/>
          </w:tcPr>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B8A">
      <w:pPr>
        <w:rPr>
          <w:rFonts w:ascii="Times New Roman" w:cs="Times New Roman" w:eastAsia="Times New Roman" w:hAnsi="Times New Roman"/>
        </w:rPr>
        <w:sectPr>
          <w:type w:val="nextPage"/>
          <w:pgSz w:h="12240" w:w="15840" w:orient="landscape"/>
          <w:pgMar w:bottom="1300" w:top="1060" w:left="20" w:right="0" w:header="0" w:footer="1112"/>
        </w:sectPr>
      </w:pPr>
      <w:r w:rsidDel="00000000" w:rsidR="00000000" w:rsidRPr="00000000">
        <w:rPr>
          <w:rtl w:val="0"/>
        </w:rPr>
      </w:r>
    </w:p>
    <w:p w:rsidR="00000000" w:rsidDel="00000000" w:rsidP="00000000" w:rsidRDefault="00000000" w:rsidRPr="00000000" w14:paraId="00001B8B">
      <w:pPr>
        <w:pStyle w:val="Heading2"/>
        <w:numPr>
          <w:ilvl w:val="0"/>
          <w:numId w:val="14"/>
        </w:numPr>
        <w:tabs>
          <w:tab w:val="left" w:leader="none" w:pos="1396"/>
        </w:tabs>
        <w:spacing w:before="73" w:lineRule="auto"/>
        <w:ind w:left="1396" w:hanging="284.00000000000006"/>
        <w:rPr/>
      </w:pPr>
      <w:bookmarkStart w:colFirst="0" w:colLast="0" w:name="_r2mlgtcgbd86" w:id="5"/>
      <w:bookmarkEnd w:id="5"/>
      <w:r w:rsidDel="00000000" w:rsidR="00000000" w:rsidRPr="00000000">
        <w:rPr>
          <w:vertAlign w:val="baseline"/>
          <w:rtl w:val="0"/>
        </w:rPr>
        <w:t xml:space="preserve">Relevansi PkM</w:t>
      </w:r>
    </w:p>
    <w:p w:rsidR="00000000" w:rsidDel="00000000" w:rsidP="00000000" w:rsidRDefault="00000000" w:rsidRPr="00000000" w14:paraId="00001B8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834"/>
        </w:tabs>
        <w:spacing w:after="0" w:before="40" w:line="240" w:lineRule="auto"/>
        <w:ind w:left="1833" w:right="0" w:hanging="361.9999999999999"/>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Sarana dan prasarana PkM DTPR, dan pembiayaan PkM, dan peta jalan PkM (layanan kepakaran)</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B8E">
      <w:pPr>
        <w:spacing w:after="37" w:before="1" w:lineRule="auto"/>
        <w:ind w:left="2526" w:right="2546" w:firstLine="0"/>
        <w:jc w:val="center"/>
        <w:rPr>
          <w:b w:val="1"/>
          <w:bCs w:val="1"/>
        </w:rPr>
      </w:pPr>
      <w:r w:rsidDel="00000000" w:rsidR="00000000" w:rsidRPr="00000000">
        <w:rPr>
          <w:b w:val="1"/>
          <w:bCs w:val="1"/>
          <w:rtl w:val="0"/>
        </w:rPr>
        <w:t xml:space="preserve">Tabel 4.A.1 Sarana dan Prasarana PkM</w:t>
      </w:r>
      <w:r w:rsidDel="00000000" w:rsidR="00000000" w:rsidRPr="00000000">
        <w:rPr>
          <w:rtl w:val="0"/>
        </w:rPr>
      </w:r>
    </w:p>
    <w:tbl>
      <w:tblPr>
        <w:tblStyle w:val="Table28"/>
        <w:tblW w:w="11505.0" w:type="dxa"/>
        <w:jc w:val="left"/>
        <w:tblInd w:w="21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320"/>
        <w:gridCol w:w="1065"/>
        <w:gridCol w:w="825"/>
        <w:gridCol w:w="1455"/>
        <w:gridCol w:w="3255"/>
        <w:gridCol w:w="975"/>
        <w:gridCol w:w="1305"/>
        <w:tblGridChange w:id="0">
          <w:tblGrid>
            <w:gridCol w:w="1305"/>
            <w:gridCol w:w="1320"/>
            <w:gridCol w:w="1065"/>
            <w:gridCol w:w="825"/>
            <w:gridCol w:w="1455"/>
            <w:gridCol w:w="3255"/>
            <w:gridCol w:w="975"/>
            <w:gridCol w:w="1305"/>
          </w:tblGrid>
        </w:tblGridChange>
      </w:tblGrid>
      <w:tr>
        <w:trPr>
          <w:cantSplit w:val="0"/>
          <w:trHeight w:val="1163" w:hRule="atLeast"/>
          <w:tblHeader w:val="0"/>
        </w:trPr>
        <w:tc>
          <w:tcPr>
            <w:shd w:fill="a6a6a6" w:val="clear"/>
          </w:tcPr>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firstLine="6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Prasarana</w:t>
            </w:r>
          </w:p>
        </w:tc>
        <w:tc>
          <w:tcPr>
            <w:shd w:fill="a6a6a6" w:val="clear"/>
          </w:tcPr>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0" w:right="134" w:hanging="8.267716535432896"/>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Daya Tampung</w:t>
            </w:r>
          </w:p>
        </w:tc>
        <w:tc>
          <w:tcPr>
            <w:shd w:fill="a6a6a6" w:val="clear"/>
          </w:tcPr>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76" w:lineRule="auto"/>
              <w:ind w:left="141.7322834645671" w:right="29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Luas Ruang (m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tc>
        <w:tc>
          <w:tcPr>
            <w:tcBorders>
              <w:right w:color="000000" w:space="0" w:sz="6" w:val="single"/>
            </w:tcBorders>
            <w:shd w:fill="a6a6a6" w:val="clear"/>
          </w:tcPr>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Milik Sendiri (M)/ Sewa (W)</w:t>
            </w:r>
          </w:p>
        </w:tc>
        <w:tc>
          <w:tcPr>
            <w:tcBorders>
              <w:left w:color="000000" w:space="0" w:sz="6" w:val="single"/>
            </w:tcBorders>
            <w:shd w:fill="a6a6a6" w:val="clear"/>
          </w:tcPr>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36" w:right="132" w:hanging="4.0000000000000036"/>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Berlisensi (L)/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Public Domain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(P)/Tidak</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97" w:right="197"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Berlisensi (T)</w:t>
            </w:r>
          </w:p>
        </w:tc>
        <w:tc>
          <w:tcPr>
            <w:shd w:fill="a6a6a6" w:val="clear"/>
          </w:tcPr>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Perangkat</w:t>
            </w:r>
          </w:p>
        </w:tc>
        <w:tc>
          <w:tcPr>
            <w:shd w:fill="ffff00" w:val="clear"/>
          </w:tcPr>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14" w:right="317"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tc>
        <w:tc>
          <w:tcPr>
            <w:shd w:fill="a6a6a6" w:val="clear"/>
          </w:tcPr>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340" w:hRule="atLeast"/>
          <w:tblHeader w:val="0"/>
        </w:trPr>
        <w:tc>
          <w:tcPr>
            <w:shd w:fill="ffff00" w:val="clear"/>
          </w:tcPr>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Lab Siber 1</w:t>
            </w:r>
            <w:r w:rsidDel="00000000" w:rsidR="00000000" w:rsidRPr="00000000">
              <w:rPr>
                <w:rtl w:val="0"/>
              </w:rPr>
            </w:r>
          </w:p>
        </w:tc>
        <w:tc>
          <w:tcPr>
            <w:shd w:fill="ffff00" w:val="clear"/>
          </w:tcPr>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shd w:fill="ffff00" w:val="clear"/>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6" w:val="single"/>
            </w:tcBorders>
            <w:shd w:fill="ffff00" w:val="clear"/>
          </w:tcPr>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M</w:t>
            </w:r>
            <w:r w:rsidDel="00000000" w:rsidR="00000000" w:rsidRPr="00000000">
              <w:rPr>
                <w:rtl w:val="0"/>
              </w:rPr>
            </w:r>
          </w:p>
        </w:tc>
        <w:tc>
          <w:tcPr>
            <w:tcBorders>
              <w:left w:color="000000" w:space="0" w:sz="6" w:val="single"/>
            </w:tcBorders>
            <w:shd w:fill="ffff00" w:val="clear"/>
          </w:tcPr>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L</w:t>
            </w:r>
            <w:r w:rsidDel="00000000" w:rsidR="00000000" w:rsidRPr="00000000">
              <w:rPr>
                <w:rtl w:val="0"/>
              </w:rPr>
            </w:r>
          </w:p>
        </w:tc>
        <w:tc>
          <w:tcPr>
            <w:shd w:fill="ffff00" w:val="clear"/>
          </w:tcPr>
          <w:p w:rsidR="00000000" w:rsidDel="00000000" w:rsidP="00000000" w:rsidRDefault="00000000" w:rsidRPr="00000000" w14:paraId="00001BA3">
            <w:pPr>
              <w:rPr/>
            </w:pPr>
            <w:r w:rsidDel="00000000" w:rsidR="00000000" w:rsidRPr="00000000">
              <w:rPr>
                <w:rtl w:val="0"/>
              </w:rPr>
              <w:t xml:space="preserve">Huawei FireHunter 6000 (1)</w:t>
            </w:r>
          </w:p>
          <w:p w:rsidR="00000000" w:rsidDel="00000000" w:rsidP="00000000" w:rsidRDefault="00000000" w:rsidRPr="00000000" w14:paraId="00001BA4">
            <w:pPr>
              <w:rPr/>
            </w:pPr>
            <w:r w:rsidDel="00000000" w:rsidR="00000000" w:rsidRPr="00000000">
              <w:rPr>
                <w:rtl w:val="0"/>
              </w:rPr>
              <w:t xml:space="preserve">Huawei 2288h v5 (1)</w:t>
            </w:r>
          </w:p>
          <w:p w:rsidR="00000000" w:rsidDel="00000000" w:rsidP="00000000" w:rsidRDefault="00000000" w:rsidRPr="00000000" w14:paraId="00001BA5">
            <w:pPr>
              <w:rPr/>
            </w:pPr>
            <w:r w:rsidDel="00000000" w:rsidR="00000000" w:rsidRPr="00000000">
              <w:rPr>
                <w:rtl w:val="0"/>
              </w:rPr>
              <w:t xml:space="preserve">HPE Proliant DL20 gen 10 + key (1)</w:t>
            </w:r>
          </w:p>
          <w:p w:rsidR="00000000" w:rsidDel="00000000" w:rsidP="00000000" w:rsidRDefault="00000000" w:rsidRPr="00000000" w14:paraId="00001BA6">
            <w:pPr>
              <w:rPr/>
            </w:pPr>
            <w:r w:rsidDel="00000000" w:rsidR="00000000" w:rsidRPr="00000000">
              <w:rPr>
                <w:rtl w:val="0"/>
              </w:rPr>
              <w:t xml:space="preserve">Huawei VCN 3010 (1)</w:t>
            </w:r>
          </w:p>
          <w:p w:rsidR="00000000" w:rsidDel="00000000" w:rsidP="00000000" w:rsidRDefault="00000000" w:rsidRPr="00000000" w14:paraId="00001BA7">
            <w:pPr>
              <w:rPr/>
            </w:pPr>
            <w:r w:rsidDel="00000000" w:rsidR="00000000" w:rsidRPr="00000000">
              <w:rPr>
                <w:rtl w:val="0"/>
              </w:rPr>
              <w:t xml:space="preserve">Huawei IdeaHub (1)</w:t>
            </w:r>
          </w:p>
          <w:p w:rsidR="00000000" w:rsidDel="00000000" w:rsidP="00000000" w:rsidRDefault="00000000" w:rsidRPr="00000000" w14:paraId="00001BA8">
            <w:pPr>
              <w:rPr/>
            </w:pPr>
            <w:r w:rsidDel="00000000" w:rsidR="00000000" w:rsidRPr="00000000">
              <w:rPr>
                <w:rtl w:val="0"/>
              </w:rPr>
              <w:t xml:space="preserve">AIO Dell Optiplex 7480 + key mouse (5)</w:t>
            </w:r>
          </w:p>
          <w:p w:rsidR="00000000" w:rsidDel="00000000" w:rsidP="00000000" w:rsidRDefault="00000000" w:rsidRPr="00000000" w14:paraId="00001BA9">
            <w:pPr>
              <w:rPr/>
            </w:pPr>
            <w:r w:rsidDel="00000000" w:rsidR="00000000" w:rsidRPr="00000000">
              <w:rPr>
                <w:rtl w:val="0"/>
              </w:rPr>
              <w:t xml:space="preserve">AIO Dell Optiplex 3280 + key mouse (2)</w:t>
            </w:r>
          </w:p>
          <w:p w:rsidR="00000000" w:rsidDel="00000000" w:rsidP="00000000" w:rsidRDefault="00000000" w:rsidRPr="00000000" w14:paraId="00001BAA">
            <w:pPr>
              <w:rPr/>
            </w:pPr>
            <w:r w:rsidDel="00000000" w:rsidR="00000000" w:rsidRPr="00000000">
              <w:rPr>
                <w:rtl w:val="0"/>
              </w:rPr>
              <w:t xml:space="preserve">Asus ROG + LCD 22” + key mouse (3)</w:t>
            </w:r>
          </w:p>
          <w:p w:rsidR="00000000" w:rsidDel="00000000" w:rsidP="00000000" w:rsidRDefault="00000000" w:rsidRPr="00000000" w14:paraId="00001BAB">
            <w:pPr>
              <w:rPr/>
            </w:pPr>
            <w:r w:rsidDel="00000000" w:rsidR="00000000" w:rsidRPr="00000000">
              <w:rPr>
                <w:rtl w:val="0"/>
              </w:rPr>
              <w:t xml:space="preserve">Asus T110 + LCD 22” +  key mouse (3)</w:t>
            </w:r>
          </w:p>
          <w:p w:rsidR="00000000" w:rsidDel="00000000" w:rsidP="00000000" w:rsidRDefault="00000000" w:rsidRPr="00000000" w14:paraId="00001BAC">
            <w:pPr>
              <w:rPr/>
            </w:pPr>
            <w:r w:rsidDel="00000000" w:rsidR="00000000" w:rsidRPr="00000000">
              <w:rPr>
                <w:rtl w:val="0"/>
              </w:rPr>
              <w:t xml:space="preserve">Monitor Viewsonic 55 (1)</w:t>
            </w:r>
          </w:p>
          <w:p w:rsidR="00000000" w:rsidDel="00000000" w:rsidP="00000000" w:rsidRDefault="00000000" w:rsidRPr="00000000" w14:paraId="00001BAD">
            <w:pPr>
              <w:rPr/>
            </w:pPr>
            <w:r w:rsidDel="00000000" w:rsidR="00000000" w:rsidRPr="00000000">
              <w:rPr>
                <w:rtl w:val="0"/>
              </w:rPr>
              <w:t xml:space="preserve">Monitor Samsung 22 (1)</w:t>
            </w:r>
          </w:p>
          <w:p w:rsidR="00000000" w:rsidDel="00000000" w:rsidP="00000000" w:rsidRDefault="00000000" w:rsidRPr="00000000" w14:paraId="00001BAE">
            <w:pPr>
              <w:rPr/>
            </w:pPr>
            <w:r w:rsidDel="00000000" w:rsidR="00000000" w:rsidRPr="00000000">
              <w:rPr>
                <w:rtl w:val="0"/>
              </w:rPr>
              <w:t xml:space="preserve">Switch Cisco 2960x (2)</w:t>
            </w:r>
          </w:p>
          <w:p w:rsidR="00000000" w:rsidDel="00000000" w:rsidP="00000000" w:rsidRDefault="00000000" w:rsidRPr="00000000" w14:paraId="00001BAF">
            <w:pPr>
              <w:rPr/>
            </w:pPr>
            <w:r w:rsidDel="00000000" w:rsidR="00000000" w:rsidRPr="00000000">
              <w:rPr>
                <w:rtl w:val="0"/>
              </w:rPr>
              <w:t xml:space="preserve">Switch TP link 16 (1)</w:t>
            </w:r>
          </w:p>
          <w:p w:rsidR="00000000" w:rsidDel="00000000" w:rsidP="00000000" w:rsidRDefault="00000000" w:rsidRPr="00000000" w14:paraId="00001BB0">
            <w:pPr>
              <w:rPr/>
            </w:pPr>
            <w:r w:rsidDel="00000000" w:rsidR="00000000" w:rsidRPr="00000000">
              <w:rPr>
                <w:rtl w:val="0"/>
              </w:rPr>
              <w:t xml:space="preserve">Switch HP (1)</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ind w:right="62.48031496063021"/>
              <w:rPr/>
            </w:pPr>
            <w:r w:rsidDel="00000000" w:rsidR="00000000" w:rsidRPr="00000000">
              <w:rPr>
                <w:rtl w:val="0"/>
              </w:rPr>
              <w:t xml:space="preserve">Cybersecurity Online Simulation Platform (COSP)</w:t>
            </w:r>
            <w:r w:rsidDel="00000000" w:rsidR="00000000" w:rsidRPr="00000000">
              <w:rPr>
                <w:rtl w:val="0"/>
              </w:rPr>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Internet 60Mbps</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Pr>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B8">
            <w:pPr>
              <w:rPr>
                <w:rFonts w:ascii="Times New Roman" w:cs="Times New Roman" w:eastAsia="Times New Roman" w:hAnsi="Times New Roman"/>
              </w:rPr>
            </w:pPr>
            <w:hyperlink r:id="rId360">
              <w:r w:rsidDel="00000000" w:rsidR="00000000" w:rsidRPr="00000000">
                <w:rPr>
                  <w:rFonts w:ascii="Times New Roman" w:cs="Times New Roman" w:eastAsia="Times New Roman" w:hAnsi="Times New Roman"/>
                  <w:color w:val="1155cc"/>
                  <w:u w:val="single"/>
                  <w:rtl w:val="0"/>
                </w:rPr>
                <w:t xml:space="preserve">https://sionlap.poltekssn.ac.id/</w:t>
              </w:r>
            </w:hyperlink>
            <w:r w:rsidDel="00000000" w:rsidR="00000000" w:rsidRPr="00000000">
              <w:rPr>
                <w:rtl w:val="0"/>
              </w:rPr>
            </w:r>
          </w:p>
          <w:p w:rsidR="00000000" w:rsidDel="00000000" w:rsidP="00000000" w:rsidRDefault="00000000" w:rsidRPr="00000000" w14:paraId="00001B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BA">
            <w:pPr>
              <w:rPr>
                <w:rFonts w:ascii="Times New Roman" w:cs="Times New Roman" w:eastAsia="Times New Roman" w:hAnsi="Times New Roman"/>
              </w:rPr>
            </w:pPr>
            <w:hyperlink r:id="rId361">
              <w:r w:rsidDel="00000000" w:rsidR="00000000" w:rsidRPr="00000000">
                <w:rPr>
                  <w:rFonts w:ascii="Times New Roman" w:cs="Times New Roman" w:eastAsia="Times New Roman" w:hAnsi="Times New Roman"/>
                  <w:color w:val="1155cc"/>
                  <w:u w:val="single"/>
                  <w:rtl w:val="0"/>
                </w:rPr>
                <w:t xml:space="preserve">https://drive.poltekssn.ac.id/s/3HZs5zqtDfofN3p/download</w:t>
              </w:r>
            </w:hyperlink>
            <w:r w:rsidDel="00000000" w:rsidR="00000000" w:rsidRPr="00000000">
              <w:rPr>
                <w:rtl w:val="0"/>
              </w:rPr>
            </w:r>
          </w:p>
          <w:p w:rsidR="00000000" w:rsidDel="00000000" w:rsidP="00000000" w:rsidRDefault="00000000" w:rsidRPr="00000000" w14:paraId="00001B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BC">
            <w:pPr>
              <w:rPr>
                <w:rFonts w:ascii="Times New Roman" w:cs="Times New Roman" w:eastAsia="Times New Roman" w:hAnsi="Times New Roman"/>
              </w:rPr>
            </w:pPr>
            <w:hyperlink r:id="rId362">
              <w:r w:rsidDel="00000000" w:rsidR="00000000" w:rsidRPr="00000000">
                <w:rPr>
                  <w:rFonts w:ascii="Times New Roman" w:cs="Times New Roman" w:eastAsia="Times New Roman" w:hAnsi="Times New Roman"/>
                  <w:color w:val="1155cc"/>
                  <w:u w:val="single"/>
                  <w:rtl w:val="0"/>
                </w:rPr>
                <w:t xml:space="preserve">https://jadwallab.poltekssn.ac.id/</w:t>
              </w:r>
            </w:hyperlink>
            <w:r w:rsidDel="00000000" w:rsidR="00000000" w:rsidRPr="00000000">
              <w:rPr>
                <w:rtl w:val="0"/>
              </w:rPr>
            </w:r>
          </w:p>
          <w:p w:rsidR="00000000" w:rsidDel="00000000" w:rsidP="00000000" w:rsidRDefault="00000000" w:rsidRPr="00000000" w14:paraId="00001B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BE">
            <w:pPr>
              <w:rPr>
                <w:rFonts w:ascii="Times New Roman" w:cs="Times New Roman" w:eastAsia="Times New Roman" w:hAnsi="Times New Roman"/>
              </w:rPr>
            </w:pPr>
            <w:hyperlink r:id="rId363">
              <w:r w:rsidDel="00000000" w:rsidR="00000000" w:rsidRPr="00000000">
                <w:rPr>
                  <w:rFonts w:ascii="Times New Roman" w:cs="Times New Roman" w:eastAsia="Times New Roman" w:hAnsi="Times New Roman"/>
                  <w:color w:val="1155cc"/>
                  <w:u w:val="single"/>
                  <w:rtl w:val="0"/>
                </w:rPr>
                <w:t xml:space="preserve">https://drive.google.com/drive/folders/1YEouzvd8x8hizQ4nHQsKBlXsxVCNkhbg?usp=drive_link</w:t>
              </w:r>
            </w:hyperlink>
            <w:r w:rsidDel="00000000" w:rsidR="00000000" w:rsidRPr="00000000">
              <w:rPr>
                <w:rFonts w:ascii="Times New Roman" w:cs="Times New Roman" w:eastAsia="Times New Roman" w:hAnsi="Times New Roman"/>
                <w:rtl w:val="0"/>
              </w:rPr>
              <w:t xml:space="preserve"> </w:t>
            </w:r>
          </w:p>
        </w:tc>
      </w:tr>
      <w:tr>
        <w:trPr>
          <w:cantSplit w:val="0"/>
          <w:trHeight w:val="340" w:hRule="atLeast"/>
          <w:tblHeader w:val="0"/>
        </w:trPr>
        <w:tc>
          <w:tcPr>
            <w:shd w:fill="ffff00" w:val="clear"/>
          </w:tcPr>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Lab Siber 2</w:t>
            </w:r>
            <w:r w:rsidDel="00000000" w:rsidR="00000000" w:rsidRPr="00000000">
              <w:rPr>
                <w:rtl w:val="0"/>
              </w:rPr>
            </w:r>
          </w:p>
        </w:tc>
        <w:tc>
          <w:tcPr>
            <w:shd w:fill="ffff00" w:val="clear"/>
          </w:tcPr>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shd w:fill="ffff00" w:val="clear"/>
          </w:tcPr>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6" w:val="single"/>
            </w:tcBorders>
            <w:shd w:fill="ffff00" w:val="clear"/>
          </w:tcPr>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tcBorders>
              <w:left w:color="000000" w:space="0" w:sz="6" w:val="single"/>
            </w:tcBorders>
            <w:shd w:fill="ffff00" w:val="clear"/>
          </w:tcPr>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L</w:t>
            </w:r>
            <w:r w:rsidDel="00000000" w:rsidR="00000000" w:rsidRPr="00000000">
              <w:rPr>
                <w:rtl w:val="0"/>
              </w:rPr>
            </w:r>
          </w:p>
        </w:tc>
        <w:tc>
          <w:tcPr>
            <w:shd w:fill="ffff00" w:val="clear"/>
          </w:tcPr>
          <w:p w:rsidR="00000000" w:rsidDel="00000000" w:rsidP="00000000" w:rsidRDefault="00000000" w:rsidRPr="00000000" w14:paraId="00001BC4">
            <w:pPr>
              <w:rPr/>
            </w:pPr>
            <w:r w:rsidDel="00000000" w:rsidR="00000000" w:rsidRPr="00000000">
              <w:rPr>
                <w:rtl w:val="0"/>
              </w:rPr>
              <w:t xml:space="preserve">Dell Poweredge 430 (1)</w:t>
            </w:r>
          </w:p>
          <w:p w:rsidR="00000000" w:rsidDel="00000000" w:rsidP="00000000" w:rsidRDefault="00000000" w:rsidRPr="00000000" w14:paraId="00001BC5">
            <w:pPr>
              <w:rPr/>
            </w:pPr>
            <w:r w:rsidDel="00000000" w:rsidR="00000000" w:rsidRPr="00000000">
              <w:rPr>
                <w:rtl w:val="0"/>
              </w:rPr>
              <w:t xml:space="preserve">AIO Dell Optiplex 7460 (20)</w:t>
            </w:r>
          </w:p>
          <w:p w:rsidR="00000000" w:rsidDel="00000000" w:rsidP="00000000" w:rsidRDefault="00000000" w:rsidRPr="00000000" w14:paraId="00001BC6">
            <w:pPr>
              <w:rPr/>
            </w:pPr>
            <w:r w:rsidDel="00000000" w:rsidR="00000000" w:rsidRPr="00000000">
              <w:rPr>
                <w:rtl w:val="0"/>
              </w:rPr>
              <w:t xml:space="preserve">AIO Dell Optiplex 3280 (14)</w:t>
            </w:r>
          </w:p>
          <w:p w:rsidR="00000000" w:rsidDel="00000000" w:rsidP="00000000" w:rsidRDefault="00000000" w:rsidRPr="00000000" w14:paraId="00001BC7">
            <w:pPr>
              <w:rPr/>
            </w:pPr>
            <w:r w:rsidDel="00000000" w:rsidR="00000000" w:rsidRPr="00000000">
              <w:rPr>
                <w:rtl w:val="0"/>
              </w:rPr>
              <w:t xml:space="preserve">Monitor Viewsonic 55 (1)</w:t>
            </w:r>
          </w:p>
          <w:p w:rsidR="00000000" w:rsidDel="00000000" w:rsidP="00000000" w:rsidRDefault="00000000" w:rsidRPr="00000000" w14:paraId="00001BC8">
            <w:pPr>
              <w:rPr/>
            </w:pPr>
            <w:r w:rsidDel="00000000" w:rsidR="00000000" w:rsidRPr="00000000">
              <w:rPr>
                <w:rtl w:val="0"/>
              </w:rPr>
              <w:t xml:space="preserve">Viewsonic LCD Proyektor (1)</w:t>
            </w:r>
          </w:p>
          <w:p w:rsidR="00000000" w:rsidDel="00000000" w:rsidP="00000000" w:rsidRDefault="00000000" w:rsidRPr="00000000" w14:paraId="00001BC9">
            <w:pPr>
              <w:rPr/>
            </w:pPr>
            <w:r w:rsidDel="00000000" w:rsidR="00000000" w:rsidRPr="00000000">
              <w:rPr>
                <w:rtl w:val="0"/>
              </w:rPr>
              <w:t xml:space="preserve">Rak Server 48u (1)</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ind w:right="62.48031496063021"/>
              <w:rPr/>
            </w:pPr>
            <w:r w:rsidDel="00000000" w:rsidR="00000000" w:rsidRPr="00000000">
              <w:rPr>
                <w:rtl w:val="0"/>
              </w:rPr>
              <w:t xml:space="preserve">Cybersecurity Online Simulation Platform (COSP)</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rFonts w:ascii="Times New Roman" w:cs="Times New Roman" w:eastAsia="Times New Roman" w:hAnsi="Times New Roman"/>
              </w:rPr>
            </w:pPr>
            <w:r w:rsidDel="00000000" w:rsidR="00000000" w:rsidRPr="00000000">
              <w:rPr>
                <w:rtl w:val="0"/>
              </w:rPr>
              <w:t xml:space="preserve">Internet 60Mbps</w:t>
            </w:r>
            <w:r w:rsidDel="00000000" w:rsidR="00000000" w:rsidRPr="00000000">
              <w:rPr>
                <w:rtl w:val="0"/>
              </w:rPr>
            </w:r>
          </w:p>
        </w:tc>
        <w:tc>
          <w:tcPr>
            <w:shd w:fill="ffff00" w:val="clear"/>
          </w:tcPr>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CF">
            <w:pPr>
              <w:rPr>
                <w:rFonts w:ascii="Times New Roman" w:cs="Times New Roman" w:eastAsia="Times New Roman" w:hAnsi="Times New Roman"/>
              </w:rPr>
            </w:pPr>
            <w:hyperlink r:id="rId364">
              <w:r w:rsidDel="00000000" w:rsidR="00000000" w:rsidRPr="00000000">
                <w:rPr>
                  <w:rFonts w:ascii="Times New Roman" w:cs="Times New Roman" w:eastAsia="Times New Roman" w:hAnsi="Times New Roman"/>
                  <w:color w:val="1155cc"/>
                  <w:u w:val="single"/>
                  <w:rtl w:val="0"/>
                </w:rPr>
                <w:t xml:space="preserve">https://sionlap.poltekssn.ac.id/</w:t>
              </w:r>
            </w:hyperlink>
            <w:r w:rsidDel="00000000" w:rsidR="00000000" w:rsidRPr="00000000">
              <w:rPr>
                <w:rtl w:val="0"/>
              </w:rPr>
            </w:r>
          </w:p>
          <w:p w:rsidR="00000000" w:rsidDel="00000000" w:rsidP="00000000" w:rsidRDefault="00000000" w:rsidRPr="00000000" w14:paraId="00001B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D1">
            <w:pPr>
              <w:rPr>
                <w:rFonts w:ascii="Times New Roman" w:cs="Times New Roman" w:eastAsia="Times New Roman" w:hAnsi="Times New Roman"/>
              </w:rPr>
            </w:pPr>
            <w:hyperlink r:id="rId365">
              <w:r w:rsidDel="00000000" w:rsidR="00000000" w:rsidRPr="00000000">
                <w:rPr>
                  <w:rFonts w:ascii="Times New Roman" w:cs="Times New Roman" w:eastAsia="Times New Roman" w:hAnsi="Times New Roman"/>
                  <w:color w:val="1155cc"/>
                  <w:u w:val="single"/>
                  <w:rtl w:val="0"/>
                </w:rPr>
                <w:t xml:space="preserve">https://drive.poltekssn.ac.id/s/3HZs5zqtDfofN3p/download</w:t>
              </w:r>
            </w:hyperlink>
            <w:r w:rsidDel="00000000" w:rsidR="00000000" w:rsidRPr="00000000">
              <w:rPr>
                <w:rtl w:val="0"/>
              </w:rPr>
            </w:r>
          </w:p>
          <w:p w:rsidR="00000000" w:rsidDel="00000000" w:rsidP="00000000" w:rsidRDefault="00000000" w:rsidRPr="00000000" w14:paraId="00001B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D3">
            <w:pPr>
              <w:rPr>
                <w:rFonts w:ascii="Times New Roman" w:cs="Times New Roman" w:eastAsia="Times New Roman" w:hAnsi="Times New Roman"/>
              </w:rPr>
            </w:pPr>
            <w:hyperlink r:id="rId366">
              <w:r w:rsidDel="00000000" w:rsidR="00000000" w:rsidRPr="00000000">
                <w:rPr>
                  <w:rFonts w:ascii="Times New Roman" w:cs="Times New Roman" w:eastAsia="Times New Roman" w:hAnsi="Times New Roman"/>
                  <w:color w:val="1155cc"/>
                  <w:u w:val="single"/>
                  <w:rtl w:val="0"/>
                </w:rPr>
                <w:t xml:space="preserve">https://jadwallab.poltekssn.ac.id/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B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D5">
            <w:pPr>
              <w:rPr>
                <w:rFonts w:ascii="Times New Roman" w:cs="Times New Roman" w:eastAsia="Times New Roman" w:hAnsi="Times New Roman"/>
              </w:rPr>
            </w:pPr>
            <w:hyperlink r:id="rId367">
              <w:r w:rsidDel="00000000" w:rsidR="00000000" w:rsidRPr="00000000">
                <w:rPr>
                  <w:rFonts w:ascii="Times New Roman" w:cs="Times New Roman" w:eastAsia="Times New Roman" w:hAnsi="Times New Roman"/>
                  <w:color w:val="1155cc"/>
                  <w:u w:val="single"/>
                  <w:rtl w:val="0"/>
                </w:rPr>
                <w:t xml:space="preserve">https://drive.google.com/drive/folders/1zVAvAOXo5HHuNhw3YBqgam1ebnUiVtyt?usp=drive_link</w:t>
              </w:r>
            </w:hyperlink>
            <w:r w:rsidDel="00000000" w:rsidR="00000000" w:rsidRPr="00000000">
              <w:rPr>
                <w:rFonts w:ascii="Times New Roman" w:cs="Times New Roman" w:eastAsia="Times New Roman" w:hAnsi="Times New Roman"/>
                <w:rtl w:val="0"/>
              </w:rPr>
              <w:t xml:space="preserve"> </w:t>
            </w:r>
          </w:p>
        </w:tc>
      </w:tr>
      <w:tr>
        <w:trPr>
          <w:cantSplit w:val="0"/>
          <w:trHeight w:val="340" w:hRule="atLeast"/>
          <w:tblHeader w:val="0"/>
        </w:trPr>
        <w:tc>
          <w:tcPr>
            <w:shd w:fill="ffff00" w:val="clear"/>
          </w:tcPr>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Data Center</w:t>
            </w:r>
          </w:p>
        </w:tc>
        <w:tc>
          <w:tcPr>
            <w:shd w:fill="ffff00" w:val="clear"/>
          </w:tcPr>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fff00" w:val="clear"/>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6" w:val="single"/>
            </w:tcBorders>
            <w:shd w:fill="ffff00" w:val="clear"/>
          </w:tcPr>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left w:color="000000" w:space="0" w:sz="6" w:val="single"/>
            </w:tcBorders>
            <w:shd w:fill="ffff00" w:val="clear"/>
          </w:tcPr>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BDB">
            <w:pPr>
              <w:rPr/>
            </w:pPr>
            <w:r w:rsidDel="00000000" w:rsidR="00000000" w:rsidRPr="00000000">
              <w:rPr>
                <w:rtl w:val="0"/>
              </w:rPr>
              <w:t xml:space="preserve">SuperMicro 1u (2)</w:t>
            </w:r>
          </w:p>
          <w:p w:rsidR="00000000" w:rsidDel="00000000" w:rsidP="00000000" w:rsidRDefault="00000000" w:rsidRPr="00000000" w14:paraId="00001BDC">
            <w:pPr>
              <w:rPr/>
            </w:pPr>
            <w:r w:rsidDel="00000000" w:rsidR="00000000" w:rsidRPr="00000000">
              <w:rPr>
                <w:rtl w:val="0"/>
              </w:rPr>
              <w:t xml:space="preserve">Server 4U (4)</w:t>
            </w:r>
          </w:p>
          <w:p w:rsidR="00000000" w:rsidDel="00000000" w:rsidP="00000000" w:rsidRDefault="00000000" w:rsidRPr="00000000" w14:paraId="00001BDD">
            <w:pPr>
              <w:rPr/>
            </w:pPr>
            <w:r w:rsidDel="00000000" w:rsidR="00000000" w:rsidRPr="00000000">
              <w:rPr>
                <w:rtl w:val="0"/>
              </w:rPr>
              <w:t xml:space="preserve">Riverra (4)</w:t>
            </w:r>
          </w:p>
          <w:p w:rsidR="00000000" w:rsidDel="00000000" w:rsidP="00000000" w:rsidRDefault="00000000" w:rsidRPr="00000000" w14:paraId="00001BDE">
            <w:pPr>
              <w:rPr/>
            </w:pPr>
            <w:r w:rsidDel="00000000" w:rsidR="00000000" w:rsidRPr="00000000">
              <w:rPr>
                <w:rtl w:val="0"/>
              </w:rPr>
              <w:t xml:space="preserve">Mikrotik CloudRouter (1)</w:t>
            </w:r>
          </w:p>
          <w:p w:rsidR="00000000" w:rsidDel="00000000" w:rsidP="00000000" w:rsidRDefault="00000000" w:rsidRPr="00000000" w14:paraId="00001BDF">
            <w:pPr>
              <w:rPr/>
            </w:pPr>
            <w:r w:rsidDel="00000000" w:rsidR="00000000" w:rsidRPr="00000000">
              <w:rPr>
                <w:rtl w:val="0"/>
              </w:rPr>
              <w:t xml:space="preserve">Buffalo Storage server (1)</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rFonts w:ascii="Times New Roman" w:cs="Times New Roman" w:eastAsia="Times New Roman" w:hAnsi="Times New Roman"/>
              </w:rPr>
            </w:pPr>
            <w:r w:rsidDel="00000000" w:rsidR="00000000" w:rsidRPr="00000000">
              <w:rPr>
                <w:rtl w:val="0"/>
              </w:rPr>
              <w:t xml:space="preserve">Internet 60Mbps</w:t>
            </w:r>
            <w:r w:rsidDel="00000000" w:rsidR="00000000" w:rsidRPr="00000000">
              <w:rPr>
                <w:rtl w:val="0"/>
              </w:rPr>
            </w:r>
          </w:p>
        </w:tc>
        <w:tc>
          <w:tcPr>
            <w:shd w:fill="ffff00" w:val="clear"/>
          </w:tcPr>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E3">
            <w:pPr>
              <w:rPr>
                <w:rFonts w:ascii="Times New Roman" w:cs="Times New Roman" w:eastAsia="Times New Roman" w:hAnsi="Times New Roman"/>
              </w:rPr>
            </w:pPr>
            <w:hyperlink r:id="rId368">
              <w:r w:rsidDel="00000000" w:rsidR="00000000" w:rsidRPr="00000000">
                <w:rPr>
                  <w:rFonts w:ascii="Times New Roman" w:cs="Times New Roman" w:eastAsia="Times New Roman" w:hAnsi="Times New Roman"/>
                  <w:color w:val="1155cc"/>
                  <w:u w:val="single"/>
                  <w:rtl w:val="0"/>
                </w:rPr>
                <w:t xml:space="preserve">https://drive.google.com/drive/folders/1uEzwH6nbxhuFwt6xuwfcT6nuIHpn4kID?usp=drive_link</w:t>
              </w:r>
            </w:hyperlink>
            <w:r w:rsidDel="00000000" w:rsidR="00000000" w:rsidRPr="00000000">
              <w:rPr>
                <w:rFonts w:ascii="Times New Roman" w:cs="Times New Roman" w:eastAsia="Times New Roman" w:hAnsi="Times New Roman"/>
                <w:rtl w:val="0"/>
              </w:rPr>
              <w:t xml:space="preserve"> </w:t>
            </w:r>
          </w:p>
        </w:tc>
      </w:tr>
      <w:tr>
        <w:trPr>
          <w:cantSplit w:val="0"/>
          <w:trHeight w:val="340" w:hRule="atLeast"/>
          <w:tblHeader w:val="0"/>
        </w:trPr>
        <w:tc>
          <w:tcPr>
            <w:shd w:fill="ffff00" w:val="clear"/>
          </w:tcPr>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Auditorium Sumarkidjo</w:t>
            </w:r>
            <w:r w:rsidDel="00000000" w:rsidR="00000000" w:rsidRPr="00000000">
              <w:rPr>
                <w:rtl w:val="0"/>
              </w:rPr>
            </w:r>
          </w:p>
        </w:tc>
        <w:tc>
          <w:tcPr>
            <w:shd w:fill="ffff00" w:val="clear"/>
          </w:tcPr>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6" w:val="single"/>
            </w:tcBorders>
            <w:shd w:fill="ffff00" w:val="clear"/>
          </w:tcPr>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tcBorders>
              <w:left w:color="000000" w:space="0" w:sz="6" w:val="single"/>
            </w:tcBorders>
            <w:shd w:fill="ffff00" w:val="clear"/>
          </w:tcPr>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w:t>
            </w:r>
            <w:r w:rsidDel="00000000" w:rsidR="00000000" w:rsidRPr="00000000">
              <w:rPr>
                <w:rtl w:val="0"/>
              </w:rPr>
            </w:r>
          </w:p>
        </w:tc>
        <w:tc>
          <w:tcPr>
            <w:shd w:fill="ffff00" w:val="clear"/>
          </w:tcPr>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Promethean (2)</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40/50Mbps</w:t>
            </w:r>
          </w:p>
        </w:tc>
        <w:tc>
          <w:tcPr>
            <w:shd w:fill="ffff00" w:val="clear"/>
          </w:tcPr>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69">
              <w:r w:rsidDel="00000000" w:rsidR="00000000" w:rsidRPr="00000000">
                <w:rPr>
                  <w:rFonts w:ascii="Times New Roman" w:cs="Times New Roman" w:eastAsia="Times New Roman" w:hAnsi="Times New Roman"/>
                  <w:color w:val="1155cc"/>
                  <w:u w:val="single"/>
                  <w:rtl w:val="0"/>
                </w:rPr>
                <w:t xml:space="preserve">https://drive.google.com/drive/folders/1pPTJbCSz1-mOvLwRm13LjiJymxKNBY59?usp=drive_link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bl>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4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Keterangan:</w:t>
      </w:r>
    </w:p>
    <w:p w:rsidR="00000000" w:rsidDel="00000000" w:rsidP="00000000" w:rsidRDefault="00000000" w:rsidRPr="00000000" w14:paraId="00001BE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54"/>
        </w:tabs>
        <w:spacing w:after="0" w:before="38" w:line="240" w:lineRule="auto"/>
        <w:ind w:left="2553" w:right="0" w:hanging="30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Prasarana diisi nama laboratorium, nama bengkel dan lain-lain</w:t>
      </w:r>
    </w:p>
    <w:p w:rsidR="00000000" w:rsidDel="00000000" w:rsidP="00000000" w:rsidRDefault="00000000" w:rsidRPr="00000000" w14:paraId="00001BF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2554"/>
        </w:tabs>
        <w:spacing w:after="0" w:before="40" w:line="240" w:lineRule="auto"/>
        <w:ind w:left="2553" w:right="0" w:hanging="308.000000000000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Perangkat yang dimiliki diisi perangkat keras, perangkat lunak,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bandwidth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device, tool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 lain-lain</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BF2">
      <w:pPr>
        <w:spacing w:after="38" w:lineRule="auto"/>
        <w:ind w:left="2526" w:right="2545" w:firstLine="0"/>
        <w:jc w:val="center"/>
        <w:rPr>
          <w:b w:val="1"/>
          <w:bCs w:val="1"/>
        </w:rPr>
      </w:pPr>
      <w:hyperlink r:id="rId370">
        <w:r w:rsidDel="00000000" w:rsidR="00000000" w:rsidRPr="00000000">
          <w:rPr>
            <w:b w:val="1"/>
            <w:bCs w:val="1"/>
            <w:color w:val="1155cc"/>
            <w:u w:val="single"/>
            <w:rtl w:val="0"/>
          </w:rPr>
          <w:t xml:space="preserve">Tabel 4.A.2</w:t>
        </w:r>
      </w:hyperlink>
      <w:commentRangeStart w:id="44"/>
      <w:hyperlink r:id="rId371">
        <w:r w:rsidDel="00000000" w:rsidR="00000000" w:rsidRPr="00000000">
          <w:rPr>
            <w:b w:val="1"/>
            <w:bCs w:val="1"/>
            <w:color w:val="1155cc"/>
            <w:u w:val="single"/>
            <w:rtl w:val="0"/>
          </w:rPr>
          <w:t xml:space="preserve"> PkM DTPR, Hibah dan Pembiayaan PkM</w:t>
        </w:r>
      </w:hyperlink>
      <w:commentRangeEnd w:id="44"/>
      <w:r w:rsidDel="00000000" w:rsidR="00000000" w:rsidRPr="00000000">
        <w:commentReference w:id="44"/>
      </w:r>
      <w:r w:rsidDel="00000000" w:rsidR="00000000" w:rsidRPr="00000000">
        <w:rPr>
          <w:rtl w:val="0"/>
        </w:rPr>
      </w:r>
    </w:p>
    <w:tbl>
      <w:tblPr>
        <w:tblStyle w:val="Table29"/>
        <w:tblW w:w="13178.999999999998" w:type="dxa"/>
        <w:jc w:val="left"/>
        <w:tblInd w:w="1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7"/>
        <w:gridCol w:w="1279"/>
        <w:gridCol w:w="1178"/>
        <w:gridCol w:w="1541"/>
        <w:gridCol w:w="1675"/>
        <w:gridCol w:w="1114"/>
        <w:gridCol w:w="1018"/>
        <w:gridCol w:w="1193"/>
        <w:gridCol w:w="1186"/>
        <w:gridCol w:w="1022"/>
        <w:gridCol w:w="1416"/>
        <w:tblGridChange w:id="0">
          <w:tblGrid>
            <w:gridCol w:w="557"/>
            <w:gridCol w:w="1279"/>
            <w:gridCol w:w="1178"/>
            <w:gridCol w:w="1541"/>
            <w:gridCol w:w="1675"/>
            <w:gridCol w:w="1114"/>
            <w:gridCol w:w="1018"/>
            <w:gridCol w:w="1193"/>
            <w:gridCol w:w="1186"/>
            <w:gridCol w:w="1022"/>
            <w:gridCol w:w="1416"/>
          </w:tblGrid>
        </w:tblGridChange>
      </w:tblGrid>
      <w:tr>
        <w:trPr>
          <w:cantSplit w:val="0"/>
          <w:trHeight w:val="530" w:hRule="atLeast"/>
          <w:tblHeader w:val="0"/>
        </w:trPr>
        <w:tc>
          <w:tcPr>
            <w:gridSpan w:val="2"/>
            <w:shd w:fill="a6a6a6" w:val="clear"/>
          </w:tcPr>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Roadmap</w:t>
            </w:r>
          </w:p>
        </w:tc>
        <w:tc>
          <w:tcPr>
            <w:gridSpan w:val="9"/>
            <w:shd w:fill="ffff00" w:val="clear"/>
          </w:tcPr>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dokumen roadmap Pengabdian kepada Masyarakat</w:t>
            </w:r>
          </w:p>
        </w:tc>
      </w:tr>
      <w:tr>
        <w:trPr>
          <w:cantSplit w:val="0"/>
          <w:trHeight w:val="580" w:hRule="atLeast"/>
          <w:tblHeader w:val="0"/>
        </w:trPr>
        <w:tc>
          <w:tcPr>
            <w:vMerge w:val="restart"/>
            <w:shd w:fill="a6a6a6" w:val="clear"/>
          </w:tcPr>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p>
        </w:tc>
        <w:tc>
          <w:tcPr>
            <w:vMerge w:val="restart"/>
            <w:shd w:fill="a6a6a6" w:val="clear"/>
          </w:tcPr>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0" w:right="325" w:hanging="1.0000000000000142"/>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DTPR</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2" w:right="16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(Sebagai Ketua</w:t>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PkM)</w:t>
            </w:r>
          </w:p>
        </w:tc>
        <w:tc>
          <w:tcPr>
            <w:vMerge w:val="restart"/>
            <w:shd w:fill="a6a6a6" w:val="clear"/>
          </w:tcPr>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365" w:right="276" w:hanging="7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Judul PkM</w:t>
            </w:r>
          </w:p>
        </w:tc>
        <w:tc>
          <w:tcPr>
            <w:vMerge w:val="restart"/>
            <w:shd w:fill="a6a6a6" w:val="clear"/>
          </w:tcPr>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90" w:right="176" w:firstLine="3.000000000000007"/>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Mahasiswa yang Terlibat</w:t>
            </w:r>
          </w:p>
        </w:tc>
        <w:tc>
          <w:tcPr>
            <w:vMerge w:val="restart"/>
            <w:shd w:fill="a6a6a6" w:val="clear"/>
          </w:tcPr>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613" w:right="0" w:hanging="39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Jenis Hibah PkM</w:t>
            </w:r>
          </w:p>
        </w:tc>
        <w:tc>
          <w:tcPr>
            <w:shd w:fill="a6a6a6" w:val="clear"/>
          </w:tcPr>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122"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Sumber</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33" w:right="121"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Dana</w:t>
            </w:r>
          </w:p>
        </w:tc>
        <w:tc>
          <w:tcPr>
            <w:vMerge w:val="restart"/>
            <w:shd w:fill="a6a6a6" w:val="clear"/>
          </w:tcPr>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5" w:right="121" w:firstLine="31.00000000000001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Durasi (tahun)</w:t>
            </w:r>
          </w:p>
        </w:tc>
        <w:tc>
          <w:tcPr>
            <w:gridSpan w:val="3"/>
            <w:shd w:fill="a6a6a6" w:val="clear"/>
          </w:tcPr>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6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Pendanaan (Rp Juta)</w:t>
            </w:r>
          </w:p>
        </w:tc>
        <w:tc>
          <w:tcPr>
            <w:vMerge w:val="restart"/>
            <w:shd w:fill="a6a6a6" w:val="clear"/>
          </w:tcPr>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863" w:hRule="atLeast"/>
          <w:tblHeader w:val="0"/>
        </w:trPr>
        <w:tc>
          <w:tcPr>
            <w:vMerge w:val="continue"/>
            <w:shd w:fill="a6a6a6" w:val="clear"/>
          </w:tcPr>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L/N/I</w:t>
            </w:r>
          </w:p>
        </w:tc>
        <w:tc>
          <w:tcPr>
            <w:vMerge w:val="continue"/>
            <w:shd w:fill="a6a6a6" w:val="clear"/>
          </w:tcPr>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34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vMerge w:val="continue"/>
            <w:shd w:fill="a6a6a6" w:val="clear"/>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shd w:fill="ffff00" w:val="clear"/>
          </w:tcPr>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Setiyo Cahyono</w:t>
            </w:r>
            <w:r w:rsidDel="00000000" w:rsidR="00000000" w:rsidRPr="00000000">
              <w:rPr>
                <w:rtl w:val="0"/>
              </w:rPr>
            </w:r>
          </w:p>
        </w:tc>
        <w:tc>
          <w:tcPr>
            <w:shd w:fill="ffff00" w:val="clear"/>
          </w:tcPr>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Penyelenggaraan Keamanan Informasi Pemerintah Daerah Kabupaten Bogor</w:t>
            </w:r>
          </w:p>
        </w:tc>
        <w:tc>
          <w:tcPr>
            <w:shd w:fill="ffff00" w:val="clear"/>
          </w:tcPr>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shd w:fill="ffff00" w:val="clear"/>
          </w:tcPr>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c>
          <w:tcPr>
            <w:shd w:fill="ffff00" w:val="clear"/>
          </w:tcPr>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shd w:fill="ffff00" w:val="clear"/>
          </w:tcPr>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shd w:fill="ffff00" w:val="clear"/>
          </w:tcPr>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Dr. Amiruddin, S.Kom., M.T.I.</w:t>
            </w:r>
            <w:r w:rsidDel="00000000" w:rsidR="00000000" w:rsidRPr="00000000">
              <w:rPr>
                <w:rtl w:val="0"/>
              </w:rPr>
            </w:r>
          </w:p>
        </w:tc>
        <w:tc>
          <w:tcPr>
            <w:shd w:fill="ffff00" w:val="clear"/>
          </w:tcPr>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Pembinaan Kapasitas Keamanan Siber Bagi Aparatur Sipil Negara</w:t>
            </w:r>
            <w:r w:rsidDel="00000000" w:rsidR="00000000" w:rsidRPr="00000000">
              <w:rPr>
                <w:rtl w:val="0"/>
              </w:rPr>
            </w:r>
          </w:p>
        </w:tc>
        <w:tc>
          <w:tcPr>
            <w:shd w:fill="ffff00" w:val="clear"/>
          </w:tcPr>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shd w:fill="ffff00" w:val="clear"/>
          </w:tcPr>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0" w:hRule="atLeast"/>
          <w:tblHeader w:val="0"/>
        </w:trPr>
        <w:tc>
          <w:tcPr>
            <w:shd w:fill="ffff00" w:val="clear"/>
          </w:tcPr>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shd w:fill="ffff00" w:val="clear"/>
          </w:tcPr>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Dimas Febriyan Primabodo, M.Cs.</w:t>
            </w:r>
            <w:r w:rsidDel="00000000" w:rsidR="00000000" w:rsidRPr="00000000">
              <w:rPr>
                <w:rtl w:val="0"/>
              </w:rPr>
            </w:r>
          </w:p>
        </w:tc>
        <w:tc>
          <w:tcPr>
            <w:shd w:fill="ffff00" w:val="clear"/>
          </w:tcPr>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Pengabdian Kepada Masyarakat Kolaborasi Universitas Sembilanbelas November Kolaka - Poltek SSN</w:t>
            </w:r>
            <w:r w:rsidDel="00000000" w:rsidR="00000000" w:rsidRPr="00000000">
              <w:rPr>
                <w:rtl w:val="0"/>
              </w:rPr>
            </w:r>
          </w:p>
        </w:tc>
        <w:tc>
          <w:tcPr>
            <w:shd w:fill="ffff00" w:val="clear"/>
          </w:tcPr>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shd w:fill="ffff00" w:val="clear"/>
          </w:tcPr>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9" w:hRule="atLeast"/>
          <w:tblHeader w:val="0"/>
        </w:trPr>
        <w:tc>
          <w:tcPr>
            <w:shd w:fill="ffff00" w:val="clear"/>
          </w:tcPr>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shd w:fill="ffff00" w:val="clear"/>
          </w:tcPr>
          <w:p w:rsidR="00000000" w:rsidDel="00000000" w:rsidP="00000000" w:rsidRDefault="00000000" w:rsidRPr="00000000" w14:paraId="00001C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Septia Ulfa Sunaringtyas, S.Tr.MP., M.T.</w:t>
            </w:r>
          </w:p>
        </w:tc>
        <w:tc>
          <w:tcPr>
            <w:shd w:fill="ffff00" w:val="clear"/>
          </w:tcPr>
          <w:p w:rsidR="00000000" w:rsidDel="00000000" w:rsidP="00000000" w:rsidRDefault="00000000" w:rsidRPr="00000000" w14:paraId="00001C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Cyberaksi 4.0 Empowering</w:t>
            </w:r>
          </w:p>
          <w:p w:rsidR="00000000" w:rsidDel="00000000" w:rsidP="00000000" w:rsidRDefault="00000000" w:rsidRPr="00000000" w14:paraId="00001C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Cybersecurity Community “Hati-hati dengan Internetmu, Jaga Data</w:t>
            </w:r>
          </w:p>
          <w:p w:rsidR="00000000" w:rsidDel="00000000" w:rsidP="00000000" w:rsidRDefault="00000000" w:rsidRPr="00000000" w14:paraId="00001C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Pribadimu</w:t>
            </w:r>
          </w:p>
        </w:tc>
        <w:tc>
          <w:tcPr>
            <w:shd w:fill="ffff00" w:val="clear"/>
          </w:tcPr>
          <w:p w:rsidR="00000000" w:rsidDel="00000000" w:rsidP="00000000" w:rsidRDefault="00000000" w:rsidRPr="00000000" w14:paraId="00001C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shd w:fill="ffff00" w:val="clear"/>
          </w:tcPr>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9" w:hRule="atLeast"/>
          <w:tblHeader w:val="0"/>
        </w:trPr>
        <w:tc>
          <w:tcPr>
            <w:shd w:fill="ffff00" w:val="clear"/>
          </w:tcPr>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shd w:fill="ffff00" w:val="clear"/>
          </w:tcPr>
          <w:p w:rsidR="00000000" w:rsidDel="00000000" w:rsidP="00000000" w:rsidRDefault="00000000" w:rsidRPr="00000000" w14:paraId="00001C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Annisa Dini Handayani</w:t>
            </w:r>
          </w:p>
        </w:tc>
        <w:tc>
          <w:tcPr>
            <w:shd w:fill="ffff00" w:val="clear"/>
          </w:tcPr>
          <w:p w:rsidR="00000000" w:rsidDel="00000000" w:rsidP="00000000" w:rsidRDefault="00000000" w:rsidRPr="00000000" w14:paraId="00001C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WEBINAR CRYPTOGRAPHY: NEW TRENDS AND CHALLENGES</w:t>
            </w:r>
          </w:p>
        </w:tc>
        <w:tc>
          <w:tcPr>
            <w:shd w:fill="ffff00" w:val="clear"/>
          </w:tcPr>
          <w:p w:rsidR="00000000" w:rsidDel="00000000" w:rsidP="00000000" w:rsidRDefault="00000000" w:rsidRPr="00000000" w14:paraId="00001C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ffff00" w:val="clear"/>
          </w:tcPr>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6.447.000</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ffff00" w:val="clear"/>
          </w:tcPr>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ffff00" w:val="clear"/>
          </w:tcPr>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Jeckson Sidabutar</w:t>
            </w:r>
            <w:r w:rsidDel="00000000" w:rsidR="00000000" w:rsidRPr="00000000">
              <w:rPr>
                <w:rtl w:val="0"/>
              </w:rPr>
            </w:r>
          </w:p>
        </w:tc>
        <w:tc>
          <w:tcPr>
            <w:shd w:fill="ffff00" w:val="clear"/>
          </w:tcPr>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WORKSHOP DAN EDUKASI KEAMANAN SIBER BAGI MASYARAKAT “AMANKAN DATA PRIBADIMU AGAR NYAMAN BERSELANCAR DI MEDIA SOSIAL”</w:t>
            </w:r>
            <w:r w:rsidDel="00000000" w:rsidR="00000000" w:rsidRPr="00000000">
              <w:rPr>
                <w:rtl w:val="0"/>
              </w:rPr>
            </w:r>
          </w:p>
        </w:tc>
        <w:tc>
          <w:tcPr>
            <w:shd w:fill="ffff00" w:val="clear"/>
          </w:tcPr>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shd w:fill="ffff00" w:val="clear"/>
          </w:tcPr>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6.447.000</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ffff00" w:val="clear"/>
          </w:tcPr>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Magfirawaty</w:t>
            </w:r>
            <w:r w:rsidDel="00000000" w:rsidR="00000000" w:rsidRPr="00000000">
              <w:rPr>
                <w:rtl w:val="0"/>
              </w:rPr>
            </w:r>
          </w:p>
        </w:tc>
        <w:tc>
          <w:tcPr>
            <w:shd w:fill="ffff00" w:val="clear"/>
          </w:tcPr>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WEBINAR “YUK LANJUTKAN STUDIMU KE PERGURUAN TINGGI” PROGRAM STUDI REKAYASA PERANGKAT KERAS KRIPTOGRAFI</w:t>
            </w:r>
            <w:r w:rsidDel="00000000" w:rsidR="00000000" w:rsidRPr="00000000">
              <w:rPr>
                <w:rtl w:val="0"/>
              </w:rPr>
            </w:r>
          </w:p>
        </w:tc>
        <w:tc>
          <w:tcPr>
            <w:shd w:fill="ffff00" w:val="clear"/>
          </w:tcPr>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shd w:fill="ffff00" w:val="clear"/>
          </w:tcPr>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5.547.000</w:t>
            </w:r>
            <w:r w:rsidDel="00000000" w:rsidR="00000000" w:rsidRPr="00000000">
              <w:rPr>
                <w:rtl w:val="0"/>
              </w:rPr>
            </w:r>
          </w:p>
        </w:tc>
        <w:tc>
          <w:tcPr>
            <w:shd w:fill="ffff00" w:val="clear"/>
          </w:tcPr>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ffff00" w:val="clear"/>
          </w:tcPr>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Arizal</w:t>
            </w:r>
            <w:r w:rsidDel="00000000" w:rsidR="00000000" w:rsidRPr="00000000">
              <w:rPr>
                <w:rtl w:val="0"/>
              </w:rPr>
            </w:r>
          </w:p>
        </w:tc>
        <w:tc>
          <w:tcPr>
            <w:shd w:fill="ffff00" w:val="clear"/>
          </w:tcPr>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EDUKASI CYBERAKSI 3.0 “EMPOWERING CYBERSECURITY SKILL”</w:t>
            </w:r>
            <w:r w:rsidDel="00000000" w:rsidR="00000000" w:rsidRPr="00000000">
              <w:rPr>
                <w:rtl w:val="0"/>
              </w:rPr>
            </w:r>
          </w:p>
        </w:tc>
        <w:tc>
          <w:tcPr>
            <w:shd w:fill="ffff00" w:val="clear"/>
          </w:tcPr>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shd w:fill="ffff00" w:val="clear"/>
          </w:tcPr>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8.820.000</w:t>
            </w:r>
            <w:r w:rsidDel="00000000" w:rsidR="00000000" w:rsidRPr="00000000">
              <w:rPr>
                <w:rtl w:val="0"/>
              </w:rPr>
            </w:r>
          </w:p>
        </w:tc>
        <w:tc>
          <w:tcPr>
            <w:shd w:fill="ffff00" w:val="clear"/>
          </w:tcPr>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ffff00" w:val="clear"/>
          </w:tcPr>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Annisa Dini Handayani</w:t>
            </w:r>
            <w:r w:rsidDel="00000000" w:rsidR="00000000" w:rsidRPr="00000000">
              <w:rPr>
                <w:rtl w:val="0"/>
              </w:rPr>
            </w:r>
          </w:p>
        </w:tc>
        <w:tc>
          <w:tcPr>
            <w:shd w:fill="ffff00" w:val="clear"/>
          </w:tcPr>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idbased crypto</w:t>
            </w:r>
            <w:r w:rsidDel="00000000" w:rsidR="00000000" w:rsidRPr="00000000">
              <w:rPr>
                <w:rtl w:val="0"/>
              </w:rPr>
            </w:r>
          </w:p>
        </w:tc>
        <w:tc>
          <w:tcPr>
            <w:shd w:fill="ffff00" w:val="clear"/>
          </w:tcPr>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shd w:fill="ffff00" w:val="clear"/>
          </w:tcPr>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ffff00" w:val="clear"/>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Nia Yulianti</w:t>
            </w:r>
            <w:r w:rsidDel="00000000" w:rsidR="00000000" w:rsidRPr="00000000">
              <w:rPr>
                <w:rtl w:val="0"/>
              </w:rPr>
            </w:r>
          </w:p>
        </w:tc>
        <w:tc>
          <w:tcPr>
            <w:shd w:fill="ffff00" w:val="clear"/>
          </w:tcPr>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SOSIALISASI EMPOWER GEN Z : MEMBANGUN KESADARAN KEAMANAN SIBER DAN MENJAGA INFORMASI DIGITAL GENERASI MASA DEPAN</w:t>
            </w:r>
            <w:r w:rsidDel="00000000" w:rsidR="00000000" w:rsidRPr="00000000">
              <w:rPr>
                <w:rtl w:val="0"/>
              </w:rPr>
            </w:r>
          </w:p>
        </w:tc>
        <w:tc>
          <w:tcPr>
            <w:shd w:fill="ffff00" w:val="clear"/>
          </w:tcPr>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shd w:fill="ffff00" w:val="clear"/>
          </w:tcPr>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3" w:hRule="atLeast"/>
          <w:tblHeader w:val="0"/>
        </w:trPr>
        <w:tc>
          <w:tcPr>
            <w:shd w:fill="ffff00" w:val="clear"/>
          </w:tcPr>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shd w:fill="ffff00" w:val="clear"/>
          </w:tcPr>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0" w:hRule="atLeast"/>
          <w:tblHeader w:val="0"/>
        </w:trPr>
        <w:tc>
          <w:tcPr>
            <w:gridSpan w:val="7"/>
            <w:shd w:fill="a6a6a6" w:val="clear"/>
          </w:tcPr>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Dana</w:t>
            </w:r>
          </w:p>
        </w:tc>
        <w:tc>
          <w:tcPr>
            <w:shd w:fill="ffff00" w:val="clear"/>
          </w:tcPr>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0" w:hRule="atLeast"/>
          <w:tblHeader w:val="0"/>
        </w:trPr>
        <w:tc>
          <w:tcPr>
            <w:gridSpan w:val="2"/>
            <w:shd w:fill="a6a6a6" w:val="clear"/>
          </w:tcPr>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PkM</w:t>
            </w:r>
          </w:p>
        </w:tc>
        <w:tc>
          <w:tcPr>
            <w:shd w:fill="ffff00" w:val="clear"/>
          </w:tcPr>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8"/>
            <w:shd w:fill="a6a6a6" w:val="clear"/>
          </w:tcPr>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gridSpan w:val="4"/>
            <w:shd w:fill="a6a6a6" w:val="clear"/>
          </w:tcPr>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Jenis Hibah PKM</w:t>
            </w:r>
          </w:p>
        </w:tc>
        <w:tc>
          <w:tcPr>
            <w:shd w:fill="ffff00" w:val="clear"/>
          </w:tcPr>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6"/>
            <w:shd w:fill="a6a6a6" w:val="clear"/>
          </w:tcPr>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12"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2240" w:w="15840" w:orient="landscape"/>
          <w:pgMar w:bottom="1300" w:top="1060" w:left="20" w:right="0" w:header="0" w:footer="111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Lokal/Wilayah, N: Nasional, I : Internasional</w:t>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Cyber</w:t>
      </w:r>
      <w:r w:rsidDel="00000000" w:rsidR="00000000" w:rsidRPr="00000000">
        <w:rPr>
          <w:rtl w:val="0"/>
        </w:rPr>
      </w:r>
    </w:p>
    <w:p w:rsidR="00000000" w:rsidDel="00000000" w:rsidP="00000000" w:rsidRDefault="00000000" w:rsidRPr="00000000" w14:paraId="00001D0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834"/>
        </w:tabs>
        <w:spacing w:after="0" w:before="94" w:line="240" w:lineRule="auto"/>
        <w:ind w:left="1833" w:right="0" w:hanging="361.9999999999999"/>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kriteria 4.B sudah tercakup dalam Tabel 4.A.2.</w:t>
      </w:r>
    </w:p>
    <w:p w:rsidR="00000000" w:rsidDel="00000000" w:rsidP="00000000" w:rsidRDefault="00000000" w:rsidRPr="00000000" w14:paraId="00001D0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834"/>
        </w:tabs>
        <w:spacing w:after="0" w:before="37" w:line="276" w:lineRule="auto"/>
        <w:ind w:left="1833" w:right="1129" w:hanging="360.9999999999999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Perolehan hibah PkM, kerjasama PkM, diseminasi baik lingkup lokal, nasional, dan internasional, perolehan HKI, serta keberlanjutan PkM.</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07">
      <w:pPr>
        <w:spacing w:after="38" w:lineRule="auto"/>
        <w:ind w:left="2526" w:right="2544" w:firstLine="0"/>
        <w:jc w:val="center"/>
        <w:rPr>
          <w:b w:val="1"/>
          <w:bCs w:val="1"/>
        </w:rPr>
      </w:pPr>
      <w:commentRangeStart w:id="45"/>
      <w:commentRangeStart w:id="46"/>
      <w:hyperlink r:id="rId372">
        <w:r w:rsidDel="00000000" w:rsidR="00000000" w:rsidRPr="00000000">
          <w:rPr>
            <w:b w:val="1"/>
            <w:bCs w:val="1"/>
            <w:color w:val="1155cc"/>
            <w:u w:val="single"/>
            <w:rtl w:val="0"/>
          </w:rPr>
          <w:t xml:space="preserve">Tabel 4.C.1 Kerjasama PkM</w:t>
        </w:r>
      </w:hyperlink>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tbl>
      <w:tblPr>
        <w:tblStyle w:val="Table30"/>
        <w:tblW w:w="11923.999999999998" w:type="dxa"/>
        <w:jc w:val="left"/>
        <w:tblInd w:w="1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2506"/>
        <w:gridCol w:w="1575"/>
        <w:gridCol w:w="1190"/>
        <w:gridCol w:w="1190"/>
        <w:gridCol w:w="1190"/>
        <w:gridCol w:w="1188"/>
        <w:gridCol w:w="1191"/>
        <w:gridCol w:w="1190"/>
        <w:tblGridChange w:id="0">
          <w:tblGrid>
            <w:gridCol w:w="704"/>
            <w:gridCol w:w="2506"/>
            <w:gridCol w:w="1575"/>
            <w:gridCol w:w="1190"/>
            <w:gridCol w:w="1190"/>
            <w:gridCol w:w="1190"/>
            <w:gridCol w:w="1188"/>
            <w:gridCol w:w="1191"/>
            <w:gridCol w:w="1190"/>
          </w:tblGrid>
        </w:tblGridChange>
      </w:tblGrid>
      <w:tr>
        <w:trPr>
          <w:cantSplit w:val="0"/>
          <w:trHeight w:val="340" w:hRule="atLeast"/>
          <w:tblHeader w:val="0"/>
        </w:trPr>
        <w:tc>
          <w:tcPr>
            <w:vMerge w:val="restart"/>
            <w:shd w:fill="a6a6a6" w:val="clear"/>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20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p>
        </w:tc>
        <w:tc>
          <w:tcPr>
            <w:vMerge w:val="restart"/>
            <w:shd w:fill="a6a6a6" w:val="clear"/>
          </w:tcPr>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37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Judul Kerjasama</w:t>
            </w:r>
          </w:p>
        </w:tc>
        <w:tc>
          <w:tcPr>
            <w:vMerge w:val="restart"/>
            <w:shd w:fill="a6a6a6" w:val="clear"/>
          </w:tcPr>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8.00000000000006" w:lineRule="auto"/>
              <w:ind w:left="507" w:right="0" w:hanging="27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Mitra kerja sama</w:t>
            </w:r>
          </w:p>
        </w:tc>
        <w:tc>
          <w:tcPr>
            <w:shd w:fill="a6a6a6" w:val="clear"/>
          </w:tcPr>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70" w:right="162"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Sumber</w:t>
            </w:r>
          </w:p>
        </w:tc>
        <w:tc>
          <w:tcPr>
            <w:vMerge w:val="restart"/>
            <w:shd w:fill="a6a6a6" w:val="clear"/>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8.00000000000006" w:lineRule="auto"/>
              <w:ind w:left="220" w:right="208" w:firstLine="31.00000000000001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Durasi (tahun)</w:t>
            </w:r>
          </w:p>
        </w:tc>
        <w:tc>
          <w:tcPr>
            <w:gridSpan w:val="3"/>
            <w:shd w:fill="a6a6a6" w:val="clear"/>
          </w:tcPr>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69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Pendanaan (Rp Juta)</w:t>
            </w:r>
          </w:p>
        </w:tc>
        <w:tc>
          <w:tcPr>
            <w:vMerge w:val="restart"/>
            <w:shd w:fill="a6a6a6" w:val="clear"/>
          </w:tcPr>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8.00000000000006" w:lineRule="auto"/>
              <w:ind w:left="322" w:right="208" w:firstLine="47.99999999999997"/>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337" w:hRule="atLeast"/>
          <w:tblHeader w:val="0"/>
        </w:trPr>
        <w:tc>
          <w:tcPr>
            <w:vMerge w:val="continue"/>
            <w:shd w:fill="a6a6a6" w:val="clear"/>
          </w:tcPr>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68" w:right="162"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L/N/I</w:t>
            </w:r>
          </w:p>
        </w:tc>
        <w:tc>
          <w:tcPr>
            <w:vMerge w:val="continue"/>
            <w:shd w:fill="a6a6a6" w:val="clear"/>
          </w:tcPr>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5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5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443" w:right="42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vMerge w:val="continue"/>
            <w:shd w:fill="a6a6a6" w:val="clear"/>
          </w:tcPr>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w:t>
              <w:tab/>
              <w:t xml:space="preserve">Knowledge Sharing dan Praktek</w:t>
              <w:tab/>
              <w:t xml:space="preserve">Kerja</w:t>
              <w:tab/>
              <w:t xml:space="preserve">Lapangan Di Lingkungan</w:t>
              <w:tab/>
              <w:t xml:space="preserve">Pemerintah Kabupaten Bogor</w:t>
            </w:r>
          </w:p>
        </w:tc>
        <w:tc>
          <w:tcPr>
            <w:shd w:fill="ffff00" w:val="clear"/>
          </w:tcPr>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Diskominfo Kab. Bogor</w:t>
            </w:r>
            <w:r w:rsidDel="00000000" w:rsidR="00000000" w:rsidRPr="00000000">
              <w:rPr>
                <w:rtl w:val="0"/>
              </w:rPr>
            </w:r>
          </w:p>
        </w:tc>
        <w:tc>
          <w:tcPr>
            <w:shd w:fill="ffff00" w:val="clear"/>
          </w:tcPr>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w:t>
            </w:r>
            <w:r w:rsidDel="00000000" w:rsidR="00000000" w:rsidRPr="00000000">
              <w:rPr>
                <w:rtl w:val="0"/>
              </w:rPr>
            </w:r>
          </w:p>
        </w:tc>
        <w:tc>
          <w:tcPr>
            <w:shd w:fill="ffff00" w:val="clear"/>
          </w:tcPr>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shd w:fill="ffff00" w:val="clear"/>
          </w:tcPr>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73">
              <w:r w:rsidDel="00000000" w:rsidR="00000000" w:rsidRPr="00000000">
                <w:rPr>
                  <w:rFonts w:ascii="Times New Roman" w:cs="Times New Roman" w:eastAsia="Times New Roman" w:hAnsi="Times New Roman"/>
                  <w:color w:val="1155cc"/>
                  <w:u w:val="single"/>
                  <w:rtl w:val="0"/>
                </w:rPr>
                <w:t xml:space="preserve">https://drive.google.com/drive/folders/1OY4yi1sqYSuBHLgfaHSW7oMAvymTy_5b?usp=sharing</w:t>
              </w:r>
            </w:hyperlink>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shd w:fill="ffff00" w:val="clear"/>
          </w:tcPr>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MEMBANGUN DESA CIBEUTEUNG MUARA BERBASIS TEKNOLOGI</w:t>
            </w:r>
            <w:r w:rsidDel="00000000" w:rsidR="00000000" w:rsidRPr="00000000">
              <w:rPr>
                <w:rtl w:val="0"/>
              </w:rPr>
            </w:r>
          </w:p>
        </w:tc>
        <w:tc>
          <w:tcPr>
            <w:shd w:fill="ffff00" w:val="clear"/>
          </w:tcPr>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Desa Cibeuteung Muara</w:t>
            </w:r>
            <w:r w:rsidDel="00000000" w:rsidR="00000000" w:rsidRPr="00000000">
              <w:rPr>
                <w:rtl w:val="0"/>
              </w:rPr>
            </w:r>
          </w:p>
        </w:tc>
        <w:tc>
          <w:tcPr>
            <w:shd w:fill="ffff00" w:val="clear"/>
          </w:tcPr>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L</w:t>
            </w:r>
            <w:r w:rsidDel="00000000" w:rsidR="00000000" w:rsidRPr="00000000">
              <w:rPr>
                <w:rtl w:val="0"/>
              </w:rPr>
            </w:r>
          </w:p>
        </w:tc>
        <w:tc>
          <w:tcPr>
            <w:shd w:fill="ffff00" w:val="clear"/>
          </w:tcPr>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74">
              <w:r w:rsidDel="00000000" w:rsidR="00000000" w:rsidRPr="00000000">
                <w:rPr>
                  <w:rFonts w:ascii="Times New Roman" w:cs="Times New Roman" w:eastAsia="Times New Roman" w:hAnsi="Times New Roman"/>
                  <w:color w:val="1155cc"/>
                  <w:u w:val="single"/>
                  <w:rtl w:val="0"/>
                </w:rPr>
                <w:t xml:space="preserve">https://drive.google.com/drive/folders/198p8NrqT0SzPdMY4GFFxh5QDgKT6TG_b?usp=sharing</w:t>
              </w:r>
            </w:hyperlink>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shd w:fill="ffff00" w:val="clear"/>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Narasumber pada kegiatan “KEAMANAN INFORMASI PADA KEGIATAN PENINGKATAN KOMPETENSI GURU PRODUKTIF DENGAN DUNIA USAHA, DUNIA INDUSTRI DAN DUNIA KERJA (DUDIKA)”</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(Arizal)</w:t>
            </w:r>
          </w:p>
        </w:tc>
        <w:tc>
          <w:tcPr>
            <w:shd w:fill="ffff00" w:val="clear"/>
          </w:tcPr>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Sosialisasi 'Matematika dalam Kriptografi dan Aplikasinya dalam Keamanan Siber Kolaborasi dengan FMIPA UGM dan Museum Sandi'</w:t>
            </w:r>
          </w:p>
        </w:tc>
        <w:tc>
          <w:tcPr>
            <w:shd w:fill="ffff00" w:val="clear"/>
          </w:tcPr>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UGM</w:t>
            </w:r>
          </w:p>
        </w:tc>
        <w:tc>
          <w:tcPr>
            <w:shd w:fill="ffff00" w:val="clear"/>
          </w:tcPr>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w:t>
            </w:r>
            <w:r w:rsidDel="00000000" w:rsidR="00000000" w:rsidRPr="00000000">
              <w:rPr>
                <w:rtl w:val="0"/>
              </w:rPr>
            </w:r>
          </w:p>
        </w:tc>
        <w:tc>
          <w:tcPr>
            <w:shd w:fill="ffff00" w:val="clear"/>
          </w:tcPr>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shd w:fill="ffff00" w:val="clear"/>
          </w:tcPr>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ffff00" w:val="clear"/>
          </w:tcPr>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75">
              <w:r w:rsidDel="00000000" w:rsidR="00000000" w:rsidRPr="00000000">
                <w:rPr>
                  <w:rFonts w:ascii="Times New Roman" w:cs="Times New Roman" w:eastAsia="Times New Roman" w:hAnsi="Times New Roman"/>
                  <w:color w:val="1155cc"/>
                  <w:u w:val="single"/>
                  <w:rtl w:val="0"/>
                </w:rPr>
                <w:t xml:space="preserve">https://drive.google.com/drive/folders/120L9ZUVZ1CpTv89MKeqGrodwFYWAgjwS?usp=sharing</w:t>
              </w:r>
            </w:hyperlink>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Narasumber pada kegiatan Rakor Jaring Komunikasi Sandi 2024</w:t>
            </w:r>
          </w:p>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(Amiruddin)</w:t>
            </w:r>
          </w:p>
        </w:tc>
        <w:tc>
          <w:tcPr>
            <w:shd w:fill="ffff00" w:val="clear"/>
          </w:tcPr>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Dinas Komunikasi dan Informatika Pemkab Bogor</w:t>
            </w:r>
          </w:p>
        </w:tc>
        <w:tc>
          <w:tcPr>
            <w:shd w:fill="ffff00" w:val="clear"/>
          </w:tcPr>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Pengabdian Kepada Masyarakat Kolaborasi Universitas Sembilanbelas November Kolaka - Poltek SSN</w:t>
            </w:r>
          </w:p>
        </w:tc>
        <w:tc>
          <w:tcPr>
            <w:shd w:fill="ffff00" w:val="clear"/>
          </w:tcPr>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Universitas Sembilanbelas November Kolaka</w:t>
            </w:r>
          </w:p>
        </w:tc>
        <w:tc>
          <w:tcPr>
            <w:shd w:fill="ffff00" w:val="clear"/>
          </w:tcPr>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w:t>
            </w:r>
            <w:r w:rsidDel="00000000" w:rsidR="00000000" w:rsidRPr="00000000">
              <w:rPr>
                <w:rtl w:val="0"/>
              </w:rPr>
            </w:r>
          </w:p>
        </w:tc>
        <w:tc>
          <w:tcPr>
            <w:shd w:fill="ffff00" w:val="clear"/>
          </w:tcPr>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Narasumber kegiatan Pelatihan TIK BAGI Sekolah Menengah Kejuruan (SMK) (Amiruddin)</w:t>
            </w:r>
          </w:p>
        </w:tc>
        <w:tc>
          <w:tcPr>
            <w:shd w:fill="ffff00" w:val="clear"/>
          </w:tcPr>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Huawei Asian Academy (Engineering Institute), Jakarta</w:t>
            </w:r>
          </w:p>
        </w:tc>
        <w:tc>
          <w:tcPr>
            <w:shd w:fill="ffff00" w:val="clear"/>
          </w:tcPr>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shd w:fill="ffff00" w:val="clear"/>
          </w:tcPr>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w:t>
            </w:r>
          </w:p>
        </w:tc>
        <w:tc>
          <w:tcPr>
            <w:shd w:fill="ffff00" w:val="clear"/>
          </w:tcPr>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commentRangeStart w:id="47"/>
            <w:r w:rsidDel="00000000" w:rsidR="00000000" w:rsidRPr="00000000">
              <w:rPr>
                <w:rFonts w:ascii="Times New Roman" w:cs="Times New Roman" w:eastAsia="Times New Roman" w:hAnsi="Times New Roman"/>
                <w:b w:val="1"/>
                <w:bCs w:val="1"/>
                <w:rtl w:val="0"/>
              </w:rPr>
              <w:t xml:space="preserve">Pusan National University</w:t>
            </w:r>
          </w:p>
        </w:tc>
        <w:tc>
          <w:tcPr>
            <w:shd w:fill="ffff00" w:val="clear"/>
          </w:tcPr>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commentRangeEnd w:id="47"/>
            <w:r w:rsidDel="00000000" w:rsidR="00000000" w:rsidRPr="00000000">
              <w:commentReference w:id="47"/>
            </w:r>
            <w:r w:rsidDel="00000000" w:rsidR="00000000" w:rsidRPr="00000000">
              <w:rPr>
                <w:rFonts w:ascii="Times New Roman" w:cs="Times New Roman" w:eastAsia="Times New Roman" w:hAnsi="Times New Roman"/>
                <w:rtl w:val="0"/>
              </w:rPr>
              <w:t xml:space="preserve">I</w:t>
            </w:r>
          </w:p>
        </w:tc>
        <w:tc>
          <w:tcPr>
            <w:shd w:fill="ffff00" w:val="clear"/>
          </w:tcPr>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76">
              <w:r w:rsidDel="00000000" w:rsidR="00000000" w:rsidRPr="00000000">
                <w:rPr>
                  <w:rFonts w:ascii="Times New Roman" w:cs="Times New Roman" w:eastAsia="Times New Roman" w:hAnsi="Times New Roman"/>
                  <w:color w:val="1155cc"/>
                  <w:u w:val="single"/>
                  <w:rtl w:val="0"/>
                </w:rPr>
                <w:t xml:space="preserve">https://drive.google.com/drive/folders/1lyBKN24K_xb6uR11G4PJQGTN6gB0qNPc?usp=sharing</w:t>
              </w:r>
            </w:hyperlink>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commentRangeStart w:id="48"/>
            <w:r w:rsidDel="00000000" w:rsidR="00000000" w:rsidRPr="00000000">
              <w:rPr>
                <w:rFonts w:ascii="Times New Roman" w:cs="Times New Roman" w:eastAsia="Times New Roman" w:hAnsi="Times New Roman"/>
                <w:b w:val="1"/>
                <w:bCs w:val="1"/>
                <w:rtl w:val="0"/>
              </w:rPr>
              <w:t xml:space="preserve">Telkom University</w:t>
            </w:r>
          </w:p>
        </w:tc>
        <w:tc>
          <w:tcPr>
            <w:shd w:fill="ffff00" w:val="clear"/>
          </w:tcPr>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commentRangeEnd w:id="48"/>
            <w:r w:rsidDel="00000000" w:rsidR="00000000" w:rsidRPr="00000000">
              <w:commentReference w:id="48"/>
            </w:r>
            <w:r w:rsidDel="00000000" w:rsidR="00000000" w:rsidRPr="00000000">
              <w:rPr>
                <w:rFonts w:ascii="Times New Roman" w:cs="Times New Roman" w:eastAsia="Times New Roman" w:hAnsi="Times New Roman"/>
                <w:rtl w:val="0"/>
              </w:rPr>
              <w:t xml:space="preserve">N</w:t>
            </w:r>
          </w:p>
        </w:tc>
        <w:tc>
          <w:tcPr>
            <w:shd w:fill="ffff00" w:val="clear"/>
          </w:tcPr>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77">
              <w:r w:rsidDel="00000000" w:rsidR="00000000" w:rsidRPr="00000000">
                <w:rPr>
                  <w:rFonts w:ascii="Times New Roman" w:cs="Times New Roman" w:eastAsia="Times New Roman" w:hAnsi="Times New Roman"/>
                  <w:color w:val="1155cc"/>
                  <w:u w:val="single"/>
                  <w:rtl w:val="0"/>
                </w:rPr>
                <w:t xml:space="preserve">https://drive.google.com/drive/folders/1G8ww4_GSChehOjZB2xkHuZ88EWrU988W?usp=sharing</w:t>
              </w:r>
            </w:hyperlink>
            <w:r w:rsidDel="00000000" w:rsidR="00000000" w:rsidRPr="00000000">
              <w:rPr>
                <w:rtl w:val="0"/>
              </w:rPr>
            </w:r>
          </w:p>
        </w:tc>
      </w:tr>
      <w:tr>
        <w:trPr>
          <w:cantSplit w:val="0"/>
          <w:trHeight w:val="490.95703125" w:hRule="atLeast"/>
          <w:tblHeader w:val="0"/>
        </w:trPr>
        <w:tc>
          <w:tcPr>
            <w:shd w:fill="ffff00" w:val="clear"/>
          </w:tcPr>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commentRangeStart w:id="49"/>
            <w:r w:rsidDel="00000000" w:rsidR="00000000" w:rsidRPr="00000000">
              <w:rPr>
                <w:rFonts w:ascii="Times New Roman" w:cs="Times New Roman" w:eastAsia="Times New Roman" w:hAnsi="Times New Roman"/>
                <w:b w:val="1"/>
                <w:bCs w:val="1"/>
                <w:rtl w:val="0"/>
              </w:rPr>
              <w:t xml:space="preserve">Universitas Gadjah Mada</w:t>
            </w:r>
          </w:p>
        </w:tc>
        <w:tc>
          <w:tcPr>
            <w:shd w:fill="ffff00" w:val="clear"/>
          </w:tcPr>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commentRangeEnd w:id="49"/>
            <w:r w:rsidDel="00000000" w:rsidR="00000000" w:rsidRPr="00000000">
              <w:commentReference w:id="49"/>
            </w:r>
            <w:r w:rsidDel="00000000" w:rsidR="00000000" w:rsidRPr="00000000">
              <w:rPr>
                <w:rFonts w:ascii="Times New Roman" w:cs="Times New Roman" w:eastAsia="Times New Roman" w:hAnsi="Times New Roman"/>
                <w:rtl w:val="0"/>
              </w:rPr>
              <w:t xml:space="preserve">N</w:t>
            </w:r>
          </w:p>
        </w:tc>
        <w:tc>
          <w:tcPr>
            <w:shd w:fill="ffff00" w:val="clear"/>
          </w:tcPr>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commentRangeStart w:id="50"/>
            <w:r w:rsidDel="00000000" w:rsidR="00000000" w:rsidRPr="00000000">
              <w:rPr>
                <w:rFonts w:ascii="Times New Roman" w:cs="Times New Roman" w:eastAsia="Times New Roman" w:hAnsi="Times New Roman"/>
                <w:b w:val="1"/>
                <w:bCs w:val="1"/>
                <w:rtl w:val="0"/>
              </w:rPr>
              <w:t xml:space="preserve">STEI ITB</w:t>
            </w:r>
          </w:p>
        </w:tc>
        <w:tc>
          <w:tcPr>
            <w:shd w:fill="ffff00" w:val="clear"/>
          </w:tcPr>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commentRangeEnd w:id="50"/>
            <w:r w:rsidDel="00000000" w:rsidR="00000000" w:rsidRPr="00000000">
              <w:commentReference w:id="50"/>
            </w:r>
            <w:r w:rsidDel="00000000" w:rsidR="00000000" w:rsidRPr="00000000">
              <w:rPr>
                <w:rFonts w:ascii="Times New Roman" w:cs="Times New Roman" w:eastAsia="Times New Roman" w:hAnsi="Times New Roman"/>
                <w:rtl w:val="0"/>
              </w:rPr>
              <w:t xml:space="preserve">N</w:t>
            </w:r>
          </w:p>
        </w:tc>
        <w:tc>
          <w:tcPr>
            <w:shd w:fill="ffff00" w:val="clear"/>
          </w:tcPr>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78">
              <w:r w:rsidDel="00000000" w:rsidR="00000000" w:rsidRPr="00000000">
                <w:rPr>
                  <w:rFonts w:ascii="Times New Roman" w:cs="Times New Roman" w:eastAsia="Times New Roman" w:hAnsi="Times New Roman"/>
                  <w:color w:val="1155cc"/>
                  <w:u w:val="single"/>
                  <w:rtl w:val="0"/>
                </w:rPr>
                <w:t xml:space="preserve">https://drive.google.com/drive/folders/12DYt58IWLbFXStzeOyER2q7O7XgTvLRQ?usp=sharing</w:t>
              </w:r>
            </w:hyperlink>
            <w:r w:rsidDel="00000000" w:rsidR="00000000" w:rsidRPr="00000000">
              <w:rPr>
                <w:rtl w:val="0"/>
              </w:rPr>
            </w:r>
          </w:p>
        </w:tc>
      </w:tr>
      <w:tr>
        <w:trPr>
          <w:cantSplit w:val="0"/>
          <w:trHeight w:val="318" w:hRule="atLeast"/>
          <w:tblHeader w:val="0"/>
        </w:trPr>
        <w:tc>
          <w:tcPr>
            <w:gridSpan w:val="5"/>
            <w:shd w:fill="a6a6a6" w:val="clear"/>
          </w:tcPr>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101"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Dana</w:t>
            </w:r>
          </w:p>
        </w:tc>
        <w:tc>
          <w:tcPr>
            <w:shd w:fill="ffff00" w:val="clear"/>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gridSpan w:val="2"/>
            <w:shd w:fill="a6a6a6" w:val="clear"/>
          </w:tcPr>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7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Kerjasama</w:t>
            </w:r>
          </w:p>
        </w:tc>
        <w:tc>
          <w:tcPr>
            <w:shd w:fill="ffff00" w:val="clear"/>
          </w:tcPr>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Lokal/Wilayah, N: Nasional, I : Internasional</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1D9C">
      <w:pPr>
        <w:spacing w:after="41" w:lineRule="auto"/>
        <w:ind w:left="2525" w:right="2546" w:firstLine="0"/>
        <w:jc w:val="center"/>
        <w:rPr>
          <w:b w:val="1"/>
          <w:bCs w:val="1"/>
        </w:rPr>
      </w:pPr>
      <w:r w:rsidDel="00000000" w:rsidR="00000000" w:rsidRPr="00000000">
        <w:rPr>
          <w:b w:val="1"/>
          <w:bCs w:val="1"/>
          <w:rtl w:val="0"/>
        </w:rPr>
        <w:t xml:space="preserve">T</w:t>
      </w:r>
      <w:commentRangeStart w:id="51"/>
      <w:r w:rsidDel="00000000" w:rsidR="00000000" w:rsidRPr="00000000">
        <w:rPr>
          <w:b w:val="1"/>
          <w:bCs w:val="1"/>
          <w:rtl w:val="0"/>
        </w:rPr>
        <w:t xml:space="preserve">abel 4.C.2 Diseminasi Hasil </w:t>
      </w:r>
      <w:commentRangeStart w:id="52"/>
      <w:r w:rsidDel="00000000" w:rsidR="00000000" w:rsidRPr="00000000">
        <w:rPr>
          <w:b w:val="1"/>
          <w:bCs w:val="1"/>
          <w:rtl w:val="0"/>
        </w:rPr>
        <w:t xml:space="preserve">PkM</w:t>
      </w:r>
      <w:commentRangeEnd w:id="52"/>
      <w:r w:rsidDel="00000000" w:rsidR="00000000" w:rsidRPr="00000000">
        <w:commentReference w:id="52"/>
      </w:r>
      <w:commentRangeEnd w:id="51"/>
      <w:r w:rsidDel="00000000" w:rsidR="00000000" w:rsidRPr="00000000">
        <w:commentReference w:id="51"/>
      </w:r>
      <w:r w:rsidDel="00000000" w:rsidR="00000000" w:rsidRPr="00000000">
        <w:rPr>
          <w:rtl w:val="0"/>
        </w:rPr>
      </w:r>
    </w:p>
    <w:tbl>
      <w:tblPr>
        <w:tblStyle w:val="Table31"/>
        <w:tblW w:w="11700.0" w:type="dxa"/>
        <w:jc w:val="left"/>
        <w:tblInd w:w="2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1215"/>
        <w:gridCol w:w="150"/>
        <w:gridCol w:w="1410"/>
        <w:gridCol w:w="1680"/>
        <w:gridCol w:w="1335"/>
        <w:gridCol w:w="1275"/>
        <w:gridCol w:w="1470"/>
        <w:gridCol w:w="1470"/>
        <w:tblGridChange w:id="0">
          <w:tblGrid>
            <w:gridCol w:w="1695"/>
            <w:gridCol w:w="1215"/>
            <w:gridCol w:w="150"/>
            <w:gridCol w:w="1410"/>
            <w:gridCol w:w="1680"/>
            <w:gridCol w:w="1335"/>
            <w:gridCol w:w="1275"/>
            <w:gridCol w:w="1470"/>
            <w:gridCol w:w="1470"/>
          </w:tblGrid>
        </w:tblGridChange>
      </w:tblGrid>
      <w:tr>
        <w:trPr>
          <w:cantSplit w:val="0"/>
          <w:trHeight w:val="1019" w:hRule="atLeast"/>
          <w:tblHeader w:val="0"/>
        </w:trPr>
        <w:tc>
          <w:tcPr>
            <w:shd w:fill="a6a6a6" w:val="clear"/>
          </w:tcPr>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9"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p>
        </w:tc>
        <w:tc>
          <w:tcPr>
            <w:gridSpan w:val="2"/>
            <w:shd w:fill="a6a6a6" w:val="clear"/>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8.00000000000006" w:lineRule="auto"/>
              <w:ind w:left="39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DTPR</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3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(Ketua)</w:t>
            </w:r>
          </w:p>
        </w:tc>
        <w:tc>
          <w:tcPr>
            <w:shd w:fill="a6a6a6" w:val="clear"/>
          </w:tcPr>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Judul</w:t>
            </w:r>
          </w:p>
        </w:tc>
        <w:tc>
          <w:tcPr>
            <w:shd w:fill="a6a6a6" w:val="clear"/>
          </w:tcPr>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00" w:right="209"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Diseminasi Hasil PkM (L/N/I)</w:t>
            </w:r>
          </w:p>
        </w:tc>
        <w:tc>
          <w:tcPr>
            <w:shd w:fill="a6a6a6" w:val="clear"/>
          </w:tcPr>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56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shd w:fill="a6a6a6" w:val="clear"/>
          </w:tcPr>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318" w:hRule="atLeast"/>
          <w:tblHeader w:val="0"/>
        </w:trPr>
        <w:tc>
          <w:tcPr>
            <w:shd w:fill="ffff00" w:val="clear"/>
          </w:tcPr>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gridSpan w:val="2"/>
            <w:shd w:fill="ffff00" w:val="clear"/>
          </w:tcPr>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commentRangeStart w:id="53"/>
            <w:r w:rsidDel="00000000" w:rsidR="00000000" w:rsidRPr="00000000">
              <w:rPr>
                <w:rFonts w:ascii="Times New Roman" w:cs="Times New Roman" w:eastAsia="Times New Roman" w:hAnsi="Times New Roman"/>
                <w:b w:val="1"/>
                <w:bCs w:val="1"/>
                <w:rtl w:val="0"/>
              </w:rPr>
              <w:t xml:space="preserve">Amiruddin</w:t>
            </w:r>
            <w:r w:rsidDel="00000000" w:rsidR="00000000" w:rsidRPr="00000000">
              <w:rPr>
                <w:rtl w:val="0"/>
              </w:rPr>
            </w:r>
          </w:p>
        </w:tc>
        <w:tc>
          <w:tcPr>
            <w:shd w:fill="ffff00" w:val="clear"/>
          </w:tcPr>
          <w:p w:rsidR="00000000" w:rsidDel="00000000" w:rsidP="00000000" w:rsidRDefault="00000000" w:rsidRPr="00000000" w14:paraId="00001D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Peningkatan Kesadaran Keamanan Informasi Melalui Kegiatan Online</w:t>
            </w:r>
          </w:p>
          <w:p w:rsidR="00000000" w:rsidDel="00000000" w:rsidP="00000000" w:rsidRDefault="00000000" w:rsidRPr="00000000" w14:paraId="00001D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Workshop Menggunakan Platform Quizizz</w:t>
            </w:r>
          </w:p>
        </w:tc>
        <w:tc>
          <w:tcPr>
            <w:shd w:fill="ffff00" w:val="clear"/>
          </w:tcPr>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w:t>
            </w:r>
            <w:r w:rsidDel="00000000" w:rsidR="00000000" w:rsidRPr="00000000">
              <w:rPr>
                <w:rtl w:val="0"/>
              </w:rPr>
            </w:r>
          </w:p>
        </w:tc>
        <w:tc>
          <w:tcPr>
            <w:shd w:fill="ffff00" w:val="clear"/>
          </w:tcPr>
          <w:p w:rsidR="00000000" w:rsidDel="00000000" w:rsidP="00000000" w:rsidRDefault="00000000" w:rsidRPr="00000000" w14:paraId="00001DB3">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379">
              <w:r w:rsidDel="00000000" w:rsidR="00000000" w:rsidRPr="00000000">
                <w:rPr>
                  <w:rFonts w:ascii="Times New Roman" w:cs="Times New Roman" w:eastAsia="Times New Roman" w:hAnsi="Times New Roman"/>
                  <w:color w:val="1155cc"/>
                  <w:u w:val="single"/>
                  <w:rtl w:val="0"/>
                </w:rPr>
                <w:t xml:space="preserve">https://journal.upgripnk.ac.id/index.php/gervasi/article/view/3672</w:t>
              </w:r>
            </w:hyperlink>
            <w:r w:rsidDel="00000000" w:rsidR="00000000" w:rsidRPr="00000000">
              <w:rPr>
                <w:rtl w:val="0"/>
              </w:rPr>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380">
              <w:r w:rsidDel="00000000" w:rsidR="00000000" w:rsidRPr="00000000">
                <w:rPr>
                  <w:rFonts w:ascii="Times New Roman" w:cs="Times New Roman" w:eastAsia="Times New Roman" w:hAnsi="Times New Roman"/>
                  <w:color w:val="1155cc"/>
                  <w:u w:val="single"/>
                  <w:rtl w:val="0"/>
                </w:rPr>
                <w:t xml:space="preserve">https://drive.google.com/drive/folders/1EvrtNSWoud9EE-xqvOJquQfYTIgE9cjy?usp=drive_link</w:t>
              </w:r>
            </w:hyperlink>
            <w:r w:rsidDel="00000000" w:rsidR="00000000" w:rsidRPr="00000000">
              <w:rPr>
                <w:rFonts w:ascii="Times New Roman" w:cs="Times New Roman" w:eastAsia="Times New Roman" w:hAnsi="Times New Roman"/>
                <w:rtl w:val="0"/>
              </w:rPr>
              <w:t xml:space="preserve"> </w:t>
            </w:r>
          </w:p>
        </w:tc>
      </w:tr>
      <w:tr>
        <w:trPr>
          <w:cantSplit w:val="0"/>
          <w:trHeight w:val="340" w:hRule="atLeast"/>
          <w:tblHeader w:val="0"/>
        </w:trPr>
        <w:tc>
          <w:tcPr>
            <w:shd w:fill="ffff00" w:val="clear"/>
          </w:tcPr>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gridSpan w:val="2"/>
            <w:shd w:fill="ffff00" w:val="clear"/>
          </w:tcPr>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Arizal</w:t>
            </w:r>
            <w:r w:rsidDel="00000000" w:rsidR="00000000" w:rsidRPr="00000000">
              <w:rPr>
                <w:rtl w:val="0"/>
              </w:rPr>
            </w:r>
          </w:p>
        </w:tc>
        <w:tc>
          <w:tcPr>
            <w:shd w:fill="ffff00" w:val="clear"/>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Cyberaksi 3.0 Empowering Cybersecurity Skill</w:t>
            </w:r>
            <w:r w:rsidDel="00000000" w:rsidR="00000000" w:rsidRPr="00000000">
              <w:rPr>
                <w:rtl w:val="0"/>
              </w:rPr>
            </w:r>
          </w:p>
        </w:tc>
        <w:tc>
          <w:tcPr>
            <w:shd w:fill="ffff00" w:val="clear"/>
          </w:tcPr>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w:t>
            </w:r>
            <w:r w:rsidDel="00000000" w:rsidR="00000000" w:rsidRPr="00000000">
              <w:rPr>
                <w:rtl w:val="0"/>
              </w:rPr>
            </w:r>
          </w:p>
        </w:tc>
        <w:tc>
          <w:tcPr>
            <w:shd w:fill="ffff00" w:val="clear"/>
          </w:tcPr>
          <w:p w:rsidR="00000000" w:rsidDel="00000000" w:rsidP="00000000" w:rsidRDefault="00000000" w:rsidRPr="00000000" w14:paraId="00001D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C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381">
              <w:r w:rsidDel="00000000" w:rsidR="00000000" w:rsidRPr="00000000">
                <w:rPr>
                  <w:rFonts w:ascii="Times New Roman" w:cs="Times New Roman" w:eastAsia="Times New Roman" w:hAnsi="Times New Roman"/>
                  <w:color w:val="1155cc"/>
                  <w:u w:val="single"/>
                  <w:rtl w:val="0"/>
                </w:rPr>
                <w:t xml:space="preserve">https://jurnal.pelitabangsa.ac.id/index.php/jpp/article/view/4870</w:t>
              </w:r>
            </w:hyperlink>
            <w:r w:rsidDel="00000000" w:rsidR="00000000" w:rsidRPr="00000000">
              <w:rPr>
                <w:rtl w:val="0"/>
              </w:rPr>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382">
              <w:r w:rsidDel="00000000" w:rsidR="00000000" w:rsidRPr="00000000">
                <w:rPr>
                  <w:rFonts w:ascii="Times New Roman" w:cs="Times New Roman" w:eastAsia="Times New Roman" w:hAnsi="Times New Roman"/>
                  <w:color w:val="1155cc"/>
                  <w:u w:val="single"/>
                  <w:rtl w:val="0"/>
                </w:rPr>
                <w:t xml:space="preserve">https://drive.google.com/drive/folders/1bXhTOt-MgOL5_jPisA9YwULvJwSl1HmD?usp=drive_link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gridSpan w:val="2"/>
            <w:shd w:fill="ffff00" w:val="clear"/>
          </w:tcPr>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Dimas Febriyan P</w:t>
            </w:r>
            <w:r w:rsidDel="00000000" w:rsidR="00000000" w:rsidRPr="00000000">
              <w:rPr>
                <w:rtl w:val="0"/>
              </w:rPr>
            </w:r>
          </w:p>
        </w:tc>
        <w:tc>
          <w:tcPr>
            <w:shd w:fill="ffff00" w:val="clear"/>
          </w:tcPr>
          <w:p w:rsidR="00000000" w:rsidDel="00000000" w:rsidP="00000000" w:rsidRDefault="00000000" w:rsidRPr="00000000" w14:paraId="00001D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Irigasi Pintar Kota Solok</w:t>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w:t>
            </w:r>
            <w:r w:rsidDel="00000000" w:rsidR="00000000" w:rsidRPr="00000000">
              <w:rPr>
                <w:rtl w:val="0"/>
              </w:rPr>
            </w:r>
          </w:p>
        </w:tc>
        <w:tc>
          <w:tcPr>
            <w:shd w:fill="ffff00" w:val="clear"/>
          </w:tcPr>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CD">
            <w:pPr>
              <w:rPr>
                <w:rFonts w:ascii="Times New Roman" w:cs="Times New Roman" w:eastAsia="Times New Roman" w:hAnsi="Times New Roman"/>
              </w:rPr>
            </w:pPr>
            <w:r w:rsidDel="00000000" w:rsidR="00000000" w:rsidRPr="00000000">
              <w:rPr>
                <w:rtl w:val="0"/>
              </w:rPr>
            </w:r>
          </w:p>
        </w:tc>
        <w:tc>
          <w:tcPr>
            <w:shd w:fill="ffff00" w:val="clear"/>
          </w:tcPr>
          <w:p w:rsidR="00000000" w:rsidDel="00000000" w:rsidP="00000000" w:rsidRDefault="00000000" w:rsidRPr="00000000" w14:paraId="00001DCE">
            <w:pP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383">
              <w:r w:rsidDel="00000000" w:rsidR="00000000" w:rsidRPr="00000000">
                <w:rPr>
                  <w:rFonts w:ascii="Times New Roman" w:cs="Times New Roman" w:eastAsia="Times New Roman" w:hAnsi="Times New Roman"/>
                  <w:color w:val="1155cc"/>
                  <w:u w:val="single"/>
                  <w:rtl w:val="0"/>
                </w:rPr>
                <w:t xml:space="preserve">https://ugm.ac.id/id/agenda/konferensi-nasional-peningkatan-sinergi-dan-kolaborasi-masyarakat-untuk-ketahanan-pangan-dan-perubahan-iklim/</w:t>
              </w:r>
            </w:hyperlink>
            <w:r w:rsidDel="00000000" w:rsidR="00000000" w:rsidRPr="00000000">
              <w:rPr>
                <w:rtl w:val="0"/>
              </w:rPr>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384">
              <w:r w:rsidDel="00000000" w:rsidR="00000000" w:rsidRPr="00000000">
                <w:rPr>
                  <w:rFonts w:ascii="Times New Roman" w:cs="Times New Roman" w:eastAsia="Times New Roman" w:hAnsi="Times New Roman"/>
                  <w:color w:val="1155cc"/>
                  <w:u w:val="single"/>
                  <w:rtl w:val="0"/>
                </w:rPr>
                <w:t xml:space="preserve">https://drive.google.com/drive/folders/1PT8gMgkW29MnTw2Lb3rVTThaxpN0ldja?usp=drive_link</w:t>
              </w:r>
            </w:hyperlink>
            <w:r w:rsidDel="00000000" w:rsidR="00000000" w:rsidRPr="00000000">
              <w:rPr>
                <w:rFonts w:ascii="Times New Roman" w:cs="Times New Roman" w:eastAsia="Times New Roman" w:hAnsi="Times New Roman"/>
                <w:rtl w:val="0"/>
              </w:rPr>
              <w:t xml:space="preserve"> </w:t>
            </w:r>
          </w:p>
        </w:tc>
      </w:tr>
      <w:tr>
        <w:trPr>
          <w:cantSplit w:val="0"/>
          <w:trHeight w:val="318" w:hRule="atLeast"/>
          <w:tblHeader w:val="0"/>
        </w:trPr>
        <w:tc>
          <w:tcPr>
            <w:shd w:fill="ffff00" w:val="clear"/>
          </w:tcPr>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724"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gridSpan w:val="2"/>
            <w:shd w:fill="ffff00" w:val="clear"/>
          </w:tcPr>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gridSpan w:val="3"/>
            <w:shd w:fill="a6a6a6" w:val="clear"/>
          </w:tcPr>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7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Judul PkM</w:t>
            </w:r>
          </w:p>
        </w:tc>
        <w:tc>
          <w:tcPr>
            <w:shd w:fill="ffff00" w:val="clear"/>
          </w:tcPr>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shd w:fill="a6a6a6" w:val="clear"/>
          </w:tcPr>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4" w:hRule="atLeast"/>
          <w:tblHeader w:val="0"/>
        </w:trPr>
        <w:tc>
          <w:tcPr>
            <w:gridSpan w:val="5"/>
            <w:tcBorders>
              <w:bottom w:color="000000" w:space="0" w:sz="8" w:val="single"/>
            </w:tcBorders>
            <w:shd w:fill="a6a6a6" w:val="clear"/>
          </w:tcPr>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Diseminasi Hasil PkM</w:t>
            </w:r>
          </w:p>
        </w:tc>
        <w:tc>
          <w:tcPr>
            <w:shd w:fill="ffff00" w:val="clear"/>
          </w:tcPr>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gridSpan w:val="2"/>
            <w:tcBorders>
              <w:left w:color="000000" w:space="0" w:sz="0" w:val="nil"/>
              <w:bottom w:color="000000" w:space="0" w:sz="0" w:val="nil"/>
            </w:tcBorders>
          </w:tcPr>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PkM Lokal</w:t>
            </w:r>
          </w:p>
        </w:tc>
        <w:tc>
          <w:tcPr>
            <w:gridSpan w:val="2"/>
            <w:tcBorders>
              <w:top w:color="000000" w:space="0" w:sz="8" w:val="single"/>
            </w:tcBorders>
            <w:shd w:fill="ffff00" w:val="clear"/>
          </w:tcPr>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Borders>
              <w:bottom w:color="000000" w:space="0" w:sz="0" w:val="nil"/>
              <w:right w:color="000000" w:space="0" w:sz="0" w:val="nil"/>
            </w:tcBorders>
          </w:tcPr>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vMerge w:val="restart"/>
            <w:tcBorders>
              <w:left w:color="000000" w:space="0" w:sz="0" w:val="nil"/>
              <w:bottom w:color="000000" w:space="0" w:sz="0" w:val="nil"/>
              <w:right w:color="000000" w:space="0" w:sz="0" w:val="nil"/>
            </w:tcBorders>
          </w:tcPr>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2"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PkM Nasional</w:t>
            </w:r>
          </w:p>
        </w:tc>
        <w:tc>
          <w:tcPr>
            <w:gridSpan w:val="2"/>
            <w:shd w:fill="ffff00" w:val="clear"/>
          </w:tcPr>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bottom w:color="000000" w:space="0" w:sz="0" w:val="nil"/>
              <w:right w:color="000000" w:space="0" w:sz="0" w:val="nil"/>
            </w:tcBorders>
          </w:tcPr>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vMerge w:val="continue"/>
            <w:tcBorders>
              <w:left w:color="000000" w:space="0" w:sz="0" w:val="nil"/>
              <w:bottom w:color="000000" w:space="0" w:sz="0" w:val="nil"/>
              <w:right w:color="000000" w:space="0" w:sz="0" w:val="nil"/>
            </w:tcBorders>
          </w:tcPr>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PkM Internasional</w:t>
            </w:r>
          </w:p>
        </w:tc>
        <w:tc>
          <w:tcPr>
            <w:gridSpan w:val="2"/>
            <w:shd w:fill="ffff00" w:val="clear"/>
          </w:tcPr>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bottom w:color="000000" w:space="0" w:sz="0" w:val="nil"/>
              <w:right w:color="000000" w:space="0" w:sz="0" w:val="nil"/>
            </w:tcBorders>
          </w:tcPr>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vMerge w:val="continue"/>
            <w:tcBorders>
              <w:left w:color="000000" w:space="0" w:sz="0" w:val="nil"/>
              <w:bottom w:color="000000" w:space="0" w:sz="0" w:val="nil"/>
              <w:right w:color="000000" w:space="0" w:sz="0" w:val="nil"/>
            </w:tcBorders>
          </w:tcPr>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E08">
      <w:pPr>
        <w:rPr>
          <w:sz w:val="2"/>
          <w:szCs w:val="2"/>
        </w:rPr>
        <w:sectPr>
          <w:type w:val="nextPage"/>
          <w:pgSz w:h="12240" w:w="15840" w:orient="landscape"/>
          <w:pgMar w:bottom="1300" w:top="1140" w:left="20" w:right="0" w:header="0" w:footer="1112"/>
        </w:sectPr>
      </w:pPr>
      <w:r w:rsidDel="00000000" w:rsidR="00000000" w:rsidRPr="00000000">
        <w:rPr>
          <w:rtl w:val="0"/>
        </w:rPr>
      </w:r>
    </w:p>
    <w:p w:rsidR="00000000" w:rsidDel="00000000" w:rsidP="00000000" w:rsidRDefault="00000000" w:rsidRPr="00000000" w14:paraId="00001E09">
      <w:pPr>
        <w:spacing w:after="38" w:before="75" w:lineRule="auto"/>
        <w:ind w:left="2526" w:right="2546" w:firstLine="0"/>
        <w:jc w:val="center"/>
        <w:rPr>
          <w:b w:val="1"/>
          <w:bCs w:val="1"/>
        </w:rPr>
      </w:pPr>
      <w:r w:rsidDel="00000000" w:rsidR="00000000" w:rsidRPr="00000000">
        <w:rPr>
          <w:b w:val="1"/>
          <w:bCs w:val="1"/>
          <w:rtl w:val="0"/>
        </w:rPr>
        <w:t xml:space="preserve">Tabel 4.C.3 Perolehan HKI PkM</w:t>
      </w:r>
      <w:r w:rsidDel="00000000" w:rsidR="00000000" w:rsidRPr="00000000">
        <w:rPr>
          <w:rtl w:val="0"/>
        </w:rPr>
      </w:r>
    </w:p>
    <w:tbl>
      <w:tblPr>
        <w:tblStyle w:val="Table32"/>
        <w:tblW w:w="11095.0" w:type="dxa"/>
        <w:jc w:val="left"/>
        <w:tblInd w:w="2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
        <w:gridCol w:w="1461"/>
        <w:gridCol w:w="1301"/>
        <w:gridCol w:w="2342"/>
        <w:gridCol w:w="1298"/>
        <w:gridCol w:w="1300"/>
        <w:gridCol w:w="1301"/>
        <w:gridCol w:w="1298"/>
        <w:tblGridChange w:id="0">
          <w:tblGrid>
            <w:gridCol w:w="794"/>
            <w:gridCol w:w="1461"/>
            <w:gridCol w:w="1301"/>
            <w:gridCol w:w="2342"/>
            <w:gridCol w:w="1298"/>
            <w:gridCol w:w="1300"/>
            <w:gridCol w:w="1301"/>
            <w:gridCol w:w="1298"/>
          </w:tblGrid>
        </w:tblGridChange>
      </w:tblGrid>
      <w:tr>
        <w:trPr>
          <w:cantSplit w:val="0"/>
          <w:trHeight w:val="460" w:hRule="atLeast"/>
          <w:tblHeader w:val="0"/>
        </w:trPr>
        <w:tc>
          <w:tcPr>
            <w:vMerge w:val="restart"/>
            <w:shd w:fill="a6a6a6" w:val="clear"/>
          </w:tcPr>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p>
        </w:tc>
        <w:tc>
          <w:tcPr>
            <w:vMerge w:val="restart"/>
            <w:shd w:fill="a6a6a6" w:val="clear"/>
          </w:tcPr>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Judul</w:t>
            </w:r>
          </w:p>
        </w:tc>
        <w:tc>
          <w:tcPr>
            <w:vMerge w:val="restart"/>
            <w:shd w:fill="a6a6a6" w:val="clear"/>
          </w:tcPr>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Jenis HKI</w:t>
            </w:r>
          </w:p>
        </w:tc>
        <w:tc>
          <w:tcPr>
            <w:vMerge w:val="restart"/>
            <w:shd w:fill="a6a6a6" w:val="clear"/>
          </w:tcPr>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DTPR</w:t>
            </w:r>
          </w:p>
        </w:tc>
        <w:tc>
          <w:tcPr>
            <w:gridSpan w:val="3"/>
            <w:shd w:fill="a6a6a6" w:val="clear"/>
          </w:tcPr>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3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Tahun Perolehan (beri tanda √)</w:t>
            </w:r>
          </w:p>
        </w:tc>
        <w:tc>
          <w:tcPr>
            <w:vMerge w:val="restart"/>
            <w:shd w:fill="a6a6a6" w:val="clear"/>
          </w:tcPr>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Bukti</w:t>
            </w:r>
          </w:p>
        </w:tc>
      </w:tr>
      <w:tr>
        <w:trPr>
          <w:cantSplit w:val="0"/>
          <w:trHeight w:val="352" w:hRule="atLeast"/>
          <w:tblHeader w:val="0"/>
        </w:trPr>
        <w:tc>
          <w:tcPr>
            <w:vMerge w:val="continue"/>
            <w:shd w:fill="a6a6a6" w:val="clear"/>
          </w:tcPr>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4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TS-2</w:t>
            </w:r>
          </w:p>
        </w:tc>
        <w:tc>
          <w:tcPr>
            <w:shd w:fill="a6a6a6" w:val="clear"/>
          </w:tcPr>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4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TS-1</w:t>
            </w:r>
          </w:p>
        </w:tc>
        <w:tc>
          <w:tcPr>
            <w:shd w:fill="a6a6a6" w:val="clear"/>
          </w:tcPr>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498" w:right="48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w:t>
            </w:r>
          </w:p>
        </w:tc>
        <w:tc>
          <w:tcPr>
            <w:vMerge w:val="continue"/>
            <w:shd w:fill="a6a6a6" w:val="clear"/>
          </w:tcPr>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06.9140625" w:hRule="atLeast"/>
          <w:tblHeader w:val="0"/>
        </w:trPr>
        <w:tc>
          <w:tcPr>
            <w:shd w:fill="ffff00" w:val="clear"/>
          </w:tcPr>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w:t>
            </w:r>
          </w:p>
        </w:tc>
        <w:tc>
          <w:tcPr>
            <w:shd w:fill="ffff00" w:val="clear"/>
          </w:tcPr>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Irigasi Pintar (Smart Irrigation) Kota Solok</w:t>
            </w:r>
            <w:r w:rsidDel="00000000" w:rsidR="00000000" w:rsidRPr="00000000">
              <w:rPr>
                <w:rtl w:val="0"/>
              </w:rPr>
            </w:r>
          </w:p>
        </w:tc>
        <w:tc>
          <w:tcPr>
            <w:shd w:fill="ffff00" w:val="clear"/>
          </w:tcPr>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Program Komputer</w:t>
            </w:r>
            <w:r w:rsidDel="00000000" w:rsidR="00000000" w:rsidRPr="00000000">
              <w:rPr>
                <w:rtl w:val="0"/>
              </w:rPr>
            </w:r>
          </w:p>
        </w:tc>
        <w:tc>
          <w:tcPr>
            <w:shd w:fill="ffff00" w:val="clear"/>
          </w:tcPr>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Arizal, </w:t>
            </w:r>
            <w:r w:rsidDel="00000000" w:rsidR="00000000" w:rsidRPr="00000000">
              <w:rPr>
                <w:rFonts w:ascii="Times New Roman" w:cs="Times New Roman" w:eastAsia="Times New Roman" w:hAnsi="Times New Roman"/>
                <w:rtl w:val="0"/>
              </w:rPr>
              <w:t xml:space="preserve">Nia Yulianti,</w:t>
            </w:r>
            <w:r w:rsidDel="00000000" w:rsidR="00000000" w:rsidRPr="00000000">
              <w:rPr>
                <w:rFonts w:ascii="Times New Roman" w:cs="Times New Roman" w:eastAsia="Times New Roman" w:hAnsi="Times New Roman"/>
                <w:color w:val="ee0000"/>
                <w:rtl w:val="0"/>
              </w:rPr>
              <w:t xml:space="preserve"> </w:t>
            </w:r>
            <w:r w:rsidDel="00000000" w:rsidR="00000000" w:rsidRPr="00000000">
              <w:rPr>
                <w:rFonts w:ascii="Times New Roman" w:cs="Times New Roman" w:eastAsia="Times New Roman" w:hAnsi="Times New Roman"/>
                <w:rtl w:val="0"/>
              </w:rPr>
              <w:t xml:space="preserve">Dimas Febriyan Priambodo, Fetty Amelia</w:t>
            </w:r>
            <w:r w:rsidDel="00000000" w:rsidR="00000000" w:rsidRPr="00000000">
              <w:rPr>
                <w:rtl w:val="0"/>
              </w:rPr>
            </w:r>
          </w:p>
        </w:tc>
        <w:tc>
          <w:tcPr>
            <w:shd w:fill="ffff00" w:val="clear"/>
          </w:tcPr>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rtl w:val="0"/>
              </w:rPr>
              <w:t xml:space="preserve">√</w:t>
            </w:r>
            <w:r w:rsidDel="00000000" w:rsidR="00000000" w:rsidRPr="00000000">
              <w:rPr>
                <w:rtl w:val="0"/>
              </w:rPr>
            </w:r>
          </w:p>
        </w:tc>
        <w:tc>
          <w:tcPr>
            <w:shd w:fill="ffff00" w:val="clear"/>
          </w:tcPr>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85">
              <w:r w:rsidDel="00000000" w:rsidR="00000000" w:rsidRPr="00000000">
                <w:rPr>
                  <w:rFonts w:ascii="Times New Roman" w:cs="Times New Roman" w:eastAsia="Times New Roman" w:hAnsi="Times New Roman"/>
                  <w:color w:val="1155cc"/>
                  <w:u w:val="single"/>
                  <w:rtl w:val="0"/>
                </w:rPr>
                <w:t xml:space="preserve">https://drive.google.com/drive/folders/1XBFMf6gZ4Cc4IhZmAQ8v8b-Xs1Cqo9A0?usp=drive_link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shd w:fill="ffff00" w:val="clear"/>
          </w:tcPr>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shd w:fill="ffff00" w:val="clear"/>
          </w:tcPr>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gridSpan w:val="4"/>
            <w:shd w:fill="a6a6a6" w:val="clear"/>
          </w:tcPr>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334" w:right="232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Jumlah HKI</w:t>
            </w:r>
          </w:p>
        </w:tc>
        <w:tc>
          <w:tcPr>
            <w:shd w:fill="ffff00" w:val="clear"/>
          </w:tcPr>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1E48">
      <w:pPr>
        <w:pStyle w:val="Heading2"/>
        <w:numPr>
          <w:ilvl w:val="0"/>
          <w:numId w:val="14"/>
        </w:numPr>
        <w:tabs>
          <w:tab w:val="left" w:leader="none" w:pos="1396"/>
        </w:tabs>
        <w:ind w:left="1396" w:hanging="284.00000000000006"/>
        <w:jc w:val="left"/>
        <w:rPr/>
      </w:pPr>
      <w:bookmarkStart w:colFirst="0" w:colLast="0" w:name="_7cu5m7szalk9" w:id="6"/>
      <w:bookmarkEnd w:id="6"/>
      <w:r w:rsidDel="00000000" w:rsidR="00000000" w:rsidRPr="00000000">
        <w:rPr>
          <w:rtl w:val="0"/>
        </w:rPr>
        <w:t xml:space="preserve">Akuntabilitas</w:t>
      </w:r>
    </w:p>
    <w:p w:rsidR="00000000" w:rsidDel="00000000" w:rsidP="00000000" w:rsidRDefault="00000000" w:rsidRPr="00000000" w14:paraId="00001E4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757"/>
        </w:tabs>
        <w:spacing w:after="0" w:before="37" w:line="278.00000000000006" w:lineRule="auto"/>
        <w:ind w:left="1756" w:right="1514" w:hanging="360.9999999999999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tata kelola yang otonom secara transparan dan akuntabel yang didukung kapasitas sarana dan prasarana yang memadai dan SDM yang profesional</w:t>
      </w:r>
    </w:p>
    <w:p w:rsidR="00000000" w:rsidDel="00000000" w:rsidP="00000000" w:rsidRDefault="00000000" w:rsidRPr="00000000" w14:paraId="00001E4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757"/>
        </w:tabs>
        <w:spacing w:after="0" w:before="0" w:line="249" w:lineRule="auto"/>
        <w:ind w:left="1756" w:right="0" w:hanging="360.9999999999999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mutu pemenuhan tupoksi tata kelola dan tata pamong, sarana dan prasarana dan SDM.</w:t>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E4C">
      <w:pPr>
        <w:spacing w:after="38" w:lineRule="auto"/>
        <w:ind w:left="2526" w:right="2265" w:firstLine="0"/>
        <w:jc w:val="center"/>
        <w:rPr>
          <w:b w:val="1"/>
          <w:bCs w:val="1"/>
        </w:rPr>
      </w:pPr>
      <w:hyperlink r:id="rId386">
        <w:r w:rsidDel="00000000" w:rsidR="00000000" w:rsidRPr="00000000">
          <w:rPr>
            <w:b w:val="1"/>
            <w:bCs w:val="1"/>
            <w:color w:val="1155cc"/>
            <w:u w:val="single"/>
            <w:rtl w:val="0"/>
          </w:rPr>
          <w:t xml:space="preserve">Tabel 5.1. Sistem Tata Kelola</w:t>
        </w:r>
      </w:hyperlink>
      <w:r w:rsidDel="00000000" w:rsidR="00000000" w:rsidRPr="00000000">
        <w:rPr>
          <w:rtl w:val="0"/>
        </w:rPr>
      </w:r>
    </w:p>
    <w:tbl>
      <w:tblPr>
        <w:tblStyle w:val="Table33"/>
        <w:tblW w:w="10380.0" w:type="dxa"/>
        <w:jc w:val="left"/>
        <w:tblInd w:w="3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700"/>
        <w:gridCol w:w="2055"/>
        <w:gridCol w:w="1995"/>
        <w:gridCol w:w="1410"/>
        <w:gridCol w:w="1650"/>
        <w:tblGridChange w:id="0">
          <w:tblGrid>
            <w:gridCol w:w="570"/>
            <w:gridCol w:w="2700"/>
            <w:gridCol w:w="2055"/>
            <w:gridCol w:w="1995"/>
            <w:gridCol w:w="1410"/>
            <w:gridCol w:w="1650"/>
          </w:tblGrid>
        </w:tblGridChange>
      </w:tblGrid>
      <w:tr>
        <w:trPr>
          <w:cantSplit w:val="0"/>
          <w:trHeight w:val="1022" w:hRule="atLeast"/>
          <w:tblHeader w:val="1"/>
        </w:trPr>
        <w:tc>
          <w:tcPr>
            <w:shd w:fill="a6a6a6" w:val="clear"/>
          </w:tcPr>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No</w:t>
            </w:r>
          </w:p>
        </w:tc>
        <w:tc>
          <w:tcPr>
            <w:shd w:fill="a6a6a6" w:val="clear"/>
          </w:tcPr>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Jenis Tata Kelola</w:t>
            </w:r>
          </w:p>
        </w:tc>
        <w:tc>
          <w:tcPr>
            <w:shd w:fill="a6a6a6" w:val="clear"/>
          </w:tcPr>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2" w:right="0" w:hanging="197.00000000000003"/>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Nama Sistem Informasi</w:t>
            </w:r>
          </w:p>
        </w:tc>
        <w:tc>
          <w:tcPr>
            <w:shd w:fill="a6a6a6" w:val="clear"/>
          </w:tcPr>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7" w:right="0" w:firstLine="47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Akses (Lokal/Internet)</w:t>
            </w:r>
          </w:p>
        </w:tc>
        <w:tc>
          <w:tcPr>
            <w:shd w:fill="a6a6a6" w:val="clear"/>
          </w:tcPr>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141.7322834645671" w:right="-7.322834645669332" w:hanging="15"/>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Unit Kerja/SDM Pengelola</w:t>
            </w:r>
          </w:p>
        </w:tc>
        <w:tc>
          <w:tcPr>
            <w:shd w:fill="a6a6a6" w:val="clear"/>
          </w:tcPr>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Link Bukti</w:t>
            </w:r>
          </w:p>
        </w:tc>
      </w:tr>
      <w:tr>
        <w:trPr>
          <w:cantSplit w:val="0"/>
          <w:trHeight w:val="2544.78515625" w:hRule="atLeast"/>
          <w:tblHeader w:val="0"/>
        </w:trPr>
        <w:tc>
          <w:tcPr>
            <w:shd w:fill="ffff00" w:val="clear"/>
          </w:tcPr>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p>
        </w:tc>
        <w:tc>
          <w:tcPr>
            <w:shd w:fill="ffff00" w:val="clear"/>
          </w:tcPr>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Pendidikan</w:t>
            </w:r>
          </w:p>
        </w:tc>
        <w:tc>
          <w:tcPr>
            <w:shd w:fill="ffff00" w:val="clear"/>
          </w:tcPr>
          <w:p w:rsidR="00000000" w:rsidDel="00000000" w:rsidP="00000000" w:rsidRDefault="00000000" w:rsidRPr="00000000" w14:paraId="00001E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pPr>
            <w:r w:rsidDel="00000000" w:rsidR="00000000" w:rsidRPr="00000000">
              <w:rPr>
                <w:rtl w:val="0"/>
              </w:rPr>
              <w:t xml:space="preserve">Master</w:t>
            </w:r>
          </w:p>
          <w:p w:rsidR="00000000" w:rsidDel="00000000" w:rsidP="00000000" w:rsidRDefault="00000000" w:rsidRPr="00000000" w14:paraId="00001E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left"/>
              <w:rPr/>
            </w:pPr>
            <w:r w:rsidDel="00000000" w:rsidR="00000000" w:rsidRPr="00000000">
              <w:rPr>
                <w:rtl w:val="0"/>
              </w:rPr>
              <w:t xml:space="preserve">LMS Poltek SSN</w:t>
            </w:r>
          </w:p>
        </w:tc>
        <w:tc>
          <w:tcPr>
            <w:shd w:fill="ffff00" w:val="clear"/>
          </w:tcPr>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Lokal</w:t>
            </w:r>
            <w:r w:rsidDel="00000000" w:rsidR="00000000" w:rsidRPr="00000000">
              <w:rPr>
                <w:rtl w:val="0"/>
              </w:rPr>
            </w:r>
          </w:p>
        </w:tc>
        <w:tc>
          <w:tcPr>
            <w:shd w:fill="ffff00" w:val="clear"/>
          </w:tcPr>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Unit Teknologi Informasi</w:t>
            </w:r>
            <w:r w:rsidDel="00000000" w:rsidR="00000000" w:rsidRPr="00000000">
              <w:rPr>
                <w:rtl w:val="0"/>
              </w:rPr>
            </w:r>
          </w:p>
        </w:tc>
        <w:tc>
          <w:tcPr>
            <w:shd w:fill="ffff00" w:val="clear"/>
          </w:tcPr>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rizal arfah" w:id="48" w:date="2025-07-09T08:23:45Z"/>
                <w:rPrChange w:author="arizal arfah" w:id="49" w:date="2025-07-09T08:23:45Z">
                  <w:rPr>
                    <w:i w:val="0"/>
                    <w:iCs w:val="0"/>
                    <w:smallCaps w:val="0"/>
                    <w:strike w:val="0"/>
                    <w:color w:val="000000"/>
                    <w:sz w:val="22"/>
                    <w:szCs w:val="22"/>
                    <w:u w:val="none"/>
                    <w:shd w:fill="auto" w:val="clear"/>
                    <w:vertAlign w:val="baseline"/>
                  </w:rPr>
                </w:rPrChange>
              </w:rPr>
            </w:pPr>
            <w:ins w:author="arizal arfah" w:id="48" w:date="2025-07-09T08:23:45Z">
              <w:r w:rsidDel="00000000" w:rsidR="00000000" w:rsidRPr="00000000">
                <w:rPr>
                  <w:rtl w:val="0"/>
                  <w:rPrChange w:author="arizal arfah" w:id="49" w:date="2025-07-09T08:23:45Z">
                    <w:rPr>
                      <w:i w:val="0"/>
                      <w:iCs w:val="0"/>
                      <w:smallCaps w:val="0"/>
                      <w:strike w:val="0"/>
                      <w:color w:val="000000"/>
                      <w:sz w:val="22"/>
                      <w:szCs w:val="22"/>
                      <w:u w:val="none"/>
                      <w:shd w:fill="auto" w:val="clear"/>
                      <w:vertAlign w:val="baseline"/>
                    </w:rPr>
                  </w:rPrChange>
                </w:rPr>
                <w:t xml:space="preserve">1. </w:t>
              </w:r>
              <w:r w:rsidDel="00000000" w:rsidR="00000000" w:rsidRPr="00000000">
                <w:fldChar w:fldCharType="begin"/>
              </w:r>
              <w:r w:rsidDel="00000000" w:rsidR="00000000" w:rsidRPr="00000000">
                <w:instrText xml:space="preserve">HYPERLINK "https://drive.poltekssn.ac.id/s/XTzbNepLEnBWno3"</w:instrText>
              </w:r>
              <w:r w:rsidDel="00000000" w:rsidR="00000000" w:rsidRPr="00000000">
                <w:fldChar w:fldCharType="separate"/>
              </w:r>
              <w:r w:rsidDel="00000000" w:rsidR="00000000" w:rsidRPr="00000000">
                <w:rPr>
                  <w:color w:val="1155cc"/>
                  <w:u w:val="single"/>
                  <w:rtl w:val="0"/>
                  <w:rPrChange w:author="arizal arfah" w:id="49" w:date="2025-07-09T08:23:45Z">
                    <w:rPr>
                      <w:i w:val="0"/>
                      <w:iCs w:val="0"/>
                      <w:smallCaps w:val="0"/>
                      <w:strike w:val="0"/>
                      <w:color w:val="1155cc"/>
                      <w:sz w:val="22"/>
                      <w:szCs w:val="22"/>
                      <w:u w:val="single"/>
                      <w:shd w:fill="auto" w:val="clear"/>
                      <w:vertAlign w:val="baseline"/>
                    </w:rPr>
                  </w:rPrChange>
                </w:rPr>
                <w:t xml:space="preserve">https://drive.poltekssn.ac.id/s/XTzbNepLEnBWno3</w:t>
              </w:r>
              <w:r w:rsidDel="00000000" w:rsidR="00000000" w:rsidRPr="00000000">
                <w:fldChar w:fldCharType="end"/>
              </w:r>
              <w:r w:rsidDel="00000000" w:rsidR="00000000" w:rsidRPr="00000000">
                <w:rPr>
                  <w:rtl w:val="0"/>
                </w:rPr>
              </w:r>
            </w:ins>
          </w:p>
          <w:p w:rsidR="00000000" w:rsidDel="00000000" w:rsidP="00000000" w:rsidRDefault="00000000" w:rsidRPr="00000000" w14:paraId="00001E5F">
            <w:pPr>
              <w:rPr>
                <w:ins w:author="arizal arfah" w:id="48" w:date="2025-07-09T08:23:45Z"/>
                <w:rPrChange w:author="arizal arfah" w:id="49" w:date="2025-07-09T08:23:45Z">
                  <w:rPr>
                    <w:i w:val="0"/>
                    <w:iCs w:val="0"/>
                    <w:smallCaps w:val="0"/>
                    <w:strike w:val="0"/>
                    <w:color w:val="000000"/>
                    <w:sz w:val="22"/>
                    <w:szCs w:val="22"/>
                    <w:u w:val="none"/>
                    <w:shd w:fill="auto" w:val="clear"/>
                    <w:vertAlign w:val="baseline"/>
                  </w:rPr>
                </w:rPrChange>
              </w:rPr>
            </w:pPr>
            <w:ins w:author="arizal arfah" w:id="48" w:date="2025-07-09T08:23:45Z">
              <w:r w:rsidDel="00000000" w:rsidR="00000000" w:rsidRPr="00000000">
                <w:rPr>
                  <w:rtl w:val="0"/>
                </w:rPr>
              </w:r>
            </w:ins>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rizal arfah" w:id="48" w:date="2025-07-09T08:23:45Z"/>
                <w:rPrChange w:author="arizal arfah" w:id="49" w:date="2025-07-09T08:23:45Z">
                  <w:rPr>
                    <w:i w:val="0"/>
                    <w:iCs w:val="0"/>
                    <w:smallCaps w:val="0"/>
                    <w:strike w:val="0"/>
                    <w:color w:val="000000"/>
                    <w:sz w:val="22"/>
                    <w:szCs w:val="22"/>
                    <w:u w:val="none"/>
                    <w:shd w:fill="auto" w:val="clear"/>
                    <w:vertAlign w:val="baseline"/>
                  </w:rPr>
                </w:rPrChange>
              </w:rPr>
            </w:pPr>
            <w:ins w:author="arizal arfah" w:id="48" w:date="2025-07-09T08:23:45Z">
              <w:r w:rsidDel="00000000" w:rsidR="00000000" w:rsidRPr="00000000">
                <w:rPr>
                  <w:rtl w:val="0"/>
                  <w:rPrChange w:author="arizal arfah" w:id="49" w:date="2025-07-09T08:23:45Z">
                    <w:rPr>
                      <w:i w:val="0"/>
                      <w:iCs w:val="0"/>
                      <w:smallCaps w:val="0"/>
                      <w:strike w:val="0"/>
                      <w:color w:val="000000"/>
                      <w:sz w:val="22"/>
                      <w:szCs w:val="22"/>
                      <w:u w:val="none"/>
                      <w:shd w:fill="auto" w:val="clear"/>
                      <w:vertAlign w:val="baseline"/>
                    </w:rPr>
                  </w:rPrChange>
                </w:rPr>
                <w:t xml:space="preserve"> 2. </w:t>
              </w:r>
              <w:r w:rsidDel="00000000" w:rsidR="00000000" w:rsidRPr="00000000">
                <w:fldChar w:fldCharType="begin"/>
              </w:r>
              <w:r w:rsidDel="00000000" w:rsidR="00000000" w:rsidRPr="00000000">
                <w:instrText xml:space="preserve">HYPERLINK "https://s.id/tutorial_LMS"</w:instrText>
              </w:r>
              <w:r w:rsidDel="00000000" w:rsidR="00000000" w:rsidRPr="00000000">
                <w:fldChar w:fldCharType="separate"/>
              </w:r>
              <w:r w:rsidDel="00000000" w:rsidR="00000000" w:rsidRPr="00000000">
                <w:rPr>
                  <w:color w:val="1155cc"/>
                  <w:u w:val="single"/>
                  <w:rtl w:val="0"/>
                  <w:rPrChange w:author="arizal arfah" w:id="49" w:date="2025-07-09T08:23:45Z">
                    <w:rPr>
                      <w:i w:val="0"/>
                      <w:iCs w:val="0"/>
                      <w:smallCaps w:val="0"/>
                      <w:strike w:val="0"/>
                      <w:color w:val="1155cc"/>
                      <w:sz w:val="22"/>
                      <w:szCs w:val="22"/>
                      <w:u w:val="single"/>
                      <w:shd w:fill="auto" w:val="clear"/>
                      <w:vertAlign w:val="baseline"/>
                    </w:rPr>
                  </w:rPrChange>
                </w:rPr>
                <w:t xml:space="preserve">https://s.id/tutorial_LMS</w:t>
              </w:r>
              <w:r w:rsidDel="00000000" w:rsidR="00000000" w:rsidRPr="00000000">
                <w:fldChar w:fldCharType="end"/>
              </w:r>
              <w:r w:rsidDel="00000000" w:rsidR="00000000" w:rsidRPr="00000000">
                <w:rPr>
                  <w:rtl w:val="0"/>
                </w:rPr>
              </w:r>
            </w:ins>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p>
        </w:tc>
        <w:tc>
          <w:tcPr>
            <w:shd w:fill="ffff00" w:val="clear"/>
          </w:tcPr>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Keuangan</w:t>
            </w:r>
          </w:p>
        </w:tc>
        <w:tc>
          <w:tcPr>
            <w:shd w:fill="ffff00" w:val="clear"/>
          </w:tcPr>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Sistem Aplikasi Keuangan Tingkat Instansi (</w:t>
            </w:r>
            <w:r w:rsidDel="00000000" w:rsidR="00000000" w:rsidRPr="00000000">
              <w:rPr>
                <w:rtl w:val="0"/>
              </w:rPr>
              <w:t xml:space="preserve">SAKTI)</w:t>
            </w:r>
            <w:r w:rsidDel="00000000" w:rsidR="00000000" w:rsidRPr="00000000">
              <w:rPr>
                <w:rtl w:val="0"/>
              </w:rPr>
            </w:r>
          </w:p>
        </w:tc>
        <w:tc>
          <w:tcPr>
            <w:shd w:fill="ffff00" w:val="clear"/>
          </w:tcPr>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Subbagian Perencanaan dan Keuangan</w:t>
            </w:r>
            <w:r w:rsidDel="00000000" w:rsidR="00000000" w:rsidRPr="00000000">
              <w:rPr>
                <w:rtl w:val="0"/>
              </w:rPr>
            </w:r>
          </w:p>
        </w:tc>
        <w:tc>
          <w:tcPr>
            <w:shd w:fill="ffff00" w:val="clear"/>
          </w:tcPr>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hyperlink r:id="rId387">
              <w:r w:rsidDel="00000000" w:rsidR="00000000" w:rsidRPr="00000000">
                <w:rPr>
                  <w:color w:val="1155cc"/>
                  <w:u w:val="single"/>
                  <w:rtl w:val="0"/>
                </w:rPr>
                <w:t xml:space="preserve">https://drive.google.com/drive/folders/1mPg67Wehz1SrhWiiPsUDDNAuYa1YtG-H?usp=drive_link</w:t>
              </w:r>
            </w:hyperlink>
            <w:r w:rsidDel="00000000" w:rsidR="00000000" w:rsidRPr="00000000">
              <w:rPr>
                <w:rtl w:val="0"/>
              </w:rPr>
              <w:t xml:space="preserve"> </w:t>
            </w:r>
            <w:r w:rsidDel="00000000" w:rsidR="00000000" w:rsidRPr="00000000">
              <w:rPr>
                <w:rtl w:val="0"/>
              </w:rPr>
            </w:r>
          </w:p>
        </w:tc>
      </w:tr>
      <w:tr>
        <w:trPr>
          <w:cantSplit w:val="0"/>
          <w:trHeight w:val="318" w:hRule="atLeast"/>
          <w:tblHeader w:val="0"/>
        </w:trPr>
        <w:tc>
          <w:tcPr>
            <w:shd w:fill="ffff00" w:val="clear"/>
          </w:tcPr>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p>
        </w:tc>
        <w:tc>
          <w:tcPr>
            <w:shd w:fill="ffff00" w:val="clear"/>
          </w:tcPr>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SDM</w:t>
            </w:r>
            <w:r w:rsidDel="00000000" w:rsidR="00000000" w:rsidRPr="00000000">
              <w:rPr>
                <w:rtl w:val="0"/>
              </w:rPr>
            </w:r>
          </w:p>
        </w:tc>
        <w:tc>
          <w:tcPr>
            <w:shd w:fill="ffff00" w:val="clear"/>
          </w:tcPr>
          <w:p w:rsidR="00000000" w:rsidDel="00000000" w:rsidP="00000000" w:rsidRDefault="00000000" w:rsidRPr="00000000" w14:paraId="00001E6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i w:val="0"/>
                <w:iCs w:val="0"/>
                <w:smallCaps w:val="0"/>
                <w:strike w:val="0"/>
                <w:color w:val="000000"/>
                <w:sz w:val="22"/>
                <w:szCs w:val="22"/>
                <w:shd w:fill="auto" w:val="clear"/>
                <w:vertAlign w:val="baseline"/>
              </w:rPr>
            </w:pPr>
            <w:r w:rsidDel="00000000" w:rsidR="00000000" w:rsidRPr="00000000">
              <w:rPr>
                <w:rtl w:val="0"/>
              </w:rPr>
              <w:t xml:space="preserve">Haris</w:t>
            </w:r>
          </w:p>
          <w:p w:rsidR="00000000" w:rsidDel="00000000" w:rsidP="00000000" w:rsidRDefault="00000000" w:rsidRPr="00000000" w14:paraId="00001E6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pPr>
            <w:r w:rsidDel="00000000" w:rsidR="00000000" w:rsidRPr="00000000">
              <w:rPr>
                <w:rtl w:val="0"/>
              </w:rPr>
              <w:t xml:space="preserve">DWS</w:t>
            </w:r>
          </w:p>
          <w:p w:rsidR="00000000" w:rsidDel="00000000" w:rsidP="00000000" w:rsidRDefault="00000000" w:rsidRPr="00000000" w14:paraId="00001E6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42" w:right="0" w:hanging="285"/>
              <w:jc w:val="left"/>
              <w:rPr/>
            </w:pPr>
            <w:r w:rsidDel="00000000" w:rsidR="00000000" w:rsidRPr="00000000">
              <w:rPr>
                <w:rtl w:val="0"/>
              </w:rPr>
              <w:t xml:space="preserve">Siabang</w:t>
            </w:r>
          </w:p>
        </w:tc>
        <w:tc>
          <w:tcPr>
            <w:shd w:fill="ffff00" w:val="clear"/>
          </w:tcPr>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w:t>
            </w:r>
          </w:p>
        </w:tc>
        <w:tc>
          <w:tcPr>
            <w:shd w:fill="ffff00" w:val="clear"/>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Subbagian OSDM TU</w:t>
            </w:r>
            <w:r w:rsidDel="00000000" w:rsidR="00000000" w:rsidRPr="00000000">
              <w:rPr>
                <w:rtl w:val="0"/>
              </w:rPr>
            </w:r>
          </w:p>
        </w:tc>
        <w:tc>
          <w:tcPr>
            <w:shd w:fill="ffff00" w:val="clear"/>
          </w:tcPr>
          <w:p w:rsidR="00000000" w:rsidDel="00000000" w:rsidP="00000000" w:rsidRDefault="00000000" w:rsidRPr="00000000" w14:paraId="00001E6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5.1968503937013" w:right="0" w:hanging="425.1968503937013"/>
              <w:jc w:val="left"/>
              <w:rPr>
                <w:i w:val="0"/>
                <w:iCs w:val="0"/>
                <w:smallCaps w:val="0"/>
                <w:strike w:val="0"/>
                <w:color w:val="000000"/>
                <w:sz w:val="22"/>
                <w:szCs w:val="22"/>
                <w:u w:val="none"/>
                <w:shd w:fill="auto" w:val="clear"/>
                <w:vertAlign w:val="baseline"/>
              </w:rPr>
            </w:pPr>
            <w:hyperlink r:id="rId388">
              <w:r w:rsidDel="00000000" w:rsidR="00000000" w:rsidRPr="00000000">
                <w:rPr>
                  <w:color w:val="1155cc"/>
                  <w:u w:val="single"/>
                  <w:rtl w:val="0"/>
                </w:rPr>
                <w:t xml:space="preserve">https://drive.google.com/drive/folders/1rXU3u0N1NcSPtvRivUy9k3vLUpDcuHkC?usp=sharing</w:t>
              </w:r>
            </w:hyperlink>
            <w:r w:rsidDel="00000000" w:rsidR="00000000" w:rsidRPr="00000000">
              <w:rPr>
                <w:rtl w:val="0"/>
              </w:rPr>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7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5.1968503937013" w:right="0" w:hanging="425.1968503937013"/>
              <w:jc w:val="left"/>
              <w:rPr>
                <w:u w:val="none"/>
              </w:rPr>
            </w:pPr>
            <w:hyperlink r:id="rId389">
              <w:r w:rsidDel="00000000" w:rsidR="00000000" w:rsidRPr="00000000">
                <w:rPr>
                  <w:color w:val="1155cc"/>
                  <w:u w:val="single"/>
                  <w:rtl w:val="0"/>
                </w:rPr>
                <w:t xml:space="preserve">https://drive.google.com/drive/folders/1jBVs__FqTCOz2X-4UyQjxR8hKEdiQ_sH?usp=sharing</w:t>
              </w:r>
            </w:hyperlink>
            <w:r w:rsidDel="00000000" w:rsidR="00000000" w:rsidRPr="00000000">
              <w:rPr>
                <w:rtl w:val="0"/>
              </w:rPr>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5.1968503937013" w:right="0" w:hanging="425.1968503937013"/>
              <w:jc w:val="left"/>
              <w:rPr>
                <w:u w:val="none"/>
              </w:rPr>
            </w:pPr>
            <w:hyperlink r:id="rId390">
              <w:r w:rsidDel="00000000" w:rsidR="00000000" w:rsidRPr="00000000">
                <w:rPr>
                  <w:color w:val="1155cc"/>
                  <w:u w:val="single"/>
                  <w:rtl w:val="0"/>
                </w:rPr>
                <w:t xml:space="preserve">https://drive.google.com/file/d/1JgOSGXAJmHCAsg_MPxzUbUGlhjc9xRz-/view?usp=drive_link</w:t>
              </w:r>
            </w:hyperlink>
            <w:r w:rsidDel="00000000" w:rsidR="00000000" w:rsidRPr="00000000">
              <w:rPr>
                <w:rtl w:val="0"/>
              </w:rPr>
              <w:t xml:space="preserve"> </w:t>
            </w:r>
          </w:p>
        </w:tc>
      </w:tr>
      <w:tr>
        <w:trPr>
          <w:cantSplit w:val="0"/>
          <w:trHeight w:val="321" w:hRule="atLeast"/>
          <w:tblHeader w:val="0"/>
        </w:trPr>
        <w:tc>
          <w:tcPr>
            <w:shd w:fill="ffff00" w:val="clear"/>
          </w:tcPr>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w:t>
            </w:r>
          </w:p>
        </w:tc>
        <w:tc>
          <w:tcPr>
            <w:shd w:fill="ffff00" w:val="clear"/>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Sarana Prasarana</w:t>
            </w:r>
          </w:p>
        </w:tc>
        <w:tc>
          <w:tcPr>
            <w:shd w:fill="ffff00" w:val="clear"/>
          </w:tcPr>
          <w:p w:rsidR="00000000" w:rsidDel="00000000" w:rsidP="00000000" w:rsidRDefault="00000000" w:rsidRPr="00000000" w14:paraId="00001E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Sionlap</w:t>
            </w:r>
          </w:p>
          <w:p w:rsidR="00000000" w:rsidDel="00000000" w:rsidP="00000000" w:rsidRDefault="00000000" w:rsidRPr="00000000" w14:paraId="00001E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Jadwallab</w:t>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1E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u w:val="none"/>
              </w:rPr>
            </w:pPr>
            <w:r w:rsidDel="00000000" w:rsidR="00000000" w:rsidRPr="00000000">
              <w:rPr>
                <w:rtl w:val="0"/>
              </w:rPr>
              <w:t xml:space="preserve">Siman</w:t>
            </w:r>
          </w:p>
        </w:tc>
        <w:tc>
          <w:tcPr>
            <w:shd w:fill="ffff00" w:val="clear"/>
          </w:tcPr>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Lokal</w:t>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Lokal</w:t>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w:t>
            </w:r>
          </w:p>
        </w:tc>
        <w:tc>
          <w:tcPr>
            <w:shd w:fill="ffff00" w:val="clear"/>
          </w:tcPr>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Laboratorium Terpadu</w:t>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Subbagian Pengelolaan Aset Rumah Tangga</w:t>
            </w:r>
          </w:p>
        </w:tc>
        <w:tc>
          <w:tcPr>
            <w:shd w:fill="ffff00" w:val="clear"/>
          </w:tcPr>
          <w:p w:rsidR="00000000" w:rsidDel="00000000" w:rsidP="00000000" w:rsidRDefault="00000000" w:rsidRPr="00000000" w14:paraId="00001EA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25.1968503937013" w:right="0" w:hanging="425.1968503937013"/>
              <w:jc w:val="left"/>
              <w:rPr>
                <w:i w:val="0"/>
                <w:iCs w:val="0"/>
                <w:smallCaps w:val="0"/>
                <w:strike w:val="0"/>
                <w:color w:val="000000"/>
                <w:sz w:val="22"/>
                <w:szCs w:val="22"/>
                <w:u w:val="none"/>
                <w:shd w:fill="auto" w:val="clear"/>
                <w:vertAlign w:val="baseline"/>
              </w:rPr>
            </w:pPr>
            <w:hyperlink r:id="rId391">
              <w:r w:rsidDel="00000000" w:rsidR="00000000" w:rsidRPr="00000000">
                <w:rPr>
                  <w:color w:val="1155cc"/>
                  <w:u w:val="single"/>
                  <w:rtl w:val="0"/>
                </w:rPr>
                <w:t xml:space="preserve">https://drive.google.com/drive/folders/1yddMkytka9p7T-EGveoMjthBtYCg_rCP?usp=sharing</w:t>
              </w:r>
            </w:hyperlink>
            <w:r w:rsidDel="00000000" w:rsidR="00000000" w:rsidRPr="00000000">
              <w:rPr>
                <w:rtl w:val="0"/>
              </w:rPr>
            </w:r>
          </w:p>
          <w:p w:rsidR="00000000" w:rsidDel="00000000" w:rsidP="00000000" w:rsidRDefault="00000000" w:rsidRPr="00000000" w14:paraId="00001EA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25.1968503937013" w:right="0" w:hanging="425.1968503937013"/>
              <w:jc w:val="left"/>
              <w:rPr>
                <w:u w:val="none"/>
              </w:rPr>
            </w:pPr>
            <w:hyperlink r:id="rId392">
              <w:r w:rsidDel="00000000" w:rsidR="00000000" w:rsidRPr="00000000">
                <w:rPr>
                  <w:color w:val="1155cc"/>
                  <w:u w:val="single"/>
                  <w:rtl w:val="0"/>
                </w:rPr>
                <w:t xml:space="preserve">https://drive.google.com/drive/folders/1VKvufhcZmA1QqYV-Pi0uAx6K5HXfBMFx?usp=sharing</w:t>
              </w:r>
            </w:hyperlink>
            <w:r w:rsidDel="00000000" w:rsidR="00000000" w:rsidRPr="00000000">
              <w:rPr>
                <w:rtl w:val="0"/>
              </w:rPr>
            </w:r>
          </w:p>
          <w:p w:rsidR="00000000" w:rsidDel="00000000" w:rsidP="00000000" w:rsidRDefault="00000000" w:rsidRPr="00000000" w14:paraId="00001EA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25.1968503937013" w:right="0" w:hanging="425.1968503937013"/>
              <w:jc w:val="left"/>
              <w:rPr>
                <w:u w:val="none"/>
              </w:rPr>
            </w:pPr>
            <w:hyperlink r:id="rId393">
              <w:r w:rsidDel="00000000" w:rsidR="00000000" w:rsidRPr="00000000">
                <w:rPr>
                  <w:color w:val="1155cc"/>
                  <w:u w:val="single"/>
                  <w:rtl w:val="0"/>
                </w:rPr>
                <w:t xml:space="preserve">https://drive.google.com/drive/folders/120gXxI8Q6ZZGICccMipxQT9Le_5hLXIz?usp=drive_link</w:t>
              </w:r>
            </w:hyperlink>
            <w:r w:rsidDel="00000000" w:rsidR="00000000" w:rsidRPr="00000000">
              <w:rPr>
                <w:rtl w:val="0"/>
              </w:rPr>
              <w:t xml:space="preserve"> </w:t>
            </w:r>
          </w:p>
        </w:tc>
      </w:tr>
      <w:tr>
        <w:trPr>
          <w:cantSplit w:val="0"/>
          <w:trHeight w:val="318" w:hRule="atLeast"/>
          <w:tblHeader w:val="0"/>
        </w:trPr>
        <w:tc>
          <w:tcPr>
            <w:shd w:fill="ffff00" w:val="clear"/>
          </w:tcPr>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p>
        </w:tc>
        <w:tc>
          <w:tcPr>
            <w:shd w:fill="ffff00" w:val="clear"/>
          </w:tcPr>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Sistem Penjaminan Mutu</w:t>
            </w:r>
          </w:p>
        </w:tc>
        <w:tc>
          <w:tcPr>
            <w:shd w:fill="ffff00" w:val="clear"/>
          </w:tcPr>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SPMI</w:t>
            </w:r>
            <w:r w:rsidDel="00000000" w:rsidR="00000000" w:rsidRPr="00000000">
              <w:rPr>
                <w:rtl w:val="0"/>
              </w:rPr>
            </w:r>
          </w:p>
        </w:tc>
        <w:tc>
          <w:tcPr>
            <w:shd w:fill="ffff00" w:val="clear"/>
          </w:tcPr>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Internet</w:t>
            </w:r>
            <w:r w:rsidDel="00000000" w:rsidR="00000000" w:rsidRPr="00000000">
              <w:rPr>
                <w:rtl w:val="0"/>
              </w:rPr>
            </w:r>
          </w:p>
        </w:tc>
        <w:tc>
          <w:tcPr>
            <w:shd w:fill="ffff00" w:val="clear"/>
          </w:tcPr>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Pusat Penjaminan Mutu</w:t>
            </w:r>
            <w:r w:rsidDel="00000000" w:rsidR="00000000" w:rsidRPr="00000000">
              <w:rPr>
                <w:rtl w:val="0"/>
              </w:rPr>
            </w:r>
          </w:p>
        </w:tc>
        <w:tc>
          <w:tcPr>
            <w:shd w:fill="ffff00" w:val="clear"/>
          </w:tcPr>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hyperlink r:id="rId394">
              <w:r w:rsidDel="00000000" w:rsidR="00000000" w:rsidRPr="00000000">
                <w:rPr>
                  <w:color w:val="1155cc"/>
                  <w:u w:val="single"/>
                  <w:rtl w:val="0"/>
                </w:rPr>
                <w:t xml:space="preserve">https://spmi-pusjamut.jamitu.id/</w:t>
              </w:r>
            </w:hyperlink>
            <w:r w:rsidDel="00000000" w:rsidR="00000000" w:rsidRPr="00000000">
              <w:rPr>
                <w:rtl w:val="0"/>
              </w:rPr>
              <w:t xml:space="preserve"> </w:t>
            </w:r>
            <w:r w:rsidDel="00000000" w:rsidR="00000000" w:rsidRPr="00000000">
              <w:rPr>
                <w:rtl w:val="0"/>
              </w:rPr>
            </w:r>
          </w:p>
        </w:tc>
      </w:tr>
      <w:tr>
        <w:trPr>
          <w:cantSplit w:val="0"/>
          <w:trHeight w:val="321" w:hRule="atLeast"/>
          <w:tblHeader w:val="0"/>
        </w:trPr>
        <w:tc>
          <w:tcPr>
            <w:shd w:fill="ffff00" w:val="clear"/>
          </w:tcPr>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w:t>
            </w:r>
          </w:p>
        </w:tc>
        <w:tc>
          <w:tcPr>
            <w:shd w:fill="ffff00" w:val="clear"/>
          </w:tcPr>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Persuratan</w:t>
            </w:r>
            <w:r w:rsidDel="00000000" w:rsidR="00000000" w:rsidRPr="00000000">
              <w:rPr>
                <w:rtl w:val="0"/>
              </w:rPr>
            </w:r>
          </w:p>
        </w:tc>
        <w:tc>
          <w:tcPr>
            <w:shd w:fill="ffff00" w:val="clear"/>
          </w:tcPr>
          <w:p w:rsidR="00000000" w:rsidDel="00000000" w:rsidP="00000000" w:rsidRDefault="00000000" w:rsidRPr="00000000" w14:paraId="00001E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u w:val="none"/>
              </w:rPr>
            </w:pPr>
            <w:r w:rsidDel="00000000" w:rsidR="00000000" w:rsidRPr="00000000">
              <w:rPr>
                <w:rtl w:val="0"/>
              </w:rPr>
              <w:t xml:space="preserve">Srikandi, untuk surat umum</w:t>
              <w:br w:type="textWrapping"/>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B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pPr>
            <w:r w:rsidDel="00000000" w:rsidR="00000000" w:rsidRPr="00000000">
              <w:rPr>
                <w:rtl w:val="0"/>
              </w:rPr>
              <w:t xml:space="preserve">Kapten: surat terbatas dan rahasia</w:t>
            </w:r>
            <w:r w:rsidDel="00000000" w:rsidR="00000000" w:rsidRPr="00000000">
              <w:rPr>
                <w:rtl w:val="0"/>
              </w:rPr>
            </w:r>
          </w:p>
        </w:tc>
        <w:tc>
          <w:tcPr>
            <w:shd w:fill="ffff00" w:val="clear"/>
          </w:tcPr>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w:t>
            </w:r>
          </w:p>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Lokal</w:t>
            </w:r>
          </w:p>
        </w:tc>
        <w:tc>
          <w:tcPr>
            <w:shd w:fill="ffff00" w:val="clear"/>
          </w:tcPr>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Subbagian OSDM TU</w:t>
            </w:r>
            <w:r w:rsidDel="00000000" w:rsidR="00000000" w:rsidRPr="00000000">
              <w:rPr>
                <w:rtl w:val="0"/>
              </w:rPr>
            </w:r>
          </w:p>
        </w:tc>
        <w:tc>
          <w:tcPr>
            <w:shd w:fill="ffff00" w:val="clear"/>
          </w:tcPr>
          <w:p w:rsidR="00000000" w:rsidDel="00000000" w:rsidP="00000000" w:rsidRDefault="00000000" w:rsidRPr="00000000" w14:paraId="00001E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u w:val="none"/>
              </w:rPr>
            </w:pPr>
            <w:hyperlink r:id="rId395">
              <w:r w:rsidDel="00000000" w:rsidR="00000000" w:rsidRPr="00000000">
                <w:rPr>
                  <w:color w:val="1155cc"/>
                  <w:u w:val="single"/>
                  <w:rtl w:val="0"/>
                </w:rPr>
                <w:t xml:space="preserve">https://drive.google.com/drive/folders/150NpOfgdcrFTpeHizYZT3PLWEY1qfdXg?usp=drive_link</w:t>
              </w:r>
            </w:hyperlink>
            <w:r w:rsidDel="00000000" w:rsidR="00000000" w:rsidRPr="00000000">
              <w:rPr>
                <w:rtl w:val="0"/>
              </w:rPr>
            </w:r>
          </w:p>
          <w:p w:rsidR="00000000" w:rsidDel="00000000" w:rsidP="00000000" w:rsidRDefault="00000000" w:rsidRPr="00000000" w14:paraId="00001ED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u w:val="none"/>
              </w:rPr>
            </w:pPr>
            <w:hyperlink r:id="rId396">
              <w:r w:rsidDel="00000000" w:rsidR="00000000" w:rsidRPr="00000000">
                <w:rPr>
                  <w:color w:val="1155cc"/>
                  <w:u w:val="single"/>
                  <w:rtl w:val="0"/>
                </w:rPr>
                <w:t xml:space="preserve">https://drive.google.com/drive/folders/1--U0TtFFBuehw1ucUm4mXAbuF1loKSD9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E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u w:val="none"/>
              </w:rPr>
            </w:pPr>
            <w:hyperlink r:id="rId397">
              <w:r w:rsidDel="00000000" w:rsidR="00000000" w:rsidRPr="00000000">
                <w:rPr>
                  <w:color w:val="1155cc"/>
                  <w:u w:val="single"/>
                  <w:rtl w:val="0"/>
                </w:rPr>
                <w:t xml:space="preserve">https://drive.google.com/drive/folders/1fkr8cRFxBLw2uhdZCo8PFvB1H7qh_G3H?usp=drive_link</w:t>
              </w:r>
            </w:hyperlink>
            <w:r w:rsidDel="00000000" w:rsidR="00000000" w:rsidRPr="00000000">
              <w:rPr>
                <w:rtl w:val="0"/>
              </w:rPr>
              <w:t xml:space="preserve"> </w:t>
            </w:r>
          </w:p>
        </w:tc>
      </w:tr>
    </w:tbl>
    <w:p w:rsidR="00000000" w:rsidDel="00000000" w:rsidP="00000000" w:rsidRDefault="00000000" w:rsidRPr="00000000" w14:paraId="00001ED4">
      <w:pPr>
        <w:rPr>
          <w:rFonts w:ascii="Times New Roman" w:cs="Times New Roman" w:eastAsia="Times New Roman" w:hAnsi="Times New Roman"/>
        </w:rPr>
        <w:sectPr>
          <w:type w:val="nextPage"/>
          <w:pgSz w:h="12240" w:w="15840" w:orient="landscape"/>
          <w:pgMar w:bottom="1300" w:top="1060" w:left="20" w:right="0" w:header="0" w:footer="1112"/>
        </w:sectPr>
      </w:pPr>
      <w:r w:rsidDel="00000000" w:rsidR="00000000" w:rsidRPr="00000000">
        <w:rPr>
          <w:rtl w:val="0"/>
        </w:rPr>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color w:val="1155cc"/>
          <w:u w:val="singl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715328</wp:posOffset>
                </wp:positionH>
                <wp:positionV relativeFrom="page">
                  <wp:posOffset>9362758</wp:posOffset>
                </wp:positionV>
                <wp:extent cx="5998210" cy="60325"/>
                <wp:effectExtent b="0" l="0" r="0" t="0"/>
                <wp:wrapNone/>
                <wp:docPr id="13" name=""/>
                <a:graphic>
                  <a:graphicData uri="http://schemas.microsoft.com/office/word/2010/wordprocessingShape">
                    <wps:wsp>
                      <wps:cNvCnPr/>
                      <wps:spPr>
                        <a:xfrm>
                          <a:off x="2351658" y="3754600"/>
                          <a:ext cx="5988685" cy="5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715328</wp:posOffset>
                </wp:positionH>
                <wp:positionV relativeFrom="page">
                  <wp:posOffset>9362758</wp:posOffset>
                </wp:positionV>
                <wp:extent cx="5998210" cy="60325"/>
                <wp:effectExtent b="0" l="0" r="0" t="0"/>
                <wp:wrapNone/>
                <wp:docPr id="13"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5998210" cy="60325"/>
                        </a:xfrm>
                        <a:prstGeom prst="rect"/>
                        <a:ln/>
                      </pic:spPr>
                    </pic:pic>
                  </a:graphicData>
                </a:graphic>
              </wp:anchor>
            </w:drawing>
          </mc:Fallback>
        </mc:AlternateContent>
      </w:r>
      <w:r w:rsidDel="00000000" w:rsidR="00000000" w:rsidRPr="00000000">
        <w:rPr>
          <w:b w:val="1"/>
          <w:bCs w:val="1"/>
          <w:rtl w:val="0"/>
        </w:rPr>
        <w:t xml:space="preserve">Tabel 5.2 Sarana dan Prasarana Pendidikan</w:t>
      </w:r>
      <w:r w:rsidDel="00000000" w:rsidR="00000000" w:rsidRPr="00000000">
        <w:rPr>
          <w:rtl w:val="0"/>
        </w:rPr>
      </w:r>
    </w:p>
    <w:tbl>
      <w:tblPr>
        <w:tblStyle w:val="Table34"/>
        <w:tblW w:w="10935.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1275"/>
        <w:gridCol w:w="1200"/>
        <w:gridCol w:w="1260"/>
        <w:gridCol w:w="1725"/>
        <w:gridCol w:w="1635"/>
        <w:gridCol w:w="1245"/>
        <w:gridCol w:w="1170"/>
        <w:tblGridChange w:id="0">
          <w:tblGrid>
            <w:gridCol w:w="1425"/>
            <w:gridCol w:w="1275"/>
            <w:gridCol w:w="1200"/>
            <w:gridCol w:w="1260"/>
            <w:gridCol w:w="1725"/>
            <w:gridCol w:w="1635"/>
            <w:gridCol w:w="1245"/>
            <w:gridCol w:w="1170"/>
          </w:tblGrid>
        </w:tblGridChange>
      </w:tblGrid>
      <w:tr>
        <w:trPr>
          <w:cantSplit w:val="0"/>
          <w:trHeight w:val="1163" w:hRule="atLeast"/>
          <w:tblHeader w:val="1"/>
        </w:trPr>
        <w:tc>
          <w:tcPr>
            <w:shd w:fill="a6a6a6" w:val="clear"/>
          </w:tcPr>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21259842519646" w:firstLine="0"/>
              <w:jc w:val="left"/>
              <w:rPr>
                <w:b w:val="1"/>
                <w:bCs w:val="1"/>
              </w:rPr>
            </w:pPr>
            <w:r w:rsidDel="00000000" w:rsidR="00000000" w:rsidRPr="00000000">
              <w:rPr>
                <w:b w:val="1"/>
                <w:bCs w:val="1"/>
                <w:rtl w:val="0"/>
              </w:rPr>
              <w:t xml:space="preserve">Nama Prasarana</w:t>
            </w:r>
          </w:p>
        </w:tc>
        <w:tc>
          <w:tcPr>
            <w:shd w:fill="a6a6a6" w:val="clear"/>
          </w:tcPr>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21259842519646" w:firstLine="0"/>
              <w:jc w:val="left"/>
              <w:rPr>
                <w:b w:val="1"/>
                <w:bCs w:val="1"/>
              </w:rPr>
            </w:pPr>
            <w:r w:rsidDel="00000000" w:rsidR="00000000" w:rsidRPr="00000000">
              <w:rPr>
                <w:b w:val="1"/>
                <w:bCs w:val="1"/>
                <w:rtl w:val="0"/>
              </w:rPr>
              <w:t xml:space="preserve">Daya Tampung</w:t>
            </w:r>
          </w:p>
        </w:tc>
        <w:tc>
          <w:tcPr>
            <w:shd w:fill="a6a6a6" w:val="clear"/>
          </w:tcPr>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21259842519646" w:firstLine="0"/>
              <w:jc w:val="center"/>
              <w:rPr>
                <w:b w:val="1"/>
                <w:bCs w:val="1"/>
              </w:rPr>
            </w:pPr>
            <w:r w:rsidDel="00000000" w:rsidR="00000000" w:rsidRPr="00000000">
              <w:rPr>
                <w:b w:val="1"/>
                <w:bCs w:val="1"/>
                <w:rtl w:val="0"/>
              </w:rPr>
              <w:t xml:space="preserve">Luas Ruang (m</w:t>
            </w:r>
            <w:r w:rsidDel="00000000" w:rsidR="00000000" w:rsidRPr="00000000">
              <w:rPr>
                <w:b w:val="1"/>
                <w:bCs w:val="1"/>
                <w:rtl w:val="0"/>
              </w:rPr>
              <w:t xml:space="preserve">2</w:t>
            </w:r>
            <w:r w:rsidDel="00000000" w:rsidR="00000000" w:rsidRPr="00000000">
              <w:rPr>
                <w:b w:val="1"/>
                <w:bCs w:val="1"/>
                <w:rtl w:val="0"/>
              </w:rPr>
              <w:t xml:space="preserve">)</w:t>
            </w:r>
          </w:p>
        </w:tc>
        <w:tc>
          <w:tcPr>
            <w:shd w:fill="a6a6a6" w:val="clear"/>
          </w:tcPr>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21259842519646" w:firstLine="0"/>
              <w:jc w:val="center"/>
              <w:rPr>
                <w:b w:val="1"/>
                <w:bCs w:val="1"/>
              </w:rPr>
            </w:pPr>
            <w:r w:rsidDel="00000000" w:rsidR="00000000" w:rsidRPr="00000000">
              <w:rPr>
                <w:b w:val="1"/>
                <w:bCs w:val="1"/>
                <w:rtl w:val="0"/>
              </w:rPr>
              <w:t xml:space="preserve">Milik sendiri (M)/Sewa</w:t>
            </w:r>
          </w:p>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21259842519646" w:firstLine="0"/>
              <w:jc w:val="center"/>
              <w:rPr>
                <w:b w:val="1"/>
                <w:bCs w:val="1"/>
              </w:rPr>
            </w:pPr>
            <w:r w:rsidDel="00000000" w:rsidR="00000000" w:rsidRPr="00000000">
              <w:rPr>
                <w:b w:val="1"/>
                <w:bCs w:val="1"/>
                <w:rtl w:val="0"/>
              </w:rPr>
              <w:t xml:space="preserve">(W)</w:t>
            </w:r>
          </w:p>
        </w:tc>
        <w:tc>
          <w:tcPr>
            <w:shd w:fill="a6a6a6" w:val="clear"/>
          </w:tcPr>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21259842519646"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Berlisensi (L)/ Public Domain (P)/Tidak</w:t>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1" w:right="304"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berlisensi (T)</w:t>
            </w:r>
          </w:p>
        </w:tc>
        <w:tc>
          <w:tcPr>
            <w:shd w:fill="a6a6a6" w:val="clear"/>
          </w:tcPr>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21259842519646" w:firstLine="0"/>
              <w:jc w:val="center"/>
              <w:rPr>
                <w:b w:val="1"/>
                <w:bCs w:val="1"/>
              </w:rPr>
            </w:pPr>
            <w:r w:rsidDel="00000000" w:rsidR="00000000" w:rsidRPr="00000000">
              <w:rPr>
                <w:b w:val="1"/>
                <w:bCs w:val="1"/>
                <w:rtl w:val="0"/>
              </w:rPr>
              <w:t xml:space="preserve">Perangkat</w:t>
            </w:r>
          </w:p>
        </w:tc>
        <w:tc>
          <w:tcPr>
            <w:shd w:fill="a6a6a6" w:val="clear"/>
          </w:tcPr>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21259842519646" w:firstLine="0"/>
              <w:jc w:val="center"/>
              <w:rPr>
                <w:b w:val="1"/>
                <w:bCs w:val="1"/>
              </w:rPr>
            </w:pPr>
            <w:r w:rsidDel="00000000" w:rsidR="00000000" w:rsidRPr="00000000">
              <w:rPr>
                <w:b w:val="1"/>
                <w:bCs w:val="1"/>
                <w:rtl w:val="0"/>
              </w:rPr>
              <w:t xml:space="preserve">…</w:t>
            </w:r>
          </w:p>
        </w:tc>
        <w:tc>
          <w:tcPr>
            <w:shd w:fill="a6a6a6" w:val="clear"/>
          </w:tcPr>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21259842519646" w:firstLine="0"/>
              <w:jc w:val="center"/>
              <w:rPr>
                <w:b w:val="1"/>
                <w:bCs w:val="1"/>
              </w:rPr>
            </w:pPr>
            <w:r w:rsidDel="00000000" w:rsidR="00000000" w:rsidRPr="00000000">
              <w:rPr>
                <w:b w:val="1"/>
                <w:bCs w:val="1"/>
                <w:rtl w:val="0"/>
              </w:rPr>
              <w:t xml:space="preserve">Link Bukti</w:t>
            </w:r>
          </w:p>
        </w:tc>
      </w:tr>
      <w:tr>
        <w:trPr>
          <w:cantSplit w:val="0"/>
          <w:trHeight w:val="340" w:hRule="atLeast"/>
          <w:tblHeader w:val="0"/>
        </w:trPr>
        <w:tc>
          <w:tcPr>
            <w:shd w:fill="ffff00" w:val="clear"/>
          </w:tcPr>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Lab Attribute (Lab Komputer)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EE1">
            <w:pPr>
              <w:spacing w:line="256.8" w:lineRule="auto"/>
              <w:ind w:left="-420" w:firstLine="0"/>
              <w:jc w:val="center"/>
              <w:rPr>
                <w:sz w:val="20"/>
                <w:szCs w:val="20"/>
              </w:rPr>
            </w:pPr>
            <w:r w:rsidDel="00000000" w:rsidR="00000000" w:rsidRPr="00000000">
              <w:rPr>
                <w:sz w:val="20"/>
                <w:szCs w:val="20"/>
                <w:rtl w:val="0"/>
              </w:rPr>
              <w:t xml:space="preserve">20</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EE2">
            <w:pPr>
              <w:spacing w:line="256.8" w:lineRule="auto"/>
              <w:ind w:left="-420" w:right="20" w:firstLine="0"/>
              <w:jc w:val="center"/>
              <w:rPr>
                <w:sz w:val="20"/>
                <w:szCs w:val="20"/>
              </w:rPr>
            </w:pPr>
            <w:r w:rsidDel="00000000" w:rsidR="00000000" w:rsidRPr="00000000">
              <w:rPr>
                <w:sz w:val="20"/>
                <w:szCs w:val="20"/>
                <w:rtl w:val="0"/>
              </w:rPr>
              <w:t xml:space="preserve">59,5</w:t>
            </w:r>
          </w:p>
        </w:tc>
        <w:tc>
          <w:tcPr>
            <w:shd w:fill="ffff00" w:val="clear"/>
          </w:tcPr>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E5">
            <w:pPr>
              <w:numPr>
                <w:ilvl w:val="0"/>
                <w:numId w:val="21"/>
              </w:numPr>
              <w:ind w:left="425.1968503937013" w:hanging="360"/>
              <w:rPr>
                <w:sz w:val="20"/>
                <w:szCs w:val="20"/>
              </w:rPr>
            </w:pPr>
            <w:r w:rsidDel="00000000" w:rsidR="00000000" w:rsidRPr="00000000">
              <w:rPr>
                <w:sz w:val="20"/>
                <w:szCs w:val="20"/>
                <w:rtl w:val="0"/>
              </w:rPr>
              <w:t xml:space="preserve">Sony Vaio E Series 14P</w:t>
              <w:br w:type="textWrapping"/>
            </w:r>
          </w:p>
          <w:p w:rsidR="00000000" w:rsidDel="00000000" w:rsidP="00000000" w:rsidRDefault="00000000" w:rsidRPr="00000000" w14:paraId="00001EE6">
            <w:pPr>
              <w:numPr>
                <w:ilvl w:val="0"/>
                <w:numId w:val="21"/>
              </w:numPr>
              <w:ind w:left="425.1968503937013" w:hanging="360"/>
              <w:rPr>
                <w:sz w:val="20"/>
                <w:szCs w:val="20"/>
              </w:rPr>
            </w:pPr>
            <w:r w:rsidDel="00000000" w:rsidR="00000000" w:rsidRPr="00000000">
              <w:rPr>
                <w:sz w:val="20"/>
                <w:szCs w:val="20"/>
                <w:rtl w:val="0"/>
              </w:rPr>
              <w:t xml:space="preserve">Lenovo Thinkpad Edge E440 HIF</w:t>
              <w:br w:type="textWrapping"/>
            </w:r>
          </w:p>
          <w:p w:rsidR="00000000" w:rsidDel="00000000" w:rsidP="00000000" w:rsidRDefault="00000000" w:rsidRPr="00000000" w14:paraId="00001EE7">
            <w:pPr>
              <w:numPr>
                <w:ilvl w:val="0"/>
                <w:numId w:val="21"/>
              </w:numPr>
              <w:ind w:left="425.1968503937013" w:hanging="360"/>
              <w:rPr>
                <w:sz w:val="20"/>
                <w:szCs w:val="20"/>
              </w:rPr>
            </w:pPr>
            <w:r w:rsidDel="00000000" w:rsidR="00000000" w:rsidRPr="00000000">
              <w:rPr>
                <w:sz w:val="20"/>
                <w:szCs w:val="20"/>
                <w:rtl w:val="0"/>
              </w:rPr>
              <w:t xml:space="preserve">Lenovo Y50</w:t>
              <w:br w:type="textWrapping"/>
            </w:r>
          </w:p>
          <w:p w:rsidR="00000000" w:rsidDel="00000000" w:rsidP="00000000" w:rsidRDefault="00000000" w:rsidRPr="00000000" w14:paraId="00001EE8">
            <w:pPr>
              <w:numPr>
                <w:ilvl w:val="0"/>
                <w:numId w:val="21"/>
              </w:numPr>
              <w:ind w:left="425.1968503937013" w:hanging="360"/>
              <w:rPr>
                <w:sz w:val="20"/>
                <w:szCs w:val="20"/>
              </w:rPr>
            </w:pPr>
            <w:r w:rsidDel="00000000" w:rsidR="00000000" w:rsidRPr="00000000">
              <w:rPr>
                <w:sz w:val="20"/>
                <w:szCs w:val="20"/>
                <w:rtl w:val="0"/>
              </w:rPr>
              <w:t xml:space="preserve">PC All In One</w:t>
              <w:br w:type="textWrapping"/>
            </w:r>
          </w:p>
          <w:p w:rsidR="00000000" w:rsidDel="00000000" w:rsidP="00000000" w:rsidRDefault="00000000" w:rsidRPr="00000000" w14:paraId="00001EE9">
            <w:pPr>
              <w:numPr>
                <w:ilvl w:val="0"/>
                <w:numId w:val="21"/>
              </w:numPr>
              <w:ind w:left="425.1968503937013" w:hanging="360"/>
              <w:rPr>
                <w:sz w:val="20"/>
                <w:szCs w:val="20"/>
              </w:rPr>
            </w:pPr>
            <w:r w:rsidDel="00000000" w:rsidR="00000000" w:rsidRPr="00000000">
              <w:rPr>
                <w:sz w:val="20"/>
                <w:szCs w:val="20"/>
                <w:rtl w:val="0"/>
              </w:rPr>
              <w:t xml:space="preserve">AT Network Auto Tester, Copper RJ45, 10BASE-T, 100BASE-TX, 1000BASE-T, Fiber SFP Adapter Port, PoE Loading, IPv6, Handheld</w:t>
              <w:br w:type="textWrapping"/>
            </w:r>
          </w:p>
          <w:p w:rsidR="00000000" w:rsidDel="00000000" w:rsidP="00000000" w:rsidRDefault="00000000" w:rsidRPr="00000000" w14:paraId="00001EEA">
            <w:pPr>
              <w:numPr>
                <w:ilvl w:val="0"/>
                <w:numId w:val="21"/>
              </w:numPr>
              <w:ind w:left="425.1968503937013" w:hanging="360"/>
              <w:rPr>
                <w:sz w:val="20"/>
                <w:szCs w:val="20"/>
              </w:rPr>
            </w:pPr>
            <w:r w:rsidDel="00000000" w:rsidR="00000000" w:rsidRPr="00000000">
              <w:rPr>
                <w:sz w:val="20"/>
                <w:szCs w:val="20"/>
                <w:rtl w:val="0"/>
              </w:rPr>
              <w:t xml:space="preserve">Network Tools for CableIQ Qualification Tester, UTP, STP, FTP, SSTP, RC6, RG59, audio dan kabel pendukung keamanan</w:t>
              <w:br w:type="textWrapping"/>
            </w:r>
          </w:p>
          <w:p w:rsidR="00000000" w:rsidDel="00000000" w:rsidP="00000000" w:rsidRDefault="00000000" w:rsidRPr="00000000" w14:paraId="00001EEB">
            <w:pPr>
              <w:numPr>
                <w:ilvl w:val="0"/>
                <w:numId w:val="21"/>
              </w:numPr>
              <w:ind w:left="425.1968503937013" w:hanging="360"/>
              <w:rPr>
                <w:sz w:val="20"/>
                <w:szCs w:val="20"/>
              </w:rPr>
            </w:pPr>
            <w:r w:rsidDel="00000000" w:rsidR="00000000" w:rsidRPr="00000000">
              <w:rPr>
                <w:sz w:val="20"/>
                <w:szCs w:val="20"/>
                <w:rtl w:val="0"/>
              </w:rPr>
              <w:t xml:space="preserve">AirCheck Wi-Fi Tester, Wi-Fi Network Tester, Handheld 802.11 a/b/g/n/ac, One-Button Wi-Fi AutoTest</w:t>
              <w:br w:type="textWrapping"/>
            </w:r>
          </w:p>
          <w:p w:rsidR="00000000" w:rsidDel="00000000" w:rsidP="00000000" w:rsidRDefault="00000000" w:rsidRPr="00000000" w14:paraId="00001EEC">
            <w:pPr>
              <w:numPr>
                <w:ilvl w:val="0"/>
                <w:numId w:val="21"/>
              </w:numPr>
              <w:ind w:left="425.1968503937013" w:hanging="360"/>
              <w:rPr>
                <w:sz w:val="20"/>
                <w:szCs w:val="20"/>
              </w:rPr>
            </w:pPr>
            <w:r w:rsidDel="00000000" w:rsidR="00000000" w:rsidRPr="00000000">
              <w:rPr>
                <w:sz w:val="20"/>
                <w:szCs w:val="20"/>
                <w:rtl w:val="0"/>
              </w:rPr>
              <w:t xml:space="preserve">Punch Down Tool Wall</w:t>
              <w:br w:type="textWrapping"/>
            </w:r>
          </w:p>
          <w:p w:rsidR="00000000" w:rsidDel="00000000" w:rsidP="00000000" w:rsidRDefault="00000000" w:rsidRPr="00000000" w14:paraId="00001EED">
            <w:pPr>
              <w:numPr>
                <w:ilvl w:val="0"/>
                <w:numId w:val="21"/>
              </w:numPr>
              <w:ind w:left="425.1968503937013" w:hanging="360"/>
              <w:rPr>
                <w:sz w:val="20"/>
                <w:szCs w:val="20"/>
              </w:rPr>
            </w:pPr>
            <w:r w:rsidDel="00000000" w:rsidR="00000000" w:rsidRPr="00000000">
              <w:rPr>
                <w:sz w:val="20"/>
                <w:szCs w:val="20"/>
                <w:rtl w:val="0"/>
              </w:rPr>
              <w:t xml:space="preserve">MicroScanner2 Professional Kit, Cable Tester RJ11/RJ45/Coaxial, MicroScanner2 Cable Verifier, IntelliTone Pro 2 Probe</w:t>
              <w:br w:type="textWrapping"/>
            </w:r>
          </w:p>
          <w:p w:rsidR="00000000" w:rsidDel="00000000" w:rsidP="00000000" w:rsidRDefault="00000000" w:rsidRPr="00000000" w14:paraId="00001EEE">
            <w:pPr>
              <w:numPr>
                <w:ilvl w:val="0"/>
                <w:numId w:val="21"/>
              </w:numPr>
              <w:ind w:left="425.1968503937013" w:hanging="360"/>
              <w:rPr>
                <w:sz w:val="20"/>
                <w:szCs w:val="20"/>
              </w:rPr>
            </w:pPr>
            <w:r w:rsidDel="00000000" w:rsidR="00000000" w:rsidRPr="00000000">
              <w:rPr>
                <w:sz w:val="20"/>
                <w:szCs w:val="20"/>
                <w:rtl w:val="0"/>
              </w:rPr>
              <w:t xml:space="preserve">Switch Catalyst 2960, 24 x 10/100/1000 Gigabit Ethernet, 4 x SFP Uplink Interface, LAN Base</w:t>
              <w:br w:type="textWrapping"/>
            </w:r>
          </w:p>
          <w:p w:rsidR="00000000" w:rsidDel="00000000" w:rsidP="00000000" w:rsidRDefault="00000000" w:rsidRPr="00000000" w14:paraId="00001EEF">
            <w:pPr>
              <w:numPr>
                <w:ilvl w:val="0"/>
                <w:numId w:val="21"/>
              </w:numPr>
              <w:ind w:left="425.1968503937013" w:hanging="360"/>
              <w:rPr>
                <w:sz w:val="20"/>
                <w:szCs w:val="20"/>
              </w:rPr>
            </w:pPr>
            <w:r w:rsidDel="00000000" w:rsidR="00000000" w:rsidRPr="00000000">
              <w:rPr>
                <w:sz w:val="20"/>
                <w:szCs w:val="20"/>
                <w:rtl w:val="0"/>
              </w:rPr>
              <w:t xml:space="preserve">Switch Catalyst 3750X, 48-Port 10/100/1000, LAN Base Feature Set, IPv4 dan IPv6 Routing, Multicast Routing, Advanced QoS, dan fitur keamanan perangkat keras</w:t>
              <w:br w:type="textWrapping"/>
            </w:r>
          </w:p>
          <w:p w:rsidR="00000000" w:rsidDel="00000000" w:rsidP="00000000" w:rsidRDefault="00000000" w:rsidRPr="00000000" w14:paraId="00001EF0">
            <w:pPr>
              <w:numPr>
                <w:ilvl w:val="0"/>
                <w:numId w:val="21"/>
              </w:numPr>
              <w:ind w:left="425.1968503937013" w:hanging="360"/>
              <w:rPr>
                <w:sz w:val="20"/>
                <w:szCs w:val="20"/>
              </w:rPr>
            </w:pPr>
            <w:r w:rsidDel="00000000" w:rsidR="00000000" w:rsidRPr="00000000">
              <w:rPr>
                <w:sz w:val="20"/>
                <w:szCs w:val="20"/>
                <w:rtl w:val="0"/>
              </w:rPr>
              <w:t xml:space="preserve">Walkie Talkie, Jangkauan hingga 23 mil, 22 Channel, 11 Weather Channel, Dimensi 6.21 x 2.14 x 1.15 inci (T x L x D), 3 FRS/GMRS radios, 3 Earbuds dengan mikrofon Push-to-Talk, 1 pengisi daya desktop ganda, 3 klip ikat pinggang, 1 adaptor dinding, dan 3 baterai isi ulang NiMH</w:t>
              <w:br w:type="textWrapping"/>
            </w:r>
          </w:p>
          <w:p w:rsidR="00000000" w:rsidDel="00000000" w:rsidP="00000000" w:rsidRDefault="00000000" w:rsidRPr="00000000" w14:paraId="00001EF1">
            <w:pPr>
              <w:numPr>
                <w:ilvl w:val="0"/>
                <w:numId w:val="21"/>
              </w:numPr>
              <w:ind w:left="425.1968503937013" w:hanging="360"/>
              <w:rPr>
                <w:sz w:val="20"/>
                <w:szCs w:val="20"/>
              </w:rPr>
            </w:pPr>
            <w:r w:rsidDel="00000000" w:rsidR="00000000" w:rsidRPr="00000000">
              <w:rPr>
                <w:sz w:val="20"/>
                <w:szCs w:val="20"/>
                <w:rtl w:val="0"/>
              </w:rPr>
              <w:t xml:space="preserve">Mini Lab LAN (Router, Firewall, Rak)</w:t>
              <w:br w:type="textWrapping"/>
            </w:r>
          </w:p>
          <w:p w:rsidR="00000000" w:rsidDel="00000000" w:rsidP="00000000" w:rsidRDefault="00000000" w:rsidRPr="00000000" w14:paraId="00001EF2">
            <w:pPr>
              <w:numPr>
                <w:ilvl w:val="0"/>
                <w:numId w:val="21"/>
              </w:numPr>
              <w:ind w:left="425.1968503937013" w:hanging="360"/>
              <w:rPr>
                <w:sz w:val="20"/>
                <w:szCs w:val="20"/>
              </w:rPr>
            </w:pPr>
            <w:r w:rsidDel="00000000" w:rsidR="00000000" w:rsidRPr="00000000">
              <w:rPr>
                <w:sz w:val="20"/>
                <w:szCs w:val="20"/>
                <w:rtl w:val="0"/>
              </w:rPr>
              <w:t xml:space="preserve">Crimping Tool</w:t>
              <w:br w:type="textWrapping"/>
            </w:r>
          </w:p>
          <w:p w:rsidR="00000000" w:rsidDel="00000000" w:rsidP="00000000" w:rsidRDefault="00000000" w:rsidRPr="00000000" w14:paraId="00001EF3">
            <w:pPr>
              <w:numPr>
                <w:ilvl w:val="0"/>
                <w:numId w:val="21"/>
              </w:numPr>
              <w:ind w:left="425.1968503937013" w:hanging="360"/>
              <w:rPr>
                <w:sz w:val="20"/>
                <w:szCs w:val="20"/>
              </w:rPr>
            </w:pPr>
            <w:r w:rsidDel="00000000" w:rsidR="00000000" w:rsidRPr="00000000">
              <w:rPr>
                <w:sz w:val="20"/>
                <w:szCs w:val="20"/>
                <w:rtl w:val="0"/>
              </w:rPr>
              <w:t xml:space="preserve">LAN Tester</w:t>
              <w:br w:type="textWrapping"/>
            </w:r>
          </w:p>
          <w:p w:rsidR="00000000" w:rsidDel="00000000" w:rsidP="00000000" w:rsidRDefault="00000000" w:rsidRPr="00000000" w14:paraId="00001EF4">
            <w:pPr>
              <w:numPr>
                <w:ilvl w:val="0"/>
                <w:numId w:val="21"/>
              </w:numPr>
              <w:ind w:left="425.1968503937013" w:hanging="360"/>
              <w:rPr>
                <w:sz w:val="20"/>
                <w:szCs w:val="20"/>
              </w:rPr>
            </w:pPr>
            <w:r w:rsidDel="00000000" w:rsidR="00000000" w:rsidRPr="00000000">
              <w:rPr>
                <w:sz w:val="20"/>
                <w:szCs w:val="20"/>
                <w:rtl w:val="0"/>
              </w:rPr>
              <w:t xml:space="preserve">USB Mini Wireless Adapter</w:t>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ffff00" w:val="clear"/>
          </w:tcPr>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sz w:val="20"/>
                <w:szCs w:val="20"/>
              </w:rPr>
            </w:pPr>
            <w:r w:rsidDel="00000000" w:rsidR="00000000" w:rsidRPr="00000000">
              <w:rPr>
                <w:sz w:val="20"/>
                <w:szCs w:val="20"/>
                <w:rtl w:val="0"/>
              </w:rPr>
              <w:t xml:space="preserve">Lab Back End (Lab Komputer)</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EF9">
            <w:pPr>
              <w:spacing w:line="256.8" w:lineRule="auto"/>
              <w:ind w:left="-420" w:firstLine="0"/>
              <w:jc w:val="center"/>
              <w:rPr>
                <w:sz w:val="20"/>
                <w:szCs w:val="20"/>
              </w:rPr>
            </w:pPr>
            <w:r w:rsidDel="00000000" w:rsidR="00000000" w:rsidRPr="00000000">
              <w:rPr>
                <w:sz w:val="20"/>
                <w:szCs w:val="20"/>
                <w:rtl w:val="0"/>
              </w:rPr>
              <w:t xml:space="preserve">20</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EFA">
            <w:pPr>
              <w:spacing w:line="256.8" w:lineRule="auto"/>
              <w:ind w:left="-420" w:right="20" w:firstLine="0"/>
              <w:jc w:val="center"/>
              <w:rPr>
                <w:sz w:val="20"/>
                <w:szCs w:val="20"/>
              </w:rPr>
            </w:pPr>
            <w:r w:rsidDel="00000000" w:rsidR="00000000" w:rsidRPr="00000000">
              <w:rPr>
                <w:sz w:val="20"/>
                <w:szCs w:val="20"/>
                <w:rtl w:val="0"/>
              </w:rPr>
              <w:t xml:space="preserve">59,5</w:t>
            </w:r>
          </w:p>
        </w:tc>
        <w:tc>
          <w:tcPr>
            <w:shd w:fill="ffff00" w:val="clear"/>
          </w:tcPr>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FD">
            <w:pPr>
              <w:ind w:left="425.1968503937013" w:hanging="360"/>
              <w:rPr>
                <w:sz w:val="20"/>
                <w:szCs w:val="20"/>
              </w:rPr>
            </w:pPr>
            <w:r w:rsidDel="00000000" w:rsidR="00000000" w:rsidRPr="00000000">
              <w:rPr>
                <w:sz w:val="20"/>
                <w:szCs w:val="20"/>
                <w:rtl w:val="0"/>
              </w:rPr>
              <w:t xml:space="preserve">Personal Computer</w:t>
            </w:r>
            <w:r w:rsidDel="00000000" w:rsidR="00000000" w:rsidRPr="00000000">
              <w:rPr>
                <w:rtl w:val="0"/>
              </w:rPr>
            </w:r>
          </w:p>
        </w:tc>
        <w:tc>
          <w:tcPr>
            <w:shd w:fill="ffff00" w:val="clear"/>
          </w:tcPr>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1F00">
            <w:pPr>
              <w:spacing w:line="256.8" w:lineRule="auto"/>
              <w:rPr>
                <w:sz w:val="20"/>
                <w:szCs w:val="20"/>
              </w:rPr>
            </w:pPr>
            <w:r w:rsidDel="00000000" w:rsidR="00000000" w:rsidRPr="00000000">
              <w:rPr>
                <w:sz w:val="20"/>
                <w:szCs w:val="20"/>
                <w:rtl w:val="0"/>
              </w:rPr>
              <w:t xml:space="preserve">Lab Cloud</w:t>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sz w:val="20"/>
                <w:szCs w:val="20"/>
              </w:rPr>
            </w:pPr>
            <w:r w:rsidDel="00000000" w:rsidR="00000000" w:rsidRPr="00000000">
              <w:rPr>
                <w:sz w:val="20"/>
                <w:szCs w:val="20"/>
                <w:rtl w:val="0"/>
              </w:rPr>
              <w:t xml:space="preserve">(Lab Komputer)</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F02">
            <w:pPr>
              <w:spacing w:line="256.8" w:lineRule="auto"/>
              <w:ind w:left="-420" w:firstLine="0"/>
              <w:jc w:val="center"/>
              <w:rPr>
                <w:sz w:val="20"/>
                <w:szCs w:val="20"/>
              </w:rPr>
            </w:pPr>
            <w:r w:rsidDel="00000000" w:rsidR="00000000" w:rsidRPr="00000000">
              <w:rPr>
                <w:sz w:val="20"/>
                <w:szCs w:val="20"/>
                <w:rtl w:val="0"/>
              </w:rPr>
              <w:t xml:space="preserve">15</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F03">
            <w:pPr>
              <w:spacing w:line="256.8" w:lineRule="auto"/>
              <w:ind w:left="-420" w:right="20" w:firstLine="0"/>
              <w:jc w:val="center"/>
              <w:rPr>
                <w:sz w:val="20"/>
                <w:szCs w:val="20"/>
              </w:rPr>
            </w:pPr>
            <w:r w:rsidDel="00000000" w:rsidR="00000000" w:rsidRPr="00000000">
              <w:rPr>
                <w:sz w:val="20"/>
                <w:szCs w:val="20"/>
                <w:rtl w:val="0"/>
              </w:rPr>
              <w:t xml:space="preserve">38</w:t>
            </w:r>
          </w:p>
        </w:tc>
        <w:tc>
          <w:tcPr>
            <w:shd w:fill="ffff00" w:val="clear"/>
          </w:tcPr>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06">
            <w:pPr>
              <w:ind w:left="425.1968503937013" w:hanging="360"/>
              <w:rPr>
                <w:sz w:val="20"/>
                <w:szCs w:val="20"/>
              </w:rPr>
            </w:pPr>
            <w:r w:rsidDel="00000000" w:rsidR="00000000" w:rsidRPr="00000000">
              <w:rPr>
                <w:sz w:val="20"/>
                <w:szCs w:val="20"/>
                <w:rtl w:val="0"/>
              </w:rPr>
              <w:t xml:space="preserve">Personal Computer</w:t>
            </w:r>
          </w:p>
        </w:tc>
        <w:tc>
          <w:tcPr>
            <w:shd w:fill="ffff00" w:val="clear"/>
          </w:tcPr>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1F09">
            <w:pPr>
              <w:spacing w:line="256.8" w:lineRule="auto"/>
              <w:rPr>
                <w:sz w:val="20"/>
                <w:szCs w:val="20"/>
              </w:rPr>
            </w:pPr>
            <w:r w:rsidDel="00000000" w:rsidR="00000000" w:rsidRPr="00000000">
              <w:rPr>
                <w:sz w:val="20"/>
                <w:szCs w:val="20"/>
                <w:rtl w:val="0"/>
              </w:rPr>
              <w:t xml:space="preserve">Lab DevOps (Lab Jaringan)</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F0A">
            <w:pPr>
              <w:spacing w:line="256.8" w:lineRule="auto"/>
              <w:ind w:left="-420" w:firstLine="0"/>
              <w:jc w:val="center"/>
              <w:rPr>
                <w:sz w:val="20"/>
                <w:szCs w:val="20"/>
              </w:rPr>
            </w:pPr>
            <w:r w:rsidDel="00000000" w:rsidR="00000000" w:rsidRPr="00000000">
              <w:rPr>
                <w:sz w:val="20"/>
                <w:szCs w:val="20"/>
                <w:rtl w:val="0"/>
              </w:rPr>
              <w:t xml:space="preserve">15</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F0B">
            <w:pPr>
              <w:spacing w:line="256.8" w:lineRule="auto"/>
              <w:ind w:left="-420" w:right="20" w:firstLine="0"/>
              <w:jc w:val="center"/>
              <w:rPr>
                <w:sz w:val="20"/>
                <w:szCs w:val="20"/>
              </w:rPr>
            </w:pPr>
            <w:r w:rsidDel="00000000" w:rsidR="00000000" w:rsidRPr="00000000">
              <w:rPr>
                <w:sz w:val="20"/>
                <w:szCs w:val="20"/>
                <w:rtl w:val="0"/>
              </w:rPr>
              <w:t xml:space="preserve">38</w:t>
            </w:r>
          </w:p>
        </w:tc>
        <w:tc>
          <w:tcPr>
            <w:shd w:fill="ffff00" w:val="clear"/>
          </w:tcPr>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0E">
            <w:pPr>
              <w:ind w:left="425.1968503937013" w:hanging="360"/>
              <w:rPr>
                <w:sz w:val="20"/>
                <w:szCs w:val="20"/>
              </w:rPr>
            </w:pPr>
            <w:r w:rsidDel="00000000" w:rsidR="00000000" w:rsidRPr="00000000">
              <w:rPr>
                <w:sz w:val="20"/>
                <w:szCs w:val="20"/>
                <w:rtl w:val="0"/>
              </w:rPr>
              <w:t xml:space="preserve">Personal Computer</w:t>
            </w:r>
          </w:p>
        </w:tc>
        <w:tc>
          <w:tcPr>
            <w:shd w:fill="ffff00" w:val="clear"/>
          </w:tcPr>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1F11">
            <w:pPr>
              <w:spacing w:line="256.8" w:lineRule="auto"/>
              <w:rPr>
                <w:sz w:val="20"/>
                <w:szCs w:val="20"/>
              </w:rPr>
            </w:pPr>
            <w:r w:rsidDel="00000000" w:rsidR="00000000" w:rsidRPr="00000000">
              <w:rPr>
                <w:sz w:val="20"/>
                <w:szCs w:val="20"/>
                <w:rtl w:val="0"/>
              </w:rPr>
              <w:t xml:space="preserve">Lab Webster (Lab Bahasa)</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F12">
            <w:pPr>
              <w:spacing w:line="256.8" w:lineRule="auto"/>
              <w:ind w:left="-420" w:firstLine="0"/>
              <w:jc w:val="center"/>
              <w:rPr>
                <w:sz w:val="20"/>
                <w:szCs w:val="20"/>
              </w:rPr>
            </w:pPr>
            <w:r w:rsidDel="00000000" w:rsidR="00000000" w:rsidRPr="00000000">
              <w:rPr>
                <w:sz w:val="20"/>
                <w:szCs w:val="20"/>
                <w:rtl w:val="0"/>
              </w:rPr>
              <w:t xml:space="preserve">21</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F13">
            <w:pPr>
              <w:spacing w:line="256.8" w:lineRule="auto"/>
              <w:ind w:left="-420" w:right="20" w:firstLine="0"/>
              <w:jc w:val="center"/>
              <w:rPr>
                <w:sz w:val="20"/>
                <w:szCs w:val="20"/>
              </w:rPr>
            </w:pPr>
            <w:r w:rsidDel="00000000" w:rsidR="00000000" w:rsidRPr="00000000">
              <w:rPr>
                <w:sz w:val="20"/>
                <w:szCs w:val="20"/>
                <w:rtl w:val="0"/>
              </w:rPr>
              <w:t xml:space="preserve">115</w:t>
            </w:r>
          </w:p>
        </w:tc>
        <w:tc>
          <w:tcPr>
            <w:shd w:fill="ffff00" w:val="clear"/>
          </w:tcPr>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16">
            <w:pPr>
              <w:numPr>
                <w:ilvl w:val="0"/>
                <w:numId w:val="10"/>
              </w:numPr>
              <w:spacing w:after="0" w:afterAutospacing="0" w:before="240" w:lineRule="auto"/>
              <w:ind w:left="425.1968503937013" w:hanging="360"/>
              <w:rPr>
                <w:sz w:val="20"/>
                <w:szCs w:val="20"/>
              </w:rPr>
            </w:pPr>
            <w:r w:rsidDel="00000000" w:rsidR="00000000" w:rsidRPr="00000000">
              <w:rPr>
                <w:sz w:val="20"/>
                <w:szCs w:val="20"/>
                <w:rtl w:val="0"/>
              </w:rPr>
              <w:t xml:space="preserve">Audio stereo system + LCD Headphone siswa</w:t>
            </w:r>
          </w:p>
          <w:p w:rsidR="00000000" w:rsidDel="00000000" w:rsidP="00000000" w:rsidRDefault="00000000" w:rsidRPr="00000000" w14:paraId="00001F17">
            <w:pPr>
              <w:numPr>
                <w:ilvl w:val="0"/>
                <w:numId w:val="10"/>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Headphone dosen</w:t>
            </w:r>
          </w:p>
          <w:p w:rsidR="00000000" w:rsidDel="00000000" w:rsidP="00000000" w:rsidRDefault="00000000" w:rsidRPr="00000000" w14:paraId="00001F18">
            <w:pPr>
              <w:numPr>
                <w:ilvl w:val="0"/>
                <w:numId w:val="10"/>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Meja dosen</w:t>
            </w:r>
          </w:p>
          <w:p w:rsidR="00000000" w:rsidDel="00000000" w:rsidP="00000000" w:rsidRDefault="00000000" w:rsidRPr="00000000" w14:paraId="00001F19">
            <w:pPr>
              <w:numPr>
                <w:ilvl w:val="0"/>
                <w:numId w:val="10"/>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Master console</w:t>
            </w:r>
          </w:p>
          <w:p w:rsidR="00000000" w:rsidDel="00000000" w:rsidP="00000000" w:rsidRDefault="00000000" w:rsidRPr="00000000" w14:paraId="00001F1A">
            <w:pPr>
              <w:numPr>
                <w:ilvl w:val="0"/>
                <w:numId w:val="10"/>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DVD player</w:t>
            </w:r>
          </w:p>
          <w:p w:rsidR="00000000" w:rsidDel="00000000" w:rsidP="00000000" w:rsidRDefault="00000000" w:rsidRPr="00000000" w14:paraId="00001F1B">
            <w:pPr>
              <w:numPr>
                <w:ilvl w:val="0"/>
                <w:numId w:val="10"/>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Tape deck</w:t>
            </w:r>
          </w:p>
          <w:p w:rsidR="00000000" w:rsidDel="00000000" w:rsidP="00000000" w:rsidRDefault="00000000" w:rsidRPr="00000000" w14:paraId="00001F1C">
            <w:pPr>
              <w:numPr>
                <w:ilvl w:val="0"/>
                <w:numId w:val="10"/>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Video recorder (HVS)</w:t>
            </w:r>
          </w:p>
          <w:p w:rsidR="00000000" w:rsidDel="00000000" w:rsidP="00000000" w:rsidRDefault="00000000" w:rsidRPr="00000000" w14:paraId="00001F1D">
            <w:pPr>
              <w:numPr>
                <w:ilvl w:val="0"/>
                <w:numId w:val="10"/>
              </w:numPr>
              <w:spacing w:after="240" w:before="0" w:beforeAutospacing="0" w:lineRule="auto"/>
              <w:ind w:left="425.1968503937013" w:hanging="360"/>
              <w:rPr>
                <w:sz w:val="20"/>
                <w:szCs w:val="20"/>
              </w:rPr>
            </w:pPr>
            <w:r w:rsidDel="00000000" w:rsidR="00000000" w:rsidRPr="00000000">
              <w:rPr>
                <w:sz w:val="20"/>
                <w:szCs w:val="20"/>
                <w:rtl w:val="0"/>
              </w:rPr>
              <w:t xml:space="preserve">TV colour</w:t>
              <w:br w:type="textWrapping"/>
            </w:r>
          </w:p>
          <w:p w:rsidR="00000000" w:rsidDel="00000000" w:rsidP="00000000" w:rsidRDefault="00000000" w:rsidRPr="00000000" w14:paraId="00001F1E">
            <w:pPr>
              <w:ind w:left="425.1968503937013" w:hanging="360"/>
              <w:rPr>
                <w:sz w:val="20"/>
                <w:szCs w:val="20"/>
              </w:rPr>
            </w:pPr>
            <w:r w:rsidDel="00000000" w:rsidR="00000000" w:rsidRPr="00000000">
              <w:rPr>
                <w:rtl w:val="0"/>
              </w:rPr>
            </w:r>
          </w:p>
        </w:tc>
        <w:tc>
          <w:tcPr>
            <w:shd w:fill="ffff00" w:val="clear"/>
          </w:tcPr>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1F21">
            <w:pPr>
              <w:spacing w:line="256.8" w:lineRule="auto"/>
              <w:rPr>
                <w:sz w:val="20"/>
                <w:szCs w:val="20"/>
              </w:rPr>
            </w:pPr>
            <w:r w:rsidDel="00000000" w:rsidR="00000000" w:rsidRPr="00000000">
              <w:rPr>
                <w:sz w:val="20"/>
                <w:szCs w:val="20"/>
                <w:rtl w:val="0"/>
              </w:rPr>
              <w:t xml:space="preserve">Lab Circuit (Lab Elektro)</w:t>
            </w:r>
          </w:p>
        </w:tc>
        <w:tc>
          <w:tcPr>
            <w:tcBorders>
              <w:top w:color="000000" w:space="0" w:sz="5" w:val="single"/>
              <w:left w:color="000000" w:space="0" w:sz="5" w:val="single"/>
              <w:bottom w:color="000000" w:space="0" w:sz="10"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F22">
            <w:pPr>
              <w:spacing w:line="256.8" w:lineRule="auto"/>
              <w:ind w:left="-420" w:firstLine="0"/>
              <w:jc w:val="center"/>
              <w:rPr>
                <w:sz w:val="20"/>
                <w:szCs w:val="20"/>
              </w:rPr>
            </w:pPr>
            <w:r w:rsidDel="00000000" w:rsidR="00000000" w:rsidRPr="00000000">
              <w:rPr>
                <w:sz w:val="20"/>
                <w:szCs w:val="20"/>
                <w:rtl w:val="0"/>
              </w:rPr>
              <w:t xml:space="preserve">21</w:t>
            </w:r>
          </w:p>
        </w:tc>
        <w:tc>
          <w:tcPr>
            <w:tcBorders>
              <w:top w:color="000000" w:space="0" w:sz="5" w:val="single"/>
              <w:left w:color="000000" w:space="0" w:sz="0" w:val="nil"/>
              <w:bottom w:color="000000" w:space="0" w:sz="10" w:val="single"/>
              <w:right w:color="000000" w:space="0" w:sz="5" w:val="single"/>
            </w:tcBorders>
            <w:shd w:fill="ffff00" w:val="clear"/>
            <w:tcMar>
              <w:top w:w="40.0" w:type="dxa"/>
              <w:left w:w="20.0" w:type="dxa"/>
              <w:bottom w:w="0.0" w:type="dxa"/>
              <w:right w:w="0.0" w:type="dxa"/>
            </w:tcMar>
            <w:vAlign w:val="top"/>
          </w:tcPr>
          <w:p w:rsidR="00000000" w:rsidDel="00000000" w:rsidP="00000000" w:rsidRDefault="00000000" w:rsidRPr="00000000" w14:paraId="00001F23">
            <w:pPr>
              <w:spacing w:line="256.8" w:lineRule="auto"/>
              <w:ind w:left="-420" w:right="20" w:firstLine="0"/>
              <w:jc w:val="center"/>
              <w:rPr>
                <w:sz w:val="20"/>
                <w:szCs w:val="20"/>
              </w:rPr>
            </w:pPr>
            <w:r w:rsidDel="00000000" w:rsidR="00000000" w:rsidRPr="00000000">
              <w:rPr>
                <w:sz w:val="20"/>
                <w:szCs w:val="20"/>
                <w:rtl w:val="0"/>
              </w:rPr>
              <w:t xml:space="preserve">115</w:t>
            </w:r>
          </w:p>
        </w:tc>
        <w:tc>
          <w:tcPr>
            <w:shd w:fill="ffff00" w:val="clear"/>
          </w:tcPr>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26">
            <w:pPr>
              <w:numPr>
                <w:ilvl w:val="0"/>
                <w:numId w:val="2"/>
              </w:numPr>
              <w:spacing w:after="0" w:afterAutospacing="0" w:before="240" w:lineRule="auto"/>
              <w:ind w:left="425.1968503937013" w:hanging="360"/>
              <w:rPr>
                <w:sz w:val="20"/>
                <w:szCs w:val="20"/>
              </w:rPr>
            </w:pPr>
            <w:r w:rsidDel="00000000" w:rsidR="00000000" w:rsidRPr="00000000">
              <w:rPr>
                <w:sz w:val="20"/>
                <w:szCs w:val="20"/>
                <w:rtl w:val="0"/>
              </w:rPr>
              <w:t xml:space="preserve">NI Education Laboratory Instrument Suite (NI ELVIS) NI ELVIS/USB-6521 Bundle (academic use only)</w:t>
            </w:r>
          </w:p>
          <w:p w:rsidR="00000000" w:rsidDel="00000000" w:rsidP="00000000" w:rsidRDefault="00000000" w:rsidRPr="00000000" w14:paraId="00001F27">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Trainer Experiment KL-13001 s.d KL-13011</w:t>
            </w:r>
          </w:p>
          <w:p w:rsidR="00000000" w:rsidDel="00000000" w:rsidP="00000000" w:rsidRDefault="00000000" w:rsidRPr="00000000" w14:paraId="00001F28">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Logic Trainer LT-01 s.d LT-10</w:t>
            </w:r>
          </w:p>
          <w:p w:rsidR="00000000" w:rsidDel="00000000" w:rsidP="00000000" w:rsidRDefault="00000000" w:rsidRPr="00000000" w14:paraId="00001F29">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Digital Training System for Logic Trainer ETS-5000</w:t>
            </w:r>
          </w:p>
          <w:p w:rsidR="00000000" w:rsidDel="00000000" w:rsidP="00000000" w:rsidRDefault="00000000" w:rsidRPr="00000000" w14:paraId="00001F2A">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Basic Gate Experiment Module KL-33001</w:t>
            </w:r>
          </w:p>
          <w:p w:rsidR="00000000" w:rsidDel="00000000" w:rsidP="00000000" w:rsidRDefault="00000000" w:rsidRPr="00000000" w14:paraId="00001F2B">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Combination Logic Circuit KL-33002 s.d KL-33006</w:t>
            </w:r>
          </w:p>
          <w:p w:rsidR="00000000" w:rsidDel="00000000" w:rsidP="00000000" w:rsidRDefault="00000000" w:rsidRPr="00000000" w14:paraId="00001F2C">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Clock Generator Circuit Experiment Module KL-33007</w:t>
            </w:r>
          </w:p>
          <w:p w:rsidR="00000000" w:rsidDel="00000000" w:rsidP="00000000" w:rsidRDefault="00000000" w:rsidRPr="00000000" w14:paraId="00001F2D">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Sequences Logic Circuit KL-3308</w:t>
            </w:r>
          </w:p>
          <w:p w:rsidR="00000000" w:rsidDel="00000000" w:rsidP="00000000" w:rsidRDefault="00000000" w:rsidRPr="00000000" w14:paraId="00001F2E">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Sequences Logic Circuit KL-3309</w:t>
            </w:r>
          </w:p>
          <w:p w:rsidR="00000000" w:rsidDel="00000000" w:rsidP="00000000" w:rsidRDefault="00000000" w:rsidRPr="00000000" w14:paraId="00001F2F">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Memory Circuit Experiment Module 2 KL-33010</w:t>
            </w:r>
          </w:p>
          <w:p w:rsidR="00000000" w:rsidDel="00000000" w:rsidP="00000000" w:rsidRDefault="00000000" w:rsidRPr="00000000" w14:paraId="00001F30">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Memory Circuit Experiment Module KL-33011</w:t>
            </w:r>
          </w:p>
          <w:p w:rsidR="00000000" w:rsidDel="00000000" w:rsidP="00000000" w:rsidRDefault="00000000" w:rsidRPr="00000000" w14:paraId="00001F31">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Covert Circuit Experiment Module 1 KL-33012</w:t>
            </w:r>
          </w:p>
          <w:p w:rsidR="00000000" w:rsidDel="00000000" w:rsidP="00000000" w:rsidRDefault="00000000" w:rsidRPr="00000000" w14:paraId="00001F32">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Covert Circuit Experiment Module 2 KL-33013</w:t>
            </w:r>
          </w:p>
          <w:p w:rsidR="00000000" w:rsidDel="00000000" w:rsidP="00000000" w:rsidRDefault="00000000" w:rsidRPr="00000000" w14:paraId="00001F33">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Digital Logic Lab (Main Trainer) KL-31001</w:t>
            </w:r>
          </w:p>
          <w:p w:rsidR="00000000" w:rsidDel="00000000" w:rsidP="00000000" w:rsidRDefault="00000000" w:rsidRPr="00000000" w14:paraId="00001F34">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FET Circuit Experiment Module KL-23004</w:t>
            </w:r>
          </w:p>
          <w:p w:rsidR="00000000" w:rsidDel="00000000" w:rsidP="00000000" w:rsidRDefault="00000000" w:rsidRPr="00000000" w14:paraId="00001F35">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Mod Circuit &amp; OPA Module KL-23012</w:t>
            </w:r>
          </w:p>
          <w:p w:rsidR="00000000" w:rsidDel="00000000" w:rsidP="00000000" w:rsidRDefault="00000000" w:rsidRPr="00000000" w14:paraId="00001F36">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Op Amp Circuit Module 1, 2, 3, 4, 5 KL-23013 s.d KL-23017</w:t>
            </w:r>
          </w:p>
          <w:p w:rsidR="00000000" w:rsidDel="00000000" w:rsidP="00000000" w:rsidRDefault="00000000" w:rsidRPr="00000000" w14:paraId="00001F37">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Voltage Regulator and Modulation KL-23011</w:t>
            </w:r>
          </w:p>
          <w:p w:rsidR="00000000" w:rsidDel="00000000" w:rsidP="00000000" w:rsidRDefault="00000000" w:rsidRPr="00000000" w14:paraId="00001F38">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Omp Amp Circuit Module KL-23006</w:t>
            </w:r>
          </w:p>
          <w:p w:rsidR="00000000" w:rsidDel="00000000" w:rsidP="00000000" w:rsidRDefault="00000000" w:rsidRPr="00000000" w14:paraId="00001F39">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OCL Amp and Feedback Circuit Module KL-23007</w:t>
            </w:r>
          </w:p>
          <w:p w:rsidR="00000000" w:rsidDel="00000000" w:rsidP="00000000" w:rsidRDefault="00000000" w:rsidRPr="00000000" w14:paraId="00001F3A">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Diode Clipper and Clamper Module KL-23001</w:t>
            </w:r>
          </w:p>
          <w:p w:rsidR="00000000" w:rsidDel="00000000" w:rsidP="00000000" w:rsidRDefault="00000000" w:rsidRPr="00000000" w14:paraId="00001F3B">
            <w:pPr>
              <w:numPr>
                <w:ilvl w:val="0"/>
                <w:numId w:val="2"/>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Transistor Amplifier Circuit Module KL14-23003</w:t>
            </w:r>
          </w:p>
          <w:p w:rsidR="00000000" w:rsidDel="00000000" w:rsidP="00000000" w:rsidRDefault="00000000" w:rsidRPr="00000000" w14:paraId="00001F3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Rectifier, Differentiator, and Integrator Circuit Module KL-23002</w:t>
              <w:br w:type="textWrapping"/>
            </w:r>
          </w:p>
          <w:p w:rsidR="00000000" w:rsidDel="00000000" w:rsidP="00000000" w:rsidRDefault="00000000" w:rsidRPr="00000000" w14:paraId="00001F3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Oscillator Circuit Module 1 KL-23008</w:t>
              <w:br w:type="textWrapping"/>
            </w:r>
          </w:p>
          <w:p w:rsidR="00000000" w:rsidDel="00000000" w:rsidP="00000000" w:rsidRDefault="00000000" w:rsidRPr="00000000" w14:paraId="00001F3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Oscillator Circuit Module 2 KL-23009</w:t>
            </w:r>
          </w:p>
          <w:p w:rsidR="00000000" w:rsidDel="00000000" w:rsidP="00000000" w:rsidRDefault="00000000" w:rsidRPr="00000000" w14:paraId="00001F3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Voltage Regulator Circuit Module KL-23010</w:t>
            </w:r>
          </w:p>
          <w:p w:rsidR="00000000" w:rsidDel="00000000" w:rsidP="00000000" w:rsidRDefault="00000000" w:rsidRPr="00000000" w14:paraId="00001F4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Multi Stage Amplifier Circuit Module KL-23005</w:t>
            </w:r>
          </w:p>
          <w:p w:rsidR="00000000" w:rsidDel="00000000" w:rsidP="00000000" w:rsidRDefault="00000000" w:rsidRPr="00000000" w14:paraId="00001F4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Linear Circuit Lab (Main Trainer) KL-21001</w:t>
            </w:r>
          </w:p>
          <w:p w:rsidR="00000000" w:rsidDel="00000000" w:rsidP="00000000" w:rsidRDefault="00000000" w:rsidRPr="00000000" w14:paraId="00001F4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DT.01 Digital Trainer</w:t>
            </w:r>
          </w:p>
          <w:p w:rsidR="00000000" w:rsidDel="00000000" w:rsidP="00000000" w:rsidRDefault="00000000" w:rsidRPr="00000000" w14:paraId="00001F4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Microprocessor Binary System LS-6802</w:t>
            </w:r>
          </w:p>
          <w:p w:rsidR="00000000" w:rsidDel="00000000" w:rsidP="00000000" w:rsidRDefault="00000000" w:rsidRPr="00000000" w14:paraId="00001F4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Microprocessor MPF-1</w:t>
            </w:r>
          </w:p>
          <w:p w:rsidR="00000000" w:rsidDel="00000000" w:rsidP="00000000" w:rsidRDefault="00000000" w:rsidRPr="00000000" w14:paraId="00001F4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Smart Basic Logic LP-2600</w:t>
            </w:r>
          </w:p>
          <w:p w:rsidR="00000000" w:rsidDel="00000000" w:rsidP="00000000" w:rsidRDefault="00000000" w:rsidRPr="00000000" w14:paraId="00001F4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Basic Digital Communication System PT93229</w:t>
            </w:r>
          </w:p>
          <w:p w:rsidR="00000000" w:rsidDel="00000000" w:rsidP="00000000" w:rsidRDefault="00000000" w:rsidRPr="00000000" w14:paraId="00001F4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OPTO Electronic Trainer PT93225</w:t>
            </w:r>
          </w:p>
          <w:p w:rsidR="00000000" w:rsidDel="00000000" w:rsidP="00000000" w:rsidRDefault="00000000" w:rsidRPr="00000000" w14:paraId="00001F4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Arduino UNO Kit</w:t>
            </w:r>
          </w:p>
          <w:p w:rsidR="00000000" w:rsidDel="00000000" w:rsidP="00000000" w:rsidRDefault="00000000" w:rsidRPr="00000000" w14:paraId="00001F4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Arduino MEGA</w:t>
            </w:r>
          </w:p>
          <w:p w:rsidR="00000000" w:rsidDel="00000000" w:rsidP="00000000" w:rsidRDefault="00000000" w:rsidRPr="00000000" w14:paraId="00001F4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Raspberry Pi 3</w:t>
            </w:r>
          </w:p>
          <w:p w:rsidR="00000000" w:rsidDel="00000000" w:rsidP="00000000" w:rsidRDefault="00000000" w:rsidRPr="00000000" w14:paraId="00001F4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Raspberry Pi 3 Model B+</w:t>
            </w:r>
          </w:p>
          <w:p w:rsidR="00000000" w:rsidDel="00000000" w:rsidP="00000000" w:rsidRDefault="00000000" w:rsidRPr="00000000" w14:paraId="00001F4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LCD 7 inch for Raspberry Pi</w:t>
            </w:r>
          </w:p>
          <w:p w:rsidR="00000000" w:rsidDel="00000000" w:rsidP="00000000" w:rsidRDefault="00000000" w:rsidRPr="00000000" w14:paraId="00001F4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Atmega 16</w:t>
            </w:r>
          </w:p>
          <w:p w:rsidR="00000000" w:rsidDel="00000000" w:rsidP="00000000" w:rsidRDefault="00000000" w:rsidRPr="00000000" w14:paraId="00001F4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Micon AVR-8535 (box hitam)</w:t>
            </w:r>
          </w:p>
          <w:p w:rsidR="00000000" w:rsidDel="00000000" w:rsidP="00000000" w:rsidRDefault="00000000" w:rsidRPr="00000000" w14:paraId="00001F4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AVR ATMEGA 328P</w:t>
            </w:r>
          </w:p>
          <w:p w:rsidR="00000000" w:rsidDel="00000000" w:rsidP="00000000" w:rsidRDefault="00000000" w:rsidRPr="00000000" w14:paraId="00001F5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Evaluation Board STM3210C-EVAL</w:t>
            </w:r>
          </w:p>
          <w:p w:rsidR="00000000" w:rsidDel="00000000" w:rsidP="00000000" w:rsidRDefault="00000000" w:rsidRPr="00000000" w14:paraId="00001F5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XILINX (Zed Board) – 3 unit</w:t>
            </w:r>
          </w:p>
          <w:p w:rsidR="00000000" w:rsidDel="00000000" w:rsidP="00000000" w:rsidRDefault="00000000" w:rsidRPr="00000000" w14:paraId="00001F5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Terasic Besar (Altera)</w:t>
            </w:r>
          </w:p>
          <w:p w:rsidR="00000000" w:rsidDel="00000000" w:rsidP="00000000" w:rsidRDefault="00000000" w:rsidRPr="00000000" w14:paraId="00001F5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Terasic Kecil (Altera)</w:t>
            </w:r>
          </w:p>
          <w:p w:rsidR="00000000" w:rsidDel="00000000" w:rsidP="00000000" w:rsidRDefault="00000000" w:rsidRPr="00000000" w14:paraId="00001F5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FPGA Starter Kit (Spartan-3E)</w:t>
            </w:r>
          </w:p>
          <w:p w:rsidR="00000000" w:rsidDel="00000000" w:rsidP="00000000" w:rsidRDefault="00000000" w:rsidRPr="00000000" w14:paraId="00001F5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FPGA Virtex-5 (XILINX)</w:t>
            </w:r>
          </w:p>
          <w:p w:rsidR="00000000" w:rsidDel="00000000" w:rsidP="00000000" w:rsidRDefault="00000000" w:rsidRPr="00000000" w14:paraId="00001F5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Kit Listrik Magnet</w:t>
            </w:r>
          </w:p>
          <w:p w:rsidR="00000000" w:rsidDel="00000000" w:rsidP="00000000" w:rsidRDefault="00000000" w:rsidRPr="00000000" w14:paraId="00001F5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PLC Trainer</w:t>
            </w:r>
          </w:p>
          <w:p w:rsidR="00000000" w:rsidDel="00000000" w:rsidP="00000000" w:rsidRDefault="00000000" w:rsidRPr="00000000" w14:paraId="00001F5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Instrumen Pendukung</w:t>
            </w:r>
          </w:p>
          <w:p w:rsidR="00000000" w:rsidDel="00000000" w:rsidP="00000000" w:rsidRDefault="00000000" w:rsidRPr="00000000" w14:paraId="00001F5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EPROM Eraser LEAP/LER-1214</w:t>
            </w:r>
          </w:p>
          <w:p w:rsidR="00000000" w:rsidDel="00000000" w:rsidP="00000000" w:rsidRDefault="00000000" w:rsidRPr="00000000" w14:paraId="00001F5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Power Supply KI/PSB-01</w:t>
            </w:r>
          </w:p>
          <w:p w:rsidR="00000000" w:rsidDel="00000000" w:rsidP="00000000" w:rsidRDefault="00000000" w:rsidRPr="00000000" w14:paraId="00001F5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Power Supply Invite Instrument 1501 T</w:t>
            </w:r>
          </w:p>
          <w:p w:rsidR="00000000" w:rsidDel="00000000" w:rsidP="00000000" w:rsidRDefault="00000000" w:rsidRPr="00000000" w14:paraId="00001F5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Automatic DC Power Supply YIHUA RS 1501 A</w:t>
            </w:r>
          </w:p>
          <w:p w:rsidR="00000000" w:rsidDel="00000000" w:rsidP="00000000" w:rsidRDefault="00000000" w:rsidRPr="00000000" w14:paraId="00001F5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Pulse Generator GPG 8018G</w:t>
            </w:r>
          </w:p>
          <w:p w:rsidR="00000000" w:rsidDel="00000000" w:rsidP="00000000" w:rsidRDefault="00000000" w:rsidRPr="00000000" w14:paraId="00001F5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Chip Station / Universal Programmer CS-84</w:t>
            </w:r>
          </w:p>
          <w:p w:rsidR="00000000" w:rsidDel="00000000" w:rsidP="00000000" w:rsidRDefault="00000000" w:rsidRPr="00000000" w14:paraId="00001F5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Function Generator Instex / GFG-8215A</w:t>
            </w:r>
          </w:p>
          <w:p w:rsidR="00000000" w:rsidDel="00000000" w:rsidP="00000000" w:rsidRDefault="00000000" w:rsidRPr="00000000" w14:paraId="00001F6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Audio Generator Instex / GAG-809</w:t>
            </w:r>
          </w:p>
          <w:p w:rsidR="00000000" w:rsidDel="00000000" w:rsidP="00000000" w:rsidRDefault="00000000" w:rsidRPr="00000000" w14:paraId="00001F6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Regulator DC Power Supply 2000</w:t>
            </w:r>
          </w:p>
          <w:p w:rsidR="00000000" w:rsidDel="00000000" w:rsidP="00000000" w:rsidRDefault="00000000" w:rsidRPr="00000000" w14:paraId="00001F6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DC Power Supply LG 4303 D</w:t>
            </w:r>
          </w:p>
          <w:p w:rsidR="00000000" w:rsidDel="00000000" w:rsidP="00000000" w:rsidRDefault="00000000" w:rsidRPr="00000000" w14:paraId="00001F6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DC Power Supply Goldstar 4303 A</w:t>
            </w:r>
          </w:p>
          <w:p w:rsidR="00000000" w:rsidDel="00000000" w:rsidP="00000000" w:rsidRDefault="00000000" w:rsidRPr="00000000" w14:paraId="00001F6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Regulated DC Power Supply Instex/GPR-6030D</w:t>
            </w:r>
          </w:p>
          <w:p w:rsidR="00000000" w:rsidDel="00000000" w:rsidP="00000000" w:rsidRDefault="00000000" w:rsidRPr="00000000" w14:paraId="00001F6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Tools Alat Bantu</w:t>
            </w:r>
          </w:p>
          <w:p w:rsidR="00000000" w:rsidDel="00000000" w:rsidP="00000000" w:rsidRDefault="00000000" w:rsidRPr="00000000" w14:paraId="00001F6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Solder Iron Control</w:t>
            </w:r>
          </w:p>
          <w:p w:rsidR="00000000" w:rsidDel="00000000" w:rsidP="00000000" w:rsidRDefault="00000000" w:rsidRPr="00000000" w14:paraId="00001F6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Solder Blower 850 SMD</w:t>
            </w:r>
          </w:p>
          <w:p w:rsidR="00000000" w:rsidDel="00000000" w:rsidP="00000000" w:rsidRDefault="00000000" w:rsidRPr="00000000" w14:paraId="00001F6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Helping Hand</w:t>
            </w:r>
          </w:p>
          <w:p w:rsidR="00000000" w:rsidDel="00000000" w:rsidP="00000000" w:rsidRDefault="00000000" w:rsidRPr="00000000" w14:paraId="00001F6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Mini Tools (Screw Driver Set)</w:t>
            </w:r>
          </w:p>
          <w:p w:rsidR="00000000" w:rsidDel="00000000" w:rsidP="00000000" w:rsidRDefault="00000000" w:rsidRPr="00000000" w14:paraId="00001F6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PCB Holder</w:t>
            </w:r>
          </w:p>
          <w:p w:rsidR="00000000" w:rsidDel="00000000" w:rsidP="00000000" w:rsidRDefault="00000000" w:rsidRPr="00000000" w14:paraId="00001F6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Preheater (Solder Blower) Quick 835</w:t>
            </w:r>
          </w:p>
          <w:p w:rsidR="00000000" w:rsidDel="00000000" w:rsidP="00000000" w:rsidRDefault="00000000" w:rsidRPr="00000000" w14:paraId="00001F6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Dudukan Solder</w:t>
            </w:r>
          </w:p>
          <w:p w:rsidR="00000000" w:rsidDel="00000000" w:rsidP="00000000" w:rsidRDefault="00000000" w:rsidRPr="00000000" w14:paraId="00001F6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Standing Bor dan Mata Bor Modern</w:t>
            </w:r>
          </w:p>
          <w:p w:rsidR="00000000" w:rsidDel="00000000" w:rsidP="00000000" w:rsidRDefault="00000000" w:rsidRPr="00000000" w14:paraId="00001F6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Standing Bor Kecil Pronex</w:t>
            </w:r>
          </w:p>
          <w:p w:rsidR="00000000" w:rsidDel="00000000" w:rsidP="00000000" w:rsidRDefault="00000000" w:rsidRPr="00000000" w14:paraId="00001F6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Bench Grinder MD-125 Modera</w:t>
            </w:r>
          </w:p>
          <w:p w:rsidR="00000000" w:rsidDel="00000000" w:rsidP="00000000" w:rsidRDefault="00000000" w:rsidRPr="00000000" w14:paraId="00001F7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Ragum Tekiro</w:t>
            </w:r>
          </w:p>
          <w:p w:rsidR="00000000" w:rsidDel="00000000" w:rsidP="00000000" w:rsidRDefault="00000000" w:rsidRPr="00000000" w14:paraId="00001F7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Solder Ujung Runcing</w:t>
            </w:r>
          </w:p>
          <w:p w:rsidR="00000000" w:rsidDel="00000000" w:rsidP="00000000" w:rsidRDefault="00000000" w:rsidRPr="00000000" w14:paraId="00001F7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Penyedot Timah Kecil Dekko</w:t>
            </w:r>
          </w:p>
          <w:p w:rsidR="00000000" w:rsidDel="00000000" w:rsidP="00000000" w:rsidRDefault="00000000" w:rsidRPr="00000000" w14:paraId="00001F7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Magnifying Lamp</w:t>
            </w:r>
          </w:p>
          <w:p w:rsidR="00000000" w:rsidDel="00000000" w:rsidP="00000000" w:rsidRDefault="00000000" w:rsidRPr="00000000" w14:paraId="00001F7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Bor Tangan Bosch</w:t>
            </w:r>
          </w:p>
          <w:p w:rsidR="00000000" w:rsidDel="00000000" w:rsidP="00000000" w:rsidRDefault="00000000" w:rsidRPr="00000000" w14:paraId="00001F7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Jig Saw Modern</w:t>
            </w:r>
          </w:p>
          <w:p w:rsidR="00000000" w:rsidDel="00000000" w:rsidP="00000000" w:rsidRDefault="00000000" w:rsidRPr="00000000" w14:paraId="00001F7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Tang Jepit untuk Kabel (Crimping Plier)</w:t>
            </w:r>
          </w:p>
          <w:p w:rsidR="00000000" w:rsidDel="00000000" w:rsidP="00000000" w:rsidRDefault="00000000" w:rsidRPr="00000000" w14:paraId="00001F7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Alat Pemotong PCB (Cutter PCB)</w:t>
            </w:r>
          </w:p>
          <w:p w:rsidR="00000000" w:rsidDel="00000000" w:rsidP="00000000" w:rsidRDefault="00000000" w:rsidRPr="00000000" w14:paraId="00001F7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Rak Komponen 4x6 (60 Slot)</w:t>
            </w:r>
          </w:p>
          <w:p w:rsidR="00000000" w:rsidDel="00000000" w:rsidP="00000000" w:rsidRDefault="00000000" w:rsidRPr="00000000" w14:paraId="00001F7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Vacuum Cleaner Mini</w:t>
            </w:r>
          </w:p>
          <w:p w:rsidR="00000000" w:rsidDel="00000000" w:rsidP="00000000" w:rsidRDefault="00000000" w:rsidRPr="00000000" w14:paraId="00001F7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Kompresor Mini</w:t>
            </w:r>
          </w:p>
          <w:p w:rsidR="00000000" w:rsidDel="00000000" w:rsidP="00000000" w:rsidRDefault="00000000" w:rsidRPr="00000000" w14:paraId="00001F7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Setrika/Pemanas Listrik untuk Pembuatan PCB</w:t>
            </w:r>
          </w:p>
          <w:p w:rsidR="00000000" w:rsidDel="00000000" w:rsidP="00000000" w:rsidRDefault="00000000" w:rsidRPr="00000000" w14:paraId="00001F7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Project Board</w:t>
            </w:r>
          </w:p>
          <w:p w:rsidR="00000000" w:rsidDel="00000000" w:rsidP="00000000" w:rsidRDefault="00000000" w:rsidRPr="00000000" w14:paraId="00001F7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Solder Merek Goot</w:t>
            </w:r>
          </w:p>
          <w:p w:rsidR="00000000" w:rsidDel="00000000" w:rsidP="00000000" w:rsidRDefault="00000000" w:rsidRPr="00000000" w14:paraId="00001F7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Micrometer Sekrup</w:t>
            </w:r>
          </w:p>
          <w:p w:rsidR="00000000" w:rsidDel="00000000" w:rsidP="00000000" w:rsidRDefault="00000000" w:rsidRPr="00000000" w14:paraId="00001F7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Jangka Sorong Analog</w:t>
            </w:r>
          </w:p>
          <w:p w:rsidR="00000000" w:rsidDel="00000000" w:rsidP="00000000" w:rsidRDefault="00000000" w:rsidRPr="00000000" w14:paraId="00001F8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Jangka Sorong Digital</w:t>
            </w:r>
          </w:p>
          <w:p w:rsidR="00000000" w:rsidDel="00000000" w:rsidP="00000000" w:rsidRDefault="00000000" w:rsidRPr="00000000" w14:paraId="00001F8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Digital Multimeter GDM 54 A</w:t>
            </w:r>
          </w:p>
          <w:p w:rsidR="00000000" w:rsidDel="00000000" w:rsidP="00000000" w:rsidRDefault="00000000" w:rsidRPr="00000000" w14:paraId="00001F8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Avometer Analog SUNWA</w:t>
            </w:r>
          </w:p>
          <w:p w:rsidR="00000000" w:rsidDel="00000000" w:rsidP="00000000" w:rsidRDefault="00000000" w:rsidRPr="00000000" w14:paraId="00001F8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Avometer Analog YX360TRF SUNWA</w:t>
            </w:r>
          </w:p>
          <w:p w:rsidR="00000000" w:rsidDel="00000000" w:rsidP="00000000" w:rsidRDefault="00000000" w:rsidRPr="00000000" w14:paraId="00001F8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Avometer Analog Kecil Helles</w:t>
            </w:r>
          </w:p>
          <w:p w:rsidR="00000000" w:rsidDel="00000000" w:rsidP="00000000" w:rsidRDefault="00000000" w:rsidRPr="00000000" w14:paraId="00001F8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Avometer Digital Kecil Helles UX-838 TR</w:t>
            </w:r>
          </w:p>
          <w:p w:rsidR="00000000" w:rsidDel="00000000" w:rsidP="00000000" w:rsidRDefault="00000000" w:rsidRPr="00000000" w14:paraId="00001F8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Avometer Digital Besar Helles UX-37 TR</w:t>
            </w:r>
          </w:p>
          <w:p w:rsidR="00000000" w:rsidDel="00000000" w:rsidP="00000000" w:rsidRDefault="00000000" w:rsidRPr="00000000" w14:paraId="00001F8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LCR Meter Digital LCR-9063</w:t>
            </w:r>
          </w:p>
          <w:p w:rsidR="00000000" w:rsidDel="00000000" w:rsidP="00000000" w:rsidRDefault="00000000" w:rsidRPr="00000000" w14:paraId="00001F8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Capacitor Meter M6013</w:t>
            </w:r>
          </w:p>
          <w:p w:rsidR="00000000" w:rsidDel="00000000" w:rsidP="00000000" w:rsidRDefault="00000000" w:rsidRPr="00000000" w14:paraId="00001F8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True RMS Digital Multimeter Fluke</w:t>
            </w:r>
          </w:p>
          <w:p w:rsidR="00000000" w:rsidDel="00000000" w:rsidP="00000000" w:rsidRDefault="00000000" w:rsidRPr="00000000" w14:paraId="00001F8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Fluke View Form Fluke</w:t>
            </w:r>
          </w:p>
          <w:p w:rsidR="00000000" w:rsidDel="00000000" w:rsidP="00000000" w:rsidRDefault="00000000" w:rsidRPr="00000000" w14:paraId="00001F8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Digital Frequency Counter GFC 8010H</w:t>
            </w:r>
          </w:p>
          <w:p w:rsidR="00000000" w:rsidDel="00000000" w:rsidP="00000000" w:rsidRDefault="00000000" w:rsidRPr="00000000" w14:paraId="00001F8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Logic Probe and Pulser GPG 2A</w:t>
            </w:r>
          </w:p>
          <w:p w:rsidR="00000000" w:rsidDel="00000000" w:rsidP="00000000" w:rsidRDefault="00000000" w:rsidRPr="00000000" w14:paraId="00001F8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Oscilloscope (Analog) GOS 622G</w:t>
            </w:r>
          </w:p>
          <w:p w:rsidR="00000000" w:rsidDel="00000000" w:rsidP="00000000" w:rsidRDefault="00000000" w:rsidRPr="00000000" w14:paraId="00001F8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Digital Storage Oscilloscope Tektronik 220</w:t>
            </w:r>
          </w:p>
          <w:p w:rsidR="00000000" w:rsidDel="00000000" w:rsidP="00000000" w:rsidRDefault="00000000" w:rsidRPr="00000000" w14:paraId="00001F8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Digital Oscilloscope Precision 2190 D</w:t>
            </w:r>
          </w:p>
          <w:p w:rsidR="00000000" w:rsidDel="00000000" w:rsidP="00000000" w:rsidRDefault="00000000" w:rsidRPr="00000000" w14:paraId="00001F9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Digital Spectrum Analyzer</w:t>
            </w:r>
          </w:p>
          <w:p w:rsidR="00000000" w:rsidDel="00000000" w:rsidP="00000000" w:rsidRDefault="00000000" w:rsidRPr="00000000" w14:paraId="00001F9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IC Tester ICT 6 C</w:t>
            </w:r>
          </w:p>
          <w:p w:rsidR="00000000" w:rsidDel="00000000" w:rsidP="00000000" w:rsidRDefault="00000000" w:rsidRPr="00000000" w14:paraId="00001F9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Digital Storage Oscilloscope Portable and Light Weight</w:t>
            </w:r>
          </w:p>
          <w:p w:rsidR="00000000" w:rsidDel="00000000" w:rsidP="00000000" w:rsidRDefault="00000000" w:rsidRPr="00000000" w14:paraId="00001F9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Volt Meter KAL 16</w:t>
            </w:r>
          </w:p>
          <w:p w:rsidR="00000000" w:rsidDel="00000000" w:rsidP="00000000" w:rsidRDefault="00000000" w:rsidRPr="00000000" w14:paraId="00001F9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Volt/Ampere Meter (Ganda)</w:t>
            </w:r>
          </w:p>
          <w:p w:rsidR="00000000" w:rsidDel="00000000" w:rsidP="00000000" w:rsidRDefault="00000000" w:rsidRPr="00000000" w14:paraId="00001F9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Galvanometer KAL 30</w:t>
            </w:r>
          </w:p>
          <w:p w:rsidR="00000000" w:rsidDel="00000000" w:rsidP="00000000" w:rsidRDefault="00000000" w:rsidRPr="00000000" w14:paraId="00001F9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13" w:right="0" w:hanging="360"/>
              <w:jc w:val="left"/>
              <w:rPr>
                <w:sz w:val="20"/>
                <w:szCs w:val="20"/>
              </w:rPr>
            </w:pPr>
            <w:r w:rsidDel="00000000" w:rsidR="00000000" w:rsidRPr="00000000">
              <w:rPr>
                <w:sz w:val="20"/>
                <w:szCs w:val="20"/>
                <w:rtl w:val="0"/>
              </w:rPr>
              <w:t xml:space="preserve">Galvanometer J0409</w:t>
            </w:r>
          </w:p>
          <w:p w:rsidR="00000000" w:rsidDel="00000000" w:rsidP="00000000" w:rsidRDefault="00000000" w:rsidRPr="00000000" w14:paraId="00001F9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425.1968503937013" w:right="0" w:hanging="360"/>
              <w:jc w:val="left"/>
              <w:rPr>
                <w:sz w:val="20"/>
                <w:szCs w:val="20"/>
              </w:rPr>
            </w:pPr>
            <w:r w:rsidDel="00000000" w:rsidR="00000000" w:rsidRPr="00000000">
              <w:rPr>
                <w:sz w:val="20"/>
                <w:szCs w:val="20"/>
                <w:rtl w:val="0"/>
              </w:rPr>
              <w:t xml:space="preserve">Galvanometer J0407</w:t>
              <w:tab/>
            </w:r>
          </w:p>
          <w:p w:rsidR="00000000" w:rsidDel="00000000" w:rsidP="00000000" w:rsidRDefault="00000000" w:rsidRPr="00000000" w14:paraId="00001F98">
            <w:pPr>
              <w:spacing w:after="240" w:before="240" w:lineRule="auto"/>
              <w:ind w:left="720" w:firstLine="0"/>
              <w:rPr>
                <w:sz w:val="20"/>
                <w:szCs w:val="20"/>
              </w:rPr>
            </w:pPr>
            <w:r w:rsidDel="00000000" w:rsidR="00000000" w:rsidRPr="00000000">
              <w:rPr>
                <w:rtl w:val="0"/>
              </w:rPr>
            </w:r>
          </w:p>
        </w:tc>
        <w:tc>
          <w:tcPr>
            <w:shd w:fill="ffff00" w:val="clear"/>
          </w:tcPr>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1F9B">
            <w:pPr>
              <w:spacing w:line="256.8" w:lineRule="auto"/>
              <w:rPr>
                <w:sz w:val="20"/>
                <w:szCs w:val="20"/>
              </w:rPr>
            </w:pPr>
            <w:r w:rsidDel="00000000" w:rsidR="00000000" w:rsidRPr="00000000">
              <w:rPr>
                <w:sz w:val="20"/>
                <w:szCs w:val="20"/>
                <w:rtl w:val="0"/>
              </w:rPr>
              <w:t xml:space="preserve">Lab HC-52 (Lab Sandi)</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1F9C">
            <w:pPr>
              <w:spacing w:line="256.8" w:lineRule="auto"/>
              <w:ind w:left="-40" w:right="-40" w:firstLine="0"/>
              <w:jc w:val="center"/>
              <w:rPr>
                <w:sz w:val="20"/>
                <w:szCs w:val="20"/>
              </w:rPr>
            </w:pPr>
            <w:r w:rsidDel="00000000" w:rsidR="00000000" w:rsidRPr="00000000">
              <w:rPr>
                <w:sz w:val="20"/>
                <w:szCs w:val="20"/>
                <w:rtl w:val="0"/>
              </w:rPr>
              <w:t xml:space="preserve">20</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1F9D">
            <w:pPr>
              <w:spacing w:line="256.8" w:lineRule="auto"/>
              <w:ind w:left="-40" w:right="-40" w:firstLine="0"/>
              <w:jc w:val="center"/>
              <w:rPr>
                <w:sz w:val="20"/>
                <w:szCs w:val="20"/>
              </w:rPr>
            </w:pPr>
            <w:r w:rsidDel="00000000" w:rsidR="00000000" w:rsidRPr="00000000">
              <w:rPr>
                <w:sz w:val="20"/>
                <w:szCs w:val="20"/>
                <w:rtl w:val="0"/>
              </w:rPr>
              <w:t xml:space="preserve">40</w:t>
            </w:r>
          </w:p>
        </w:tc>
        <w:tc>
          <w:tcPr>
            <w:shd w:fill="ffff00" w:val="clear"/>
          </w:tcPr>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A0">
            <w:pPr>
              <w:numPr>
                <w:ilvl w:val="0"/>
                <w:numId w:val="19"/>
              </w:numPr>
              <w:spacing w:after="0" w:afterAutospacing="0" w:before="240" w:lineRule="auto"/>
              <w:ind w:left="425.1968503937013" w:hanging="360"/>
              <w:rPr>
                <w:sz w:val="20"/>
                <w:szCs w:val="20"/>
              </w:rPr>
            </w:pPr>
            <w:r w:rsidDel="00000000" w:rsidR="00000000" w:rsidRPr="00000000">
              <w:rPr>
                <w:sz w:val="20"/>
                <w:szCs w:val="20"/>
                <w:rtl w:val="0"/>
              </w:rPr>
              <w:t xml:space="preserve">Jammer saku</w:t>
            </w:r>
          </w:p>
          <w:p w:rsidR="00000000" w:rsidDel="00000000" w:rsidP="00000000" w:rsidRDefault="00000000" w:rsidRPr="00000000" w14:paraId="00001FA1">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Criptosoft V.31 Penyadap GSM N9</w:t>
            </w:r>
          </w:p>
          <w:p w:rsidR="00000000" w:rsidDel="00000000" w:rsidP="00000000" w:rsidRDefault="00000000" w:rsidRPr="00000000" w14:paraId="00001FA2">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Penyadap GSM X005</w:t>
            </w:r>
          </w:p>
          <w:p w:rsidR="00000000" w:rsidDel="00000000" w:rsidP="00000000" w:rsidRDefault="00000000" w:rsidRPr="00000000" w14:paraId="00001FA3">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Telepon recorder</w:t>
            </w:r>
          </w:p>
          <w:p w:rsidR="00000000" w:rsidDel="00000000" w:rsidP="00000000" w:rsidRDefault="00000000" w:rsidRPr="00000000" w14:paraId="00001FA4">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Nokia N97</w:t>
            </w:r>
          </w:p>
          <w:p w:rsidR="00000000" w:rsidDel="00000000" w:rsidP="00000000" w:rsidRDefault="00000000" w:rsidRPr="00000000" w14:paraId="00001FA5">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Data Voice Terminal VR 2010</w:t>
            </w:r>
          </w:p>
          <w:p w:rsidR="00000000" w:rsidDel="00000000" w:rsidP="00000000" w:rsidRDefault="00000000" w:rsidRPr="00000000" w14:paraId="00001FA6">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SQP 34NCT</w:t>
            </w:r>
          </w:p>
          <w:p w:rsidR="00000000" w:rsidDel="00000000" w:rsidP="00000000" w:rsidRDefault="00000000" w:rsidRPr="00000000" w14:paraId="00001FA7">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Printer IX 300 (SN: 2S)</w:t>
            </w:r>
          </w:p>
          <w:p w:rsidR="00000000" w:rsidDel="00000000" w:rsidP="00000000" w:rsidRDefault="00000000" w:rsidRPr="00000000" w14:paraId="00001FA8">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CH 3747</w:t>
            </w:r>
          </w:p>
          <w:p w:rsidR="00000000" w:rsidDel="00000000" w:rsidP="00000000" w:rsidRDefault="00000000" w:rsidRPr="00000000" w14:paraId="00001FA9">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HC 570</w:t>
            </w:r>
          </w:p>
          <w:p w:rsidR="00000000" w:rsidDel="00000000" w:rsidP="00000000" w:rsidRDefault="00000000" w:rsidRPr="00000000" w14:paraId="00001FAA">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Stabilizer YR15000</w:t>
            </w:r>
          </w:p>
          <w:p w:rsidR="00000000" w:rsidDel="00000000" w:rsidP="00000000" w:rsidRDefault="00000000" w:rsidRPr="00000000" w14:paraId="00001FAB">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Mesin Tik SN100</w:t>
            </w:r>
          </w:p>
          <w:p w:rsidR="00000000" w:rsidDel="00000000" w:rsidP="00000000" w:rsidRDefault="00000000" w:rsidRPr="00000000" w14:paraId="00001FAC">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Telepon Panasonic KX FP 701 CX</w:t>
            </w:r>
          </w:p>
          <w:p w:rsidR="00000000" w:rsidDel="00000000" w:rsidP="00000000" w:rsidRDefault="00000000" w:rsidRPr="00000000" w14:paraId="00001FAD">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Telepon Panasonic KX FL 422 CX</w:t>
            </w:r>
          </w:p>
          <w:p w:rsidR="00000000" w:rsidDel="00000000" w:rsidP="00000000" w:rsidRDefault="00000000" w:rsidRPr="00000000" w14:paraId="00001FAE">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Telepon Panasonic KX FP 82 CX MACTIO</w:t>
            </w:r>
          </w:p>
          <w:p w:rsidR="00000000" w:rsidDel="00000000" w:rsidP="00000000" w:rsidRDefault="00000000" w:rsidRPr="00000000" w14:paraId="00001FAF">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CR 70001</w:t>
            </w:r>
          </w:p>
          <w:p w:rsidR="00000000" w:rsidDel="00000000" w:rsidP="00000000" w:rsidRDefault="00000000" w:rsidRPr="00000000" w14:paraId="00001FB0">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TT Ide</w:t>
            </w:r>
          </w:p>
          <w:p w:rsidR="00000000" w:rsidDel="00000000" w:rsidP="00000000" w:rsidRDefault="00000000" w:rsidRPr="00000000" w14:paraId="00001FB1">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SN 200</w:t>
            </w:r>
          </w:p>
          <w:p w:rsidR="00000000" w:rsidDel="00000000" w:rsidP="00000000" w:rsidRDefault="00000000" w:rsidRPr="00000000" w14:paraId="00001FB2">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Laptop Dell</w:t>
            </w:r>
          </w:p>
          <w:p w:rsidR="00000000" w:rsidDel="00000000" w:rsidP="00000000" w:rsidRDefault="00000000" w:rsidRPr="00000000" w14:paraId="00001FB3">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HC 530</w:t>
            </w:r>
          </w:p>
          <w:p w:rsidR="00000000" w:rsidDel="00000000" w:rsidP="00000000" w:rsidRDefault="00000000" w:rsidRPr="00000000" w14:paraId="00001FB4">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HC 250</w:t>
            </w:r>
          </w:p>
          <w:p w:rsidR="00000000" w:rsidDel="00000000" w:rsidP="00000000" w:rsidRDefault="00000000" w:rsidRPr="00000000" w14:paraId="00001FB5">
            <w:pPr>
              <w:numPr>
                <w:ilvl w:val="0"/>
                <w:numId w:val="19"/>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CSD 3324</w:t>
            </w:r>
          </w:p>
          <w:p w:rsidR="00000000" w:rsidDel="00000000" w:rsidP="00000000" w:rsidRDefault="00000000" w:rsidRPr="00000000" w14:paraId="00001FB6">
            <w:pPr>
              <w:numPr>
                <w:ilvl w:val="0"/>
                <w:numId w:val="19"/>
              </w:numPr>
              <w:spacing w:after="240" w:before="0" w:beforeAutospacing="0" w:lineRule="auto"/>
              <w:ind w:left="425.1968503937013" w:hanging="360"/>
              <w:rPr>
                <w:sz w:val="20"/>
                <w:szCs w:val="20"/>
              </w:rPr>
            </w:pPr>
            <w:r w:rsidDel="00000000" w:rsidR="00000000" w:rsidRPr="00000000">
              <w:rPr>
                <w:sz w:val="20"/>
                <w:szCs w:val="20"/>
                <w:rtl w:val="0"/>
              </w:rPr>
              <w:t xml:space="preserve">Jammer besar (ruangan)</w:t>
            </w:r>
          </w:p>
        </w:tc>
        <w:tc>
          <w:tcPr>
            <w:shd w:fill="ffff00" w:val="clear"/>
          </w:tcPr>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1FB9">
            <w:pPr>
              <w:spacing w:line="256.8" w:lineRule="auto"/>
              <w:rPr>
                <w:sz w:val="20"/>
                <w:szCs w:val="20"/>
              </w:rPr>
            </w:pPr>
            <w:r w:rsidDel="00000000" w:rsidR="00000000" w:rsidRPr="00000000">
              <w:rPr>
                <w:sz w:val="20"/>
                <w:szCs w:val="20"/>
                <w:rtl w:val="0"/>
              </w:rPr>
              <w:t xml:space="preserve">Perpustakaan</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1FBA">
            <w:pPr>
              <w:spacing w:line="256.8" w:lineRule="auto"/>
              <w:ind w:left="-40" w:right="-40" w:firstLine="0"/>
              <w:jc w:val="center"/>
              <w:rPr>
                <w:sz w:val="20"/>
                <w:szCs w:val="20"/>
              </w:rPr>
            </w:pPr>
            <w:r w:rsidDel="00000000" w:rsidR="00000000" w:rsidRPr="00000000">
              <w:rPr>
                <w:sz w:val="20"/>
                <w:szCs w:val="20"/>
                <w:rtl w:val="0"/>
              </w:rPr>
              <w:t xml:space="preserve">100</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1FBB">
            <w:pPr>
              <w:spacing w:line="256.8" w:lineRule="auto"/>
              <w:ind w:left="-40" w:right="-40" w:firstLine="0"/>
              <w:jc w:val="center"/>
              <w:rPr>
                <w:sz w:val="20"/>
                <w:szCs w:val="20"/>
              </w:rPr>
            </w:pPr>
            <w:r w:rsidDel="00000000" w:rsidR="00000000" w:rsidRPr="00000000">
              <w:rPr>
                <w:sz w:val="20"/>
                <w:szCs w:val="20"/>
                <w:rtl w:val="0"/>
              </w:rPr>
              <w:t xml:space="preserve">1032</w:t>
            </w:r>
          </w:p>
        </w:tc>
        <w:tc>
          <w:tcPr>
            <w:shd w:fill="ffff00" w:val="clear"/>
          </w:tcPr>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BE">
            <w:pPr>
              <w:numPr>
                <w:ilvl w:val="0"/>
                <w:numId w:val="18"/>
              </w:numPr>
              <w:spacing w:after="0" w:afterAutospacing="0" w:before="240" w:lineRule="auto"/>
              <w:ind w:left="425.1968503937013" w:hanging="360"/>
              <w:rPr>
                <w:sz w:val="20"/>
                <w:szCs w:val="20"/>
              </w:rPr>
            </w:pPr>
            <w:r w:rsidDel="00000000" w:rsidR="00000000" w:rsidRPr="00000000">
              <w:rPr>
                <w:sz w:val="20"/>
                <w:szCs w:val="20"/>
                <w:rtl w:val="0"/>
              </w:rPr>
              <w:t xml:space="preserve">Whiteboard</w:t>
            </w:r>
          </w:p>
          <w:p w:rsidR="00000000" w:rsidDel="00000000" w:rsidP="00000000" w:rsidRDefault="00000000" w:rsidRPr="00000000" w14:paraId="00001FBF">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Jam dinding</w:t>
            </w:r>
          </w:p>
          <w:p w:rsidR="00000000" w:rsidDel="00000000" w:rsidP="00000000" w:rsidRDefault="00000000" w:rsidRPr="00000000" w14:paraId="00001FC0">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LCD proyektor</w:t>
            </w:r>
          </w:p>
          <w:p w:rsidR="00000000" w:rsidDel="00000000" w:rsidP="00000000" w:rsidRDefault="00000000" w:rsidRPr="00000000" w14:paraId="00001FC1">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AC</w:t>
            </w:r>
          </w:p>
          <w:p w:rsidR="00000000" w:rsidDel="00000000" w:rsidP="00000000" w:rsidRDefault="00000000" w:rsidRPr="00000000" w14:paraId="00001FC2">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Flipchart</w:t>
            </w:r>
          </w:p>
          <w:p w:rsidR="00000000" w:rsidDel="00000000" w:rsidP="00000000" w:rsidRDefault="00000000" w:rsidRPr="00000000" w14:paraId="00001FC3">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Kabel HDMI</w:t>
            </w:r>
          </w:p>
          <w:p w:rsidR="00000000" w:rsidDel="00000000" w:rsidP="00000000" w:rsidRDefault="00000000" w:rsidRPr="00000000" w14:paraId="00001FC4">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Kabel roll</w:t>
            </w:r>
          </w:p>
          <w:p w:rsidR="00000000" w:rsidDel="00000000" w:rsidP="00000000" w:rsidRDefault="00000000" w:rsidRPr="00000000" w14:paraId="00001FC5">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Jaringan internet</w:t>
            </w:r>
          </w:p>
          <w:p w:rsidR="00000000" w:rsidDel="00000000" w:rsidP="00000000" w:rsidRDefault="00000000" w:rsidRPr="00000000" w14:paraId="00001FC6">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Proyektor</w:t>
            </w:r>
          </w:p>
          <w:p w:rsidR="00000000" w:rsidDel="00000000" w:rsidP="00000000" w:rsidRDefault="00000000" w:rsidRPr="00000000" w14:paraId="00001FC7">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Meja</w:t>
            </w:r>
          </w:p>
          <w:p w:rsidR="00000000" w:rsidDel="00000000" w:rsidP="00000000" w:rsidRDefault="00000000" w:rsidRPr="00000000" w14:paraId="00001FC8">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Kursi</w:t>
            </w:r>
          </w:p>
          <w:p w:rsidR="00000000" w:rsidDel="00000000" w:rsidP="00000000" w:rsidRDefault="00000000" w:rsidRPr="00000000" w14:paraId="00001FC9">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Personal Computer</w:t>
            </w:r>
          </w:p>
          <w:p w:rsidR="00000000" w:rsidDel="00000000" w:rsidP="00000000" w:rsidRDefault="00000000" w:rsidRPr="00000000" w14:paraId="00001FCA">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Televisi</w:t>
            </w:r>
          </w:p>
          <w:p w:rsidR="00000000" w:rsidDel="00000000" w:rsidP="00000000" w:rsidRDefault="00000000" w:rsidRPr="00000000" w14:paraId="00001FCB">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Scanner</w:t>
            </w:r>
          </w:p>
          <w:p w:rsidR="00000000" w:rsidDel="00000000" w:rsidP="00000000" w:rsidRDefault="00000000" w:rsidRPr="00000000" w14:paraId="00001FCC">
            <w:pPr>
              <w:numPr>
                <w:ilvl w:val="0"/>
                <w:numId w:val="18"/>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Printer</w:t>
            </w:r>
          </w:p>
          <w:p w:rsidR="00000000" w:rsidDel="00000000" w:rsidP="00000000" w:rsidRDefault="00000000" w:rsidRPr="00000000" w14:paraId="00001FCD">
            <w:pPr>
              <w:numPr>
                <w:ilvl w:val="0"/>
                <w:numId w:val="18"/>
              </w:numPr>
              <w:spacing w:after="240" w:before="0" w:beforeAutospacing="0" w:lineRule="auto"/>
              <w:ind w:left="425.1968503937013" w:hanging="360"/>
              <w:rPr>
                <w:sz w:val="20"/>
                <w:szCs w:val="20"/>
              </w:rPr>
            </w:pPr>
            <w:r w:rsidDel="00000000" w:rsidR="00000000" w:rsidRPr="00000000">
              <w:rPr>
                <w:sz w:val="20"/>
                <w:szCs w:val="20"/>
                <w:rtl w:val="0"/>
              </w:rPr>
              <w:t xml:space="preserve">Barcode Scanner</w:t>
            </w:r>
          </w:p>
          <w:p w:rsidR="00000000" w:rsidDel="00000000" w:rsidP="00000000" w:rsidRDefault="00000000" w:rsidRPr="00000000" w14:paraId="00001FCE">
            <w:pPr>
              <w:spacing w:after="240" w:before="240" w:lineRule="auto"/>
              <w:ind w:left="425.1968503937013" w:hanging="360"/>
              <w:rPr>
                <w:sz w:val="20"/>
                <w:szCs w:val="20"/>
              </w:rPr>
            </w:pPr>
            <w:r w:rsidDel="00000000" w:rsidR="00000000" w:rsidRPr="00000000">
              <w:rPr>
                <w:rtl w:val="0"/>
              </w:rPr>
            </w:r>
          </w:p>
        </w:tc>
        <w:tc>
          <w:tcPr>
            <w:shd w:fill="ffff00" w:val="clear"/>
          </w:tcPr>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1FD1">
            <w:pPr>
              <w:spacing w:line="256.8" w:lineRule="auto"/>
              <w:rPr>
                <w:sz w:val="20"/>
                <w:szCs w:val="20"/>
              </w:rPr>
            </w:pPr>
            <w:r w:rsidDel="00000000" w:rsidR="00000000" w:rsidRPr="00000000">
              <w:rPr>
                <w:sz w:val="20"/>
                <w:szCs w:val="20"/>
                <w:rtl w:val="0"/>
              </w:rPr>
              <w:t xml:space="preserve">Kelas 1 RSK A</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1FD2">
            <w:pPr>
              <w:spacing w:line="256.8" w:lineRule="auto"/>
              <w:ind w:left="-300" w:firstLine="0"/>
              <w:jc w:val="center"/>
              <w:rPr>
                <w:sz w:val="20"/>
                <w:szCs w:val="20"/>
              </w:rPr>
            </w:pPr>
            <w:r w:rsidDel="00000000" w:rsidR="00000000" w:rsidRPr="00000000">
              <w:rPr>
                <w:sz w:val="20"/>
                <w:szCs w:val="20"/>
                <w:rtl w:val="0"/>
              </w:rPr>
              <w:t xml:space="preserve">25</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1FD3">
            <w:pPr>
              <w:spacing w:line="256.8" w:lineRule="auto"/>
              <w:ind w:left="-300" w:firstLine="0"/>
              <w:jc w:val="center"/>
              <w:rPr>
                <w:sz w:val="20"/>
                <w:szCs w:val="20"/>
              </w:rPr>
            </w:pPr>
            <w:r w:rsidDel="00000000" w:rsidR="00000000" w:rsidRPr="00000000">
              <w:rPr>
                <w:sz w:val="20"/>
                <w:szCs w:val="20"/>
                <w:rtl w:val="0"/>
              </w:rPr>
              <w:t xml:space="preserve">69,5</w:t>
            </w:r>
          </w:p>
        </w:tc>
        <w:tc>
          <w:tcPr>
            <w:shd w:fill="ffff00" w:val="clear"/>
          </w:tcPr>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D6">
            <w:pPr>
              <w:numPr>
                <w:ilvl w:val="0"/>
                <w:numId w:val="5"/>
              </w:numPr>
              <w:spacing w:after="0" w:afterAutospacing="0" w:before="240" w:lineRule="auto"/>
              <w:ind w:left="425.1968503937013" w:hanging="360"/>
              <w:rPr>
                <w:sz w:val="20"/>
                <w:szCs w:val="20"/>
              </w:rPr>
            </w:pPr>
            <w:r w:rsidDel="00000000" w:rsidR="00000000" w:rsidRPr="00000000">
              <w:rPr>
                <w:sz w:val="20"/>
                <w:szCs w:val="20"/>
                <w:rtl w:val="0"/>
              </w:rPr>
              <w:t xml:space="preserve">Whiteboard</w:t>
            </w:r>
          </w:p>
          <w:p w:rsidR="00000000" w:rsidDel="00000000" w:rsidP="00000000" w:rsidRDefault="00000000" w:rsidRPr="00000000" w14:paraId="00001FD7">
            <w:pPr>
              <w:numPr>
                <w:ilvl w:val="0"/>
                <w:numId w:val="5"/>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Glasbox</w:t>
            </w:r>
          </w:p>
          <w:p w:rsidR="00000000" w:rsidDel="00000000" w:rsidP="00000000" w:rsidRDefault="00000000" w:rsidRPr="00000000" w14:paraId="00001FD8">
            <w:pPr>
              <w:numPr>
                <w:ilvl w:val="0"/>
                <w:numId w:val="5"/>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Lemari besi</w:t>
            </w:r>
          </w:p>
          <w:p w:rsidR="00000000" w:rsidDel="00000000" w:rsidP="00000000" w:rsidRDefault="00000000" w:rsidRPr="00000000" w14:paraId="00001FD9">
            <w:pPr>
              <w:numPr>
                <w:ilvl w:val="0"/>
                <w:numId w:val="5"/>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Jam dinding</w:t>
            </w:r>
          </w:p>
          <w:p w:rsidR="00000000" w:rsidDel="00000000" w:rsidP="00000000" w:rsidRDefault="00000000" w:rsidRPr="00000000" w14:paraId="00001FDA">
            <w:pPr>
              <w:numPr>
                <w:ilvl w:val="0"/>
                <w:numId w:val="5"/>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LCD proyektor</w:t>
            </w:r>
          </w:p>
          <w:p w:rsidR="00000000" w:rsidDel="00000000" w:rsidP="00000000" w:rsidRDefault="00000000" w:rsidRPr="00000000" w14:paraId="00001FDB">
            <w:pPr>
              <w:numPr>
                <w:ilvl w:val="0"/>
                <w:numId w:val="5"/>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AC</w:t>
            </w:r>
          </w:p>
          <w:p w:rsidR="00000000" w:rsidDel="00000000" w:rsidP="00000000" w:rsidRDefault="00000000" w:rsidRPr="00000000" w14:paraId="00001FDC">
            <w:pPr>
              <w:numPr>
                <w:ilvl w:val="0"/>
                <w:numId w:val="5"/>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Flipchart</w:t>
            </w:r>
          </w:p>
          <w:p w:rsidR="00000000" w:rsidDel="00000000" w:rsidP="00000000" w:rsidRDefault="00000000" w:rsidRPr="00000000" w14:paraId="00001FDD">
            <w:pPr>
              <w:numPr>
                <w:ilvl w:val="0"/>
                <w:numId w:val="5"/>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Kabel HDMI</w:t>
            </w:r>
          </w:p>
          <w:p w:rsidR="00000000" w:rsidDel="00000000" w:rsidP="00000000" w:rsidRDefault="00000000" w:rsidRPr="00000000" w14:paraId="00001FDE">
            <w:pPr>
              <w:numPr>
                <w:ilvl w:val="0"/>
                <w:numId w:val="5"/>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Kabel roll</w:t>
            </w:r>
          </w:p>
          <w:p w:rsidR="00000000" w:rsidDel="00000000" w:rsidP="00000000" w:rsidRDefault="00000000" w:rsidRPr="00000000" w14:paraId="00001FDF">
            <w:pPr>
              <w:numPr>
                <w:ilvl w:val="0"/>
                <w:numId w:val="5"/>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Jaringan internet</w:t>
            </w:r>
          </w:p>
          <w:p w:rsidR="00000000" w:rsidDel="00000000" w:rsidP="00000000" w:rsidRDefault="00000000" w:rsidRPr="00000000" w14:paraId="00001FE0">
            <w:pPr>
              <w:numPr>
                <w:ilvl w:val="0"/>
                <w:numId w:val="5"/>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Proyektor</w:t>
            </w:r>
          </w:p>
          <w:p w:rsidR="00000000" w:rsidDel="00000000" w:rsidP="00000000" w:rsidRDefault="00000000" w:rsidRPr="00000000" w14:paraId="00001FE1">
            <w:pPr>
              <w:numPr>
                <w:ilvl w:val="0"/>
                <w:numId w:val="5"/>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Meja</w:t>
            </w:r>
          </w:p>
          <w:p w:rsidR="00000000" w:rsidDel="00000000" w:rsidP="00000000" w:rsidRDefault="00000000" w:rsidRPr="00000000" w14:paraId="00001FE2">
            <w:pPr>
              <w:numPr>
                <w:ilvl w:val="0"/>
                <w:numId w:val="5"/>
              </w:numPr>
              <w:spacing w:after="240" w:before="0" w:beforeAutospacing="0" w:lineRule="auto"/>
              <w:ind w:left="425.1968503937013" w:hanging="360"/>
              <w:rPr>
                <w:sz w:val="20"/>
                <w:szCs w:val="20"/>
              </w:rPr>
            </w:pPr>
            <w:r w:rsidDel="00000000" w:rsidR="00000000" w:rsidRPr="00000000">
              <w:rPr>
                <w:sz w:val="20"/>
                <w:szCs w:val="20"/>
                <w:rtl w:val="0"/>
              </w:rPr>
              <w:t xml:space="preserve">Kursi</w:t>
            </w:r>
          </w:p>
        </w:tc>
        <w:tc>
          <w:tcPr>
            <w:shd w:fill="ffff00" w:val="clear"/>
          </w:tcPr>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1FE5">
            <w:pPr>
              <w:spacing w:line="256.8" w:lineRule="auto"/>
              <w:rPr>
                <w:sz w:val="20"/>
                <w:szCs w:val="20"/>
              </w:rPr>
            </w:pPr>
            <w:r w:rsidDel="00000000" w:rsidR="00000000" w:rsidRPr="00000000">
              <w:rPr>
                <w:sz w:val="20"/>
                <w:szCs w:val="20"/>
                <w:rtl w:val="0"/>
              </w:rPr>
              <w:t xml:space="preserve">Kelas 1 RSK B</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1FE6">
            <w:pPr>
              <w:spacing w:line="256.8" w:lineRule="auto"/>
              <w:ind w:left="-300" w:firstLine="0"/>
              <w:jc w:val="center"/>
              <w:rPr>
                <w:sz w:val="20"/>
                <w:szCs w:val="20"/>
              </w:rPr>
            </w:pPr>
            <w:r w:rsidDel="00000000" w:rsidR="00000000" w:rsidRPr="00000000">
              <w:rPr>
                <w:sz w:val="20"/>
                <w:szCs w:val="20"/>
                <w:rtl w:val="0"/>
              </w:rPr>
              <w:t xml:space="preserve">14</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1FE7">
            <w:pPr>
              <w:spacing w:line="256.8" w:lineRule="auto"/>
              <w:ind w:left="-300" w:firstLine="0"/>
              <w:jc w:val="center"/>
              <w:rPr>
                <w:sz w:val="20"/>
                <w:szCs w:val="20"/>
              </w:rPr>
            </w:pPr>
            <w:r w:rsidDel="00000000" w:rsidR="00000000" w:rsidRPr="00000000">
              <w:rPr>
                <w:sz w:val="20"/>
                <w:szCs w:val="20"/>
                <w:rtl w:val="0"/>
              </w:rPr>
              <w:t xml:space="preserve">38</w:t>
            </w:r>
          </w:p>
        </w:tc>
        <w:tc>
          <w:tcPr>
            <w:shd w:fill="ffff00" w:val="clear"/>
          </w:tcPr>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EA">
            <w:pPr>
              <w:numPr>
                <w:ilvl w:val="0"/>
                <w:numId w:val="23"/>
              </w:numPr>
              <w:spacing w:after="0" w:afterAutospacing="0" w:before="240" w:lineRule="auto"/>
              <w:ind w:left="425.1968503937013" w:hanging="360"/>
              <w:rPr>
                <w:sz w:val="20"/>
                <w:szCs w:val="20"/>
              </w:rPr>
            </w:pPr>
            <w:r w:rsidDel="00000000" w:rsidR="00000000" w:rsidRPr="00000000">
              <w:rPr>
                <w:sz w:val="20"/>
                <w:szCs w:val="20"/>
                <w:rtl w:val="0"/>
              </w:rPr>
              <w:t xml:space="preserve">Whiteboard</w:t>
            </w:r>
          </w:p>
          <w:p w:rsidR="00000000" w:rsidDel="00000000" w:rsidP="00000000" w:rsidRDefault="00000000" w:rsidRPr="00000000" w14:paraId="00001FEB">
            <w:pPr>
              <w:numPr>
                <w:ilvl w:val="0"/>
                <w:numId w:val="23"/>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Glasbox</w:t>
            </w:r>
          </w:p>
          <w:p w:rsidR="00000000" w:rsidDel="00000000" w:rsidP="00000000" w:rsidRDefault="00000000" w:rsidRPr="00000000" w14:paraId="00001FEC">
            <w:pPr>
              <w:numPr>
                <w:ilvl w:val="0"/>
                <w:numId w:val="23"/>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Lemari besi</w:t>
            </w:r>
          </w:p>
          <w:p w:rsidR="00000000" w:rsidDel="00000000" w:rsidP="00000000" w:rsidRDefault="00000000" w:rsidRPr="00000000" w14:paraId="00001FED">
            <w:pPr>
              <w:numPr>
                <w:ilvl w:val="0"/>
                <w:numId w:val="23"/>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Jam dinding</w:t>
            </w:r>
          </w:p>
          <w:p w:rsidR="00000000" w:rsidDel="00000000" w:rsidP="00000000" w:rsidRDefault="00000000" w:rsidRPr="00000000" w14:paraId="00001FEE">
            <w:pPr>
              <w:numPr>
                <w:ilvl w:val="0"/>
                <w:numId w:val="23"/>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LCD proyektor</w:t>
            </w:r>
          </w:p>
          <w:p w:rsidR="00000000" w:rsidDel="00000000" w:rsidP="00000000" w:rsidRDefault="00000000" w:rsidRPr="00000000" w14:paraId="00001FEF">
            <w:pPr>
              <w:numPr>
                <w:ilvl w:val="0"/>
                <w:numId w:val="23"/>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AC</w:t>
            </w:r>
          </w:p>
          <w:p w:rsidR="00000000" w:rsidDel="00000000" w:rsidP="00000000" w:rsidRDefault="00000000" w:rsidRPr="00000000" w14:paraId="00001FF0">
            <w:pPr>
              <w:numPr>
                <w:ilvl w:val="0"/>
                <w:numId w:val="23"/>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Flipchart</w:t>
            </w:r>
          </w:p>
          <w:p w:rsidR="00000000" w:rsidDel="00000000" w:rsidP="00000000" w:rsidRDefault="00000000" w:rsidRPr="00000000" w14:paraId="00001FF1">
            <w:pPr>
              <w:numPr>
                <w:ilvl w:val="0"/>
                <w:numId w:val="23"/>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Kabel HDMI</w:t>
            </w:r>
          </w:p>
          <w:p w:rsidR="00000000" w:rsidDel="00000000" w:rsidP="00000000" w:rsidRDefault="00000000" w:rsidRPr="00000000" w14:paraId="00001FF2">
            <w:pPr>
              <w:numPr>
                <w:ilvl w:val="0"/>
                <w:numId w:val="23"/>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Kabel roll</w:t>
            </w:r>
          </w:p>
          <w:p w:rsidR="00000000" w:rsidDel="00000000" w:rsidP="00000000" w:rsidRDefault="00000000" w:rsidRPr="00000000" w14:paraId="00001FF3">
            <w:pPr>
              <w:numPr>
                <w:ilvl w:val="0"/>
                <w:numId w:val="23"/>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Jaringan internet</w:t>
            </w:r>
          </w:p>
          <w:p w:rsidR="00000000" w:rsidDel="00000000" w:rsidP="00000000" w:rsidRDefault="00000000" w:rsidRPr="00000000" w14:paraId="00001FF4">
            <w:pPr>
              <w:numPr>
                <w:ilvl w:val="0"/>
                <w:numId w:val="23"/>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Proyektor</w:t>
            </w:r>
          </w:p>
          <w:p w:rsidR="00000000" w:rsidDel="00000000" w:rsidP="00000000" w:rsidRDefault="00000000" w:rsidRPr="00000000" w14:paraId="00001FF5">
            <w:pPr>
              <w:numPr>
                <w:ilvl w:val="0"/>
                <w:numId w:val="23"/>
              </w:numPr>
              <w:spacing w:after="0" w:afterAutospacing="0" w:before="0" w:beforeAutospacing="0" w:lineRule="auto"/>
              <w:ind w:left="425.1968503937013" w:hanging="360"/>
              <w:rPr>
                <w:sz w:val="20"/>
                <w:szCs w:val="20"/>
              </w:rPr>
            </w:pPr>
            <w:r w:rsidDel="00000000" w:rsidR="00000000" w:rsidRPr="00000000">
              <w:rPr>
                <w:sz w:val="20"/>
                <w:szCs w:val="20"/>
                <w:rtl w:val="0"/>
              </w:rPr>
              <w:t xml:space="preserve">Meja</w:t>
            </w:r>
          </w:p>
          <w:p w:rsidR="00000000" w:rsidDel="00000000" w:rsidP="00000000" w:rsidRDefault="00000000" w:rsidRPr="00000000" w14:paraId="00001FF6">
            <w:pPr>
              <w:numPr>
                <w:ilvl w:val="0"/>
                <w:numId w:val="23"/>
              </w:numPr>
              <w:spacing w:after="240" w:before="0" w:beforeAutospacing="0" w:lineRule="auto"/>
              <w:ind w:left="425.1968503937013" w:hanging="360"/>
              <w:rPr>
                <w:sz w:val="20"/>
                <w:szCs w:val="20"/>
              </w:rPr>
            </w:pPr>
            <w:r w:rsidDel="00000000" w:rsidR="00000000" w:rsidRPr="00000000">
              <w:rPr>
                <w:sz w:val="20"/>
                <w:szCs w:val="20"/>
                <w:rtl w:val="0"/>
              </w:rPr>
              <w:t xml:space="preserve">kursi</w:t>
              <w:br w:type="textWrapping"/>
            </w:r>
          </w:p>
          <w:p w:rsidR="00000000" w:rsidDel="00000000" w:rsidP="00000000" w:rsidRDefault="00000000" w:rsidRPr="00000000" w14:paraId="00001FF7">
            <w:pPr>
              <w:spacing w:after="240" w:before="240" w:lineRule="auto"/>
              <w:ind w:left="425.1968503937013" w:hanging="360"/>
              <w:rPr>
                <w:sz w:val="20"/>
                <w:szCs w:val="20"/>
              </w:rPr>
            </w:pPr>
            <w:r w:rsidDel="00000000" w:rsidR="00000000" w:rsidRPr="00000000">
              <w:rPr>
                <w:rtl w:val="0"/>
              </w:rPr>
            </w:r>
          </w:p>
        </w:tc>
        <w:tc>
          <w:tcPr>
            <w:shd w:fill="ffff00" w:val="clear"/>
          </w:tcPr>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1FFA">
            <w:pPr>
              <w:spacing w:line="256.8" w:lineRule="auto"/>
              <w:rPr>
                <w:sz w:val="20"/>
                <w:szCs w:val="20"/>
              </w:rPr>
            </w:pPr>
            <w:r w:rsidDel="00000000" w:rsidR="00000000" w:rsidRPr="00000000">
              <w:rPr>
                <w:rFonts w:ascii="Calibri" w:cs="Calibri" w:eastAsia="Calibri" w:hAnsi="Calibri"/>
                <w:sz w:val="20"/>
                <w:szCs w:val="20"/>
                <w:rtl w:val="0"/>
              </w:rPr>
              <w:t xml:space="preserve">Kelas 1 RPLK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1FFB">
            <w:pPr>
              <w:spacing w:line="256.8" w:lineRule="auto"/>
              <w:ind w:left="-300" w:firstLine="0"/>
              <w:jc w:val="center"/>
              <w:rPr>
                <w:sz w:val="20"/>
                <w:szCs w:val="20"/>
              </w:rPr>
            </w:pPr>
            <w:r w:rsidDel="00000000" w:rsidR="00000000" w:rsidRPr="00000000">
              <w:rPr>
                <w:sz w:val="20"/>
                <w:szCs w:val="20"/>
                <w:rtl w:val="0"/>
              </w:rPr>
              <w:t xml:space="preserve">15</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1FFC">
            <w:pPr>
              <w:spacing w:line="256.8" w:lineRule="auto"/>
              <w:ind w:left="-300" w:firstLine="0"/>
              <w:jc w:val="center"/>
              <w:rPr>
                <w:sz w:val="20"/>
                <w:szCs w:val="20"/>
              </w:rPr>
            </w:pPr>
            <w:r w:rsidDel="00000000" w:rsidR="00000000" w:rsidRPr="00000000">
              <w:rPr>
                <w:sz w:val="20"/>
                <w:szCs w:val="20"/>
                <w:rtl w:val="0"/>
              </w:rPr>
              <w:t xml:space="preserve">48</w:t>
            </w:r>
          </w:p>
        </w:tc>
        <w:tc>
          <w:tcPr>
            <w:shd w:fill="ffff00" w:val="clear"/>
          </w:tcPr>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1FFF">
            <w:pPr>
              <w:numPr>
                <w:ilvl w:val="0"/>
                <w:numId w:val="3"/>
              </w:numPr>
              <w:spacing w:line="256.8" w:lineRule="auto"/>
              <w:ind w:left="425.1968503937013" w:hanging="360"/>
              <w:rPr>
                <w:sz w:val="20"/>
                <w:szCs w:val="20"/>
                <w:u w:val="none"/>
              </w:rPr>
            </w:pPr>
            <w:r w:rsidDel="00000000" w:rsidR="00000000" w:rsidRPr="00000000">
              <w:rPr>
                <w:sz w:val="20"/>
                <w:szCs w:val="20"/>
                <w:rtl w:val="0"/>
              </w:rPr>
              <w:t xml:space="preserve">Whiteboard</w:t>
            </w:r>
          </w:p>
          <w:p w:rsidR="00000000" w:rsidDel="00000000" w:rsidP="00000000" w:rsidRDefault="00000000" w:rsidRPr="00000000" w14:paraId="00002000">
            <w:pPr>
              <w:spacing w:after="20" w:line="256.8" w:lineRule="auto"/>
              <w:ind w:left="425.1968503937013" w:hanging="360"/>
              <w:rPr>
                <w:sz w:val="20"/>
                <w:szCs w:val="20"/>
              </w:rPr>
            </w:pPr>
            <w:r w:rsidDel="00000000" w:rsidR="00000000" w:rsidRPr="00000000">
              <w:rPr>
                <w:sz w:val="20"/>
                <w:szCs w:val="20"/>
                <w:rtl w:val="0"/>
              </w:rPr>
              <w:t xml:space="preserve">2.</w:t>
            </w:r>
            <w:r w:rsidDel="00000000" w:rsidR="00000000" w:rsidRPr="00000000">
              <w:rPr>
                <w:sz w:val="14"/>
                <w:szCs w:val="14"/>
                <w:rtl w:val="0"/>
              </w:rPr>
              <w:tab/>
            </w:r>
            <w:r w:rsidDel="00000000" w:rsidR="00000000" w:rsidRPr="00000000">
              <w:rPr>
                <w:sz w:val="20"/>
                <w:szCs w:val="20"/>
                <w:rtl w:val="0"/>
              </w:rPr>
              <w:t xml:space="preserve">Glasbox</w:t>
            </w:r>
          </w:p>
          <w:p w:rsidR="00000000" w:rsidDel="00000000" w:rsidP="00000000" w:rsidRDefault="00000000" w:rsidRPr="00000000" w14:paraId="00002001">
            <w:pPr>
              <w:spacing w:after="20" w:line="256.8" w:lineRule="auto"/>
              <w:ind w:left="425.1968503937013" w:hanging="360"/>
              <w:rPr>
                <w:sz w:val="20"/>
                <w:szCs w:val="20"/>
              </w:rPr>
            </w:pPr>
            <w:r w:rsidDel="00000000" w:rsidR="00000000" w:rsidRPr="00000000">
              <w:rPr>
                <w:sz w:val="20"/>
                <w:szCs w:val="20"/>
                <w:rtl w:val="0"/>
              </w:rPr>
              <w:t xml:space="preserve">3.</w:t>
            </w:r>
            <w:r w:rsidDel="00000000" w:rsidR="00000000" w:rsidRPr="00000000">
              <w:rPr>
                <w:sz w:val="14"/>
                <w:szCs w:val="14"/>
                <w:rtl w:val="0"/>
              </w:rPr>
              <w:tab/>
            </w:r>
            <w:r w:rsidDel="00000000" w:rsidR="00000000" w:rsidRPr="00000000">
              <w:rPr>
                <w:sz w:val="20"/>
                <w:szCs w:val="20"/>
                <w:rtl w:val="0"/>
              </w:rPr>
              <w:t xml:space="preserve">Lemari besi</w:t>
            </w:r>
          </w:p>
          <w:p w:rsidR="00000000" w:rsidDel="00000000" w:rsidP="00000000" w:rsidRDefault="00000000" w:rsidRPr="00000000" w14:paraId="00002002">
            <w:pPr>
              <w:spacing w:after="20" w:line="256.8" w:lineRule="auto"/>
              <w:ind w:left="425.1968503937013" w:hanging="360"/>
              <w:rPr>
                <w:sz w:val="20"/>
                <w:szCs w:val="20"/>
              </w:rPr>
            </w:pPr>
            <w:r w:rsidDel="00000000" w:rsidR="00000000" w:rsidRPr="00000000">
              <w:rPr>
                <w:sz w:val="20"/>
                <w:szCs w:val="20"/>
                <w:rtl w:val="0"/>
              </w:rPr>
              <w:t xml:space="preserve">4.</w:t>
            </w:r>
            <w:r w:rsidDel="00000000" w:rsidR="00000000" w:rsidRPr="00000000">
              <w:rPr>
                <w:sz w:val="14"/>
                <w:szCs w:val="14"/>
                <w:rtl w:val="0"/>
              </w:rPr>
              <w:tab/>
            </w:r>
            <w:r w:rsidDel="00000000" w:rsidR="00000000" w:rsidRPr="00000000">
              <w:rPr>
                <w:sz w:val="20"/>
                <w:szCs w:val="20"/>
                <w:rtl w:val="0"/>
              </w:rPr>
              <w:t xml:space="preserve">Jam dinding</w:t>
            </w:r>
          </w:p>
          <w:p w:rsidR="00000000" w:rsidDel="00000000" w:rsidP="00000000" w:rsidRDefault="00000000" w:rsidRPr="00000000" w14:paraId="00002003">
            <w:pPr>
              <w:spacing w:line="256.8" w:lineRule="auto"/>
              <w:ind w:left="425.1968503937013" w:hanging="360"/>
              <w:rPr>
                <w:sz w:val="20"/>
                <w:szCs w:val="20"/>
              </w:rPr>
            </w:pPr>
            <w:r w:rsidDel="00000000" w:rsidR="00000000" w:rsidRPr="00000000">
              <w:rPr>
                <w:sz w:val="20"/>
                <w:szCs w:val="20"/>
                <w:rtl w:val="0"/>
              </w:rPr>
              <w:t xml:space="preserve">5.</w:t>
            </w:r>
            <w:r w:rsidDel="00000000" w:rsidR="00000000" w:rsidRPr="00000000">
              <w:rPr>
                <w:sz w:val="14"/>
                <w:szCs w:val="14"/>
                <w:rtl w:val="0"/>
              </w:rPr>
              <w:tab/>
            </w:r>
            <w:r w:rsidDel="00000000" w:rsidR="00000000" w:rsidRPr="00000000">
              <w:rPr>
                <w:sz w:val="20"/>
                <w:szCs w:val="20"/>
                <w:rtl w:val="0"/>
              </w:rPr>
              <w:t xml:space="preserve">LCD proyektor </w:t>
            </w:r>
          </w:p>
          <w:p w:rsidR="00000000" w:rsidDel="00000000" w:rsidP="00000000" w:rsidRDefault="00000000" w:rsidRPr="00000000" w14:paraId="00002004">
            <w:pPr>
              <w:spacing w:after="20" w:line="256.8" w:lineRule="auto"/>
              <w:ind w:left="425.1968503937013" w:hanging="360"/>
              <w:rPr>
                <w:sz w:val="20"/>
                <w:szCs w:val="20"/>
              </w:rPr>
            </w:pPr>
            <w:r w:rsidDel="00000000" w:rsidR="00000000" w:rsidRPr="00000000">
              <w:rPr>
                <w:sz w:val="20"/>
                <w:szCs w:val="20"/>
                <w:rtl w:val="0"/>
              </w:rPr>
              <w:t xml:space="preserve">6.</w:t>
            </w:r>
            <w:r w:rsidDel="00000000" w:rsidR="00000000" w:rsidRPr="00000000">
              <w:rPr>
                <w:sz w:val="14"/>
                <w:szCs w:val="14"/>
                <w:rtl w:val="0"/>
              </w:rPr>
              <w:tab/>
            </w:r>
            <w:r w:rsidDel="00000000" w:rsidR="00000000" w:rsidRPr="00000000">
              <w:rPr>
                <w:sz w:val="20"/>
                <w:szCs w:val="20"/>
                <w:rtl w:val="0"/>
              </w:rPr>
              <w:t xml:space="preserve">AC</w:t>
            </w:r>
          </w:p>
          <w:p w:rsidR="00000000" w:rsidDel="00000000" w:rsidP="00000000" w:rsidRDefault="00000000" w:rsidRPr="00000000" w14:paraId="00002005">
            <w:pPr>
              <w:spacing w:after="20" w:line="256.8" w:lineRule="auto"/>
              <w:ind w:left="425.1968503937013" w:hanging="360"/>
              <w:rPr>
                <w:sz w:val="20"/>
                <w:szCs w:val="20"/>
              </w:rPr>
            </w:pPr>
            <w:r w:rsidDel="00000000" w:rsidR="00000000" w:rsidRPr="00000000">
              <w:rPr>
                <w:sz w:val="20"/>
                <w:szCs w:val="20"/>
                <w:rtl w:val="0"/>
              </w:rPr>
              <w:t xml:space="preserve">7.</w:t>
            </w:r>
            <w:r w:rsidDel="00000000" w:rsidR="00000000" w:rsidRPr="00000000">
              <w:rPr>
                <w:sz w:val="14"/>
                <w:szCs w:val="14"/>
                <w:rtl w:val="0"/>
              </w:rPr>
              <w:tab/>
            </w:r>
            <w:r w:rsidDel="00000000" w:rsidR="00000000" w:rsidRPr="00000000">
              <w:rPr>
                <w:sz w:val="20"/>
                <w:szCs w:val="20"/>
                <w:rtl w:val="0"/>
              </w:rPr>
              <w:t xml:space="preserve">Flipchart</w:t>
            </w:r>
          </w:p>
          <w:p w:rsidR="00000000" w:rsidDel="00000000" w:rsidP="00000000" w:rsidRDefault="00000000" w:rsidRPr="00000000" w14:paraId="00002006">
            <w:pPr>
              <w:spacing w:after="20" w:line="256.8" w:lineRule="auto"/>
              <w:ind w:left="425.1968503937013" w:hanging="360"/>
              <w:rPr>
                <w:sz w:val="20"/>
                <w:szCs w:val="20"/>
              </w:rPr>
            </w:pPr>
            <w:r w:rsidDel="00000000" w:rsidR="00000000" w:rsidRPr="00000000">
              <w:rPr>
                <w:sz w:val="20"/>
                <w:szCs w:val="20"/>
                <w:rtl w:val="0"/>
              </w:rPr>
              <w:t xml:space="preserve">8.</w:t>
            </w:r>
            <w:r w:rsidDel="00000000" w:rsidR="00000000" w:rsidRPr="00000000">
              <w:rPr>
                <w:sz w:val="14"/>
                <w:szCs w:val="14"/>
                <w:rtl w:val="0"/>
              </w:rPr>
              <w:tab/>
            </w:r>
            <w:r w:rsidDel="00000000" w:rsidR="00000000" w:rsidRPr="00000000">
              <w:rPr>
                <w:sz w:val="20"/>
                <w:szCs w:val="20"/>
                <w:rtl w:val="0"/>
              </w:rPr>
              <w:t xml:space="preserve">Kabel HDMI</w:t>
            </w:r>
          </w:p>
          <w:p w:rsidR="00000000" w:rsidDel="00000000" w:rsidP="00000000" w:rsidRDefault="00000000" w:rsidRPr="00000000" w14:paraId="00002007">
            <w:pPr>
              <w:spacing w:after="20" w:line="256.8" w:lineRule="auto"/>
              <w:ind w:left="425.1968503937013" w:hanging="360"/>
              <w:rPr>
                <w:sz w:val="20"/>
                <w:szCs w:val="20"/>
              </w:rPr>
            </w:pPr>
            <w:r w:rsidDel="00000000" w:rsidR="00000000" w:rsidRPr="00000000">
              <w:rPr>
                <w:sz w:val="20"/>
                <w:szCs w:val="20"/>
                <w:rtl w:val="0"/>
              </w:rPr>
              <w:t xml:space="preserve">9.</w:t>
            </w:r>
            <w:r w:rsidDel="00000000" w:rsidR="00000000" w:rsidRPr="00000000">
              <w:rPr>
                <w:sz w:val="14"/>
                <w:szCs w:val="14"/>
                <w:rtl w:val="0"/>
              </w:rPr>
              <w:tab/>
            </w:r>
            <w:r w:rsidDel="00000000" w:rsidR="00000000" w:rsidRPr="00000000">
              <w:rPr>
                <w:sz w:val="20"/>
                <w:szCs w:val="20"/>
                <w:rtl w:val="0"/>
              </w:rPr>
              <w:t xml:space="preserve">Kabel roll</w:t>
            </w:r>
          </w:p>
          <w:p w:rsidR="00000000" w:rsidDel="00000000" w:rsidP="00000000" w:rsidRDefault="00000000" w:rsidRPr="00000000" w14:paraId="00002008">
            <w:pPr>
              <w:spacing w:after="20" w:line="256.8" w:lineRule="auto"/>
              <w:ind w:left="425.1968503937013" w:hanging="360"/>
              <w:rPr>
                <w:sz w:val="20"/>
                <w:szCs w:val="20"/>
              </w:rPr>
            </w:pPr>
            <w:r w:rsidDel="00000000" w:rsidR="00000000" w:rsidRPr="00000000">
              <w:rPr>
                <w:sz w:val="20"/>
                <w:szCs w:val="20"/>
                <w:rtl w:val="0"/>
              </w:rPr>
              <w:t xml:space="preserve">10.</w:t>
            </w:r>
            <w:r w:rsidDel="00000000" w:rsidR="00000000" w:rsidRPr="00000000">
              <w:rPr>
                <w:sz w:val="14"/>
                <w:szCs w:val="14"/>
                <w:rtl w:val="0"/>
              </w:rPr>
              <w:t xml:space="preserve"> </w:t>
            </w:r>
            <w:r w:rsidDel="00000000" w:rsidR="00000000" w:rsidRPr="00000000">
              <w:rPr>
                <w:sz w:val="20"/>
                <w:szCs w:val="20"/>
                <w:rtl w:val="0"/>
              </w:rPr>
              <w:t xml:space="preserve">Jaringan internet</w:t>
            </w:r>
          </w:p>
          <w:p w:rsidR="00000000" w:rsidDel="00000000" w:rsidP="00000000" w:rsidRDefault="00000000" w:rsidRPr="00000000" w14:paraId="00002009">
            <w:pPr>
              <w:spacing w:after="20" w:line="256.8" w:lineRule="auto"/>
              <w:ind w:left="425.1968503937013" w:hanging="360"/>
              <w:rPr>
                <w:sz w:val="20"/>
                <w:szCs w:val="20"/>
              </w:rPr>
            </w:pPr>
            <w:r w:rsidDel="00000000" w:rsidR="00000000" w:rsidRPr="00000000">
              <w:rPr>
                <w:sz w:val="20"/>
                <w:szCs w:val="20"/>
                <w:rtl w:val="0"/>
              </w:rPr>
              <w:t xml:space="preserve">11.</w:t>
            </w:r>
            <w:r w:rsidDel="00000000" w:rsidR="00000000" w:rsidRPr="00000000">
              <w:rPr>
                <w:sz w:val="14"/>
                <w:szCs w:val="14"/>
                <w:rtl w:val="0"/>
              </w:rPr>
              <w:t xml:space="preserve"> </w:t>
            </w:r>
            <w:r w:rsidDel="00000000" w:rsidR="00000000" w:rsidRPr="00000000">
              <w:rPr>
                <w:sz w:val="20"/>
                <w:szCs w:val="20"/>
                <w:rtl w:val="0"/>
              </w:rPr>
              <w:t xml:space="preserve">Proyektor</w:t>
            </w:r>
          </w:p>
          <w:p w:rsidR="00000000" w:rsidDel="00000000" w:rsidP="00000000" w:rsidRDefault="00000000" w:rsidRPr="00000000" w14:paraId="0000200A">
            <w:pPr>
              <w:spacing w:line="256.8" w:lineRule="auto"/>
              <w:ind w:left="425.1968503937013" w:hanging="360"/>
              <w:rPr>
                <w:sz w:val="20"/>
                <w:szCs w:val="20"/>
              </w:rPr>
            </w:pPr>
            <w:r w:rsidDel="00000000" w:rsidR="00000000" w:rsidRPr="00000000">
              <w:rPr>
                <w:sz w:val="20"/>
                <w:szCs w:val="20"/>
                <w:rtl w:val="0"/>
              </w:rPr>
              <w:t xml:space="preserve">12.</w:t>
            </w:r>
            <w:r w:rsidDel="00000000" w:rsidR="00000000" w:rsidRPr="00000000">
              <w:rPr>
                <w:sz w:val="14"/>
                <w:szCs w:val="14"/>
                <w:rtl w:val="0"/>
              </w:rPr>
              <w:t xml:space="preserve"> </w:t>
            </w:r>
            <w:r w:rsidDel="00000000" w:rsidR="00000000" w:rsidRPr="00000000">
              <w:rPr>
                <w:sz w:val="20"/>
                <w:szCs w:val="20"/>
                <w:rtl w:val="0"/>
              </w:rPr>
              <w:t xml:space="preserve">Meja</w:t>
            </w:r>
          </w:p>
          <w:p w:rsidR="00000000" w:rsidDel="00000000" w:rsidP="00000000" w:rsidRDefault="00000000" w:rsidRPr="00000000" w14:paraId="0000200B">
            <w:pPr>
              <w:spacing w:line="256.8" w:lineRule="auto"/>
              <w:ind w:left="425.1968503937013" w:hanging="360"/>
              <w:rPr>
                <w:sz w:val="20"/>
                <w:szCs w:val="20"/>
              </w:rPr>
            </w:pPr>
            <w:r w:rsidDel="00000000" w:rsidR="00000000" w:rsidRPr="00000000">
              <w:rPr>
                <w:sz w:val="20"/>
                <w:szCs w:val="20"/>
                <w:rtl w:val="0"/>
              </w:rPr>
              <w:t xml:space="preserve">13. </w:t>
            </w:r>
            <w:r w:rsidDel="00000000" w:rsidR="00000000" w:rsidRPr="00000000">
              <w:rPr>
                <w:rFonts w:ascii="Calibri" w:cs="Calibri" w:eastAsia="Calibri" w:hAnsi="Calibri"/>
                <w:sz w:val="20"/>
                <w:szCs w:val="20"/>
                <w:rtl w:val="0"/>
              </w:rPr>
              <w:t xml:space="preserve">Kursi </w:t>
            </w:r>
            <w:r w:rsidDel="00000000" w:rsidR="00000000" w:rsidRPr="00000000">
              <w:rPr>
                <w:rtl w:val="0"/>
              </w:rPr>
            </w:r>
          </w:p>
        </w:tc>
        <w:tc>
          <w:tcPr>
            <w:shd w:fill="ffff00" w:val="clear"/>
          </w:tcPr>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200E">
            <w:pPr>
              <w:spacing w:line="256.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Kelas 2 RSK </w:t>
            </w: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5" w:val="single"/>
              <w:left w:color="000000" w:space="0" w:sz="5" w:val="single"/>
              <w:bottom w:color="000000" w:space="0" w:sz="10"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0F">
            <w:pPr>
              <w:spacing w:line="256.8" w:lineRule="auto"/>
              <w:ind w:left="-300" w:firstLine="0"/>
              <w:jc w:val="center"/>
              <w:rPr>
                <w:sz w:val="20"/>
                <w:szCs w:val="20"/>
              </w:rPr>
            </w:pPr>
            <w:r w:rsidDel="00000000" w:rsidR="00000000" w:rsidRPr="00000000">
              <w:rPr>
                <w:sz w:val="20"/>
                <w:szCs w:val="20"/>
                <w:rtl w:val="0"/>
              </w:rPr>
              <w:t xml:space="preserve">15</w:t>
            </w:r>
          </w:p>
        </w:tc>
        <w:tc>
          <w:tcPr>
            <w:tcBorders>
              <w:top w:color="000000" w:space="0" w:sz="5" w:val="single"/>
              <w:left w:color="000000" w:space="0" w:sz="0" w:val="nil"/>
              <w:bottom w:color="000000" w:space="0" w:sz="10"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10">
            <w:pPr>
              <w:spacing w:line="256.8" w:lineRule="auto"/>
              <w:ind w:left="-140" w:firstLine="0"/>
              <w:jc w:val="center"/>
              <w:rPr>
                <w:sz w:val="20"/>
                <w:szCs w:val="20"/>
              </w:rPr>
            </w:pPr>
            <w:r w:rsidDel="00000000" w:rsidR="00000000" w:rsidRPr="00000000">
              <w:rPr>
                <w:sz w:val="20"/>
                <w:szCs w:val="20"/>
                <w:rtl w:val="0"/>
              </w:rPr>
              <w:t xml:space="preserve">42,14</w:t>
            </w:r>
          </w:p>
        </w:tc>
        <w:tc>
          <w:tcPr>
            <w:shd w:fill="ffff00" w:val="clear"/>
          </w:tcPr>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13">
            <w:pPr>
              <w:numPr>
                <w:ilvl w:val="0"/>
                <w:numId w:val="22"/>
              </w:numPr>
              <w:spacing w:after="20" w:line="256.8" w:lineRule="auto"/>
              <w:ind w:left="425.1968503937013" w:hanging="360"/>
              <w:rPr>
                <w:sz w:val="20"/>
                <w:szCs w:val="20"/>
                <w:u w:val="none"/>
              </w:rPr>
            </w:pPr>
            <w:r w:rsidDel="00000000" w:rsidR="00000000" w:rsidRPr="00000000">
              <w:rPr>
                <w:sz w:val="20"/>
                <w:szCs w:val="20"/>
                <w:rtl w:val="0"/>
              </w:rPr>
              <w:t xml:space="preserve">Whiteboard</w:t>
            </w:r>
          </w:p>
          <w:p w:rsidR="00000000" w:rsidDel="00000000" w:rsidP="00000000" w:rsidRDefault="00000000" w:rsidRPr="00000000" w14:paraId="00002014">
            <w:pPr>
              <w:spacing w:after="20" w:line="256.8" w:lineRule="auto"/>
              <w:ind w:left="425.1968503937013" w:hanging="360"/>
              <w:rPr>
                <w:sz w:val="20"/>
                <w:szCs w:val="20"/>
              </w:rPr>
            </w:pPr>
            <w:r w:rsidDel="00000000" w:rsidR="00000000" w:rsidRPr="00000000">
              <w:rPr>
                <w:sz w:val="20"/>
                <w:szCs w:val="20"/>
                <w:rtl w:val="0"/>
              </w:rPr>
              <w:t xml:space="preserve">2.</w:t>
            </w:r>
            <w:r w:rsidDel="00000000" w:rsidR="00000000" w:rsidRPr="00000000">
              <w:rPr>
                <w:sz w:val="14"/>
                <w:szCs w:val="14"/>
                <w:rtl w:val="0"/>
              </w:rPr>
              <w:tab/>
            </w:r>
            <w:r w:rsidDel="00000000" w:rsidR="00000000" w:rsidRPr="00000000">
              <w:rPr>
                <w:sz w:val="20"/>
                <w:szCs w:val="20"/>
                <w:rtl w:val="0"/>
              </w:rPr>
              <w:t xml:space="preserve">Glasbox</w:t>
            </w:r>
          </w:p>
          <w:p w:rsidR="00000000" w:rsidDel="00000000" w:rsidP="00000000" w:rsidRDefault="00000000" w:rsidRPr="00000000" w14:paraId="00002015">
            <w:pPr>
              <w:spacing w:after="20" w:line="256.8" w:lineRule="auto"/>
              <w:ind w:left="425.1968503937013" w:hanging="360"/>
              <w:rPr>
                <w:sz w:val="20"/>
                <w:szCs w:val="20"/>
              </w:rPr>
            </w:pPr>
            <w:r w:rsidDel="00000000" w:rsidR="00000000" w:rsidRPr="00000000">
              <w:rPr>
                <w:sz w:val="20"/>
                <w:szCs w:val="20"/>
                <w:rtl w:val="0"/>
              </w:rPr>
              <w:t xml:space="preserve">3.</w:t>
            </w:r>
            <w:r w:rsidDel="00000000" w:rsidR="00000000" w:rsidRPr="00000000">
              <w:rPr>
                <w:sz w:val="14"/>
                <w:szCs w:val="14"/>
                <w:rtl w:val="0"/>
              </w:rPr>
              <w:tab/>
            </w:r>
            <w:r w:rsidDel="00000000" w:rsidR="00000000" w:rsidRPr="00000000">
              <w:rPr>
                <w:sz w:val="20"/>
                <w:szCs w:val="20"/>
                <w:rtl w:val="0"/>
              </w:rPr>
              <w:t xml:space="preserve">Lemari besi</w:t>
            </w:r>
          </w:p>
          <w:p w:rsidR="00000000" w:rsidDel="00000000" w:rsidP="00000000" w:rsidRDefault="00000000" w:rsidRPr="00000000" w14:paraId="00002016">
            <w:pPr>
              <w:spacing w:after="20" w:line="256.8" w:lineRule="auto"/>
              <w:ind w:left="425.1968503937013" w:hanging="360"/>
              <w:rPr>
                <w:sz w:val="20"/>
                <w:szCs w:val="20"/>
              </w:rPr>
            </w:pPr>
            <w:r w:rsidDel="00000000" w:rsidR="00000000" w:rsidRPr="00000000">
              <w:rPr>
                <w:sz w:val="20"/>
                <w:szCs w:val="20"/>
                <w:rtl w:val="0"/>
              </w:rPr>
              <w:t xml:space="preserve">4.</w:t>
            </w:r>
            <w:r w:rsidDel="00000000" w:rsidR="00000000" w:rsidRPr="00000000">
              <w:rPr>
                <w:sz w:val="14"/>
                <w:szCs w:val="14"/>
                <w:rtl w:val="0"/>
              </w:rPr>
              <w:tab/>
            </w:r>
            <w:r w:rsidDel="00000000" w:rsidR="00000000" w:rsidRPr="00000000">
              <w:rPr>
                <w:sz w:val="20"/>
                <w:szCs w:val="20"/>
                <w:rtl w:val="0"/>
              </w:rPr>
              <w:t xml:space="preserve">Jam dinding</w:t>
            </w:r>
          </w:p>
          <w:p w:rsidR="00000000" w:rsidDel="00000000" w:rsidP="00000000" w:rsidRDefault="00000000" w:rsidRPr="00000000" w14:paraId="00002017">
            <w:pPr>
              <w:spacing w:after="20" w:line="256.8" w:lineRule="auto"/>
              <w:ind w:left="425.1968503937013" w:hanging="360"/>
              <w:rPr>
                <w:sz w:val="20"/>
                <w:szCs w:val="20"/>
              </w:rPr>
            </w:pPr>
            <w:r w:rsidDel="00000000" w:rsidR="00000000" w:rsidRPr="00000000">
              <w:rPr>
                <w:sz w:val="20"/>
                <w:szCs w:val="20"/>
                <w:rtl w:val="0"/>
              </w:rPr>
              <w:t xml:space="preserve">5.</w:t>
            </w:r>
            <w:r w:rsidDel="00000000" w:rsidR="00000000" w:rsidRPr="00000000">
              <w:rPr>
                <w:sz w:val="14"/>
                <w:szCs w:val="14"/>
                <w:rtl w:val="0"/>
              </w:rPr>
              <w:tab/>
            </w:r>
            <w:r w:rsidDel="00000000" w:rsidR="00000000" w:rsidRPr="00000000">
              <w:rPr>
                <w:sz w:val="20"/>
                <w:szCs w:val="20"/>
                <w:rtl w:val="0"/>
              </w:rPr>
              <w:t xml:space="preserve">LCD proyektor </w:t>
            </w:r>
          </w:p>
          <w:p w:rsidR="00000000" w:rsidDel="00000000" w:rsidP="00000000" w:rsidRDefault="00000000" w:rsidRPr="00000000" w14:paraId="00002018">
            <w:pPr>
              <w:spacing w:after="20" w:line="256.8" w:lineRule="auto"/>
              <w:ind w:left="425.1968503937013" w:hanging="360"/>
              <w:rPr>
                <w:sz w:val="20"/>
                <w:szCs w:val="20"/>
              </w:rPr>
            </w:pPr>
            <w:r w:rsidDel="00000000" w:rsidR="00000000" w:rsidRPr="00000000">
              <w:rPr>
                <w:sz w:val="20"/>
                <w:szCs w:val="20"/>
                <w:rtl w:val="0"/>
              </w:rPr>
              <w:t xml:space="preserve"> 6.</w:t>
            </w:r>
            <w:r w:rsidDel="00000000" w:rsidR="00000000" w:rsidRPr="00000000">
              <w:rPr>
                <w:sz w:val="14"/>
                <w:szCs w:val="14"/>
                <w:rtl w:val="0"/>
              </w:rPr>
              <w:tab/>
            </w:r>
            <w:r w:rsidDel="00000000" w:rsidR="00000000" w:rsidRPr="00000000">
              <w:rPr>
                <w:sz w:val="20"/>
                <w:szCs w:val="20"/>
                <w:rtl w:val="0"/>
              </w:rPr>
              <w:t xml:space="preserve">AC</w:t>
            </w:r>
          </w:p>
          <w:p w:rsidR="00000000" w:rsidDel="00000000" w:rsidP="00000000" w:rsidRDefault="00000000" w:rsidRPr="00000000" w14:paraId="00002019">
            <w:pPr>
              <w:spacing w:after="20" w:line="256.8" w:lineRule="auto"/>
              <w:ind w:left="425.1968503937013" w:hanging="360"/>
              <w:rPr>
                <w:rFonts w:ascii="Calibri" w:cs="Calibri" w:eastAsia="Calibri" w:hAnsi="Calibri"/>
                <w:sz w:val="20"/>
                <w:szCs w:val="20"/>
              </w:rPr>
            </w:pPr>
            <w:r w:rsidDel="00000000" w:rsidR="00000000" w:rsidRPr="00000000">
              <w:rPr>
                <w:sz w:val="20"/>
                <w:szCs w:val="20"/>
                <w:rtl w:val="0"/>
              </w:rPr>
              <w:t xml:space="preserve"> 7.  </w:t>
            </w:r>
            <w:r w:rsidDel="00000000" w:rsidR="00000000" w:rsidRPr="00000000">
              <w:rPr>
                <w:rFonts w:ascii="Calibri" w:cs="Calibri" w:eastAsia="Calibri" w:hAnsi="Calibri"/>
                <w:sz w:val="20"/>
                <w:szCs w:val="20"/>
                <w:rtl w:val="0"/>
              </w:rPr>
              <w:t xml:space="preserve">Flipchart </w:t>
            </w:r>
          </w:p>
          <w:p w:rsidR="00000000" w:rsidDel="00000000" w:rsidP="00000000" w:rsidRDefault="00000000" w:rsidRPr="00000000" w14:paraId="0000201A">
            <w:pPr>
              <w:spacing w:after="20" w:line="256.8" w:lineRule="auto"/>
              <w:ind w:left="425.1968503937013" w:hanging="28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r w:rsidDel="00000000" w:rsidR="00000000" w:rsidRPr="00000000">
              <w:rPr>
                <w:rFonts w:ascii="Calibri" w:cs="Calibri" w:eastAsia="Calibri" w:hAnsi="Calibri"/>
                <w:sz w:val="14"/>
                <w:szCs w:val="14"/>
                <w:rtl w:val="0"/>
              </w:rPr>
              <w:tab/>
            </w:r>
            <w:r w:rsidDel="00000000" w:rsidR="00000000" w:rsidRPr="00000000">
              <w:rPr>
                <w:rFonts w:ascii="Calibri" w:cs="Calibri" w:eastAsia="Calibri" w:hAnsi="Calibri"/>
                <w:sz w:val="20"/>
                <w:szCs w:val="20"/>
                <w:rtl w:val="0"/>
              </w:rPr>
              <w:t xml:space="preserve">Kabel HDMI</w:t>
            </w:r>
          </w:p>
          <w:p w:rsidR="00000000" w:rsidDel="00000000" w:rsidP="00000000" w:rsidRDefault="00000000" w:rsidRPr="00000000" w14:paraId="0000201B">
            <w:pPr>
              <w:spacing w:after="20" w:line="256.8" w:lineRule="auto"/>
              <w:ind w:left="425.1968503937013" w:hanging="28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r w:rsidDel="00000000" w:rsidR="00000000" w:rsidRPr="00000000">
              <w:rPr>
                <w:rFonts w:ascii="Calibri" w:cs="Calibri" w:eastAsia="Calibri" w:hAnsi="Calibri"/>
                <w:sz w:val="14"/>
                <w:szCs w:val="14"/>
                <w:rtl w:val="0"/>
              </w:rPr>
              <w:tab/>
            </w:r>
            <w:r w:rsidDel="00000000" w:rsidR="00000000" w:rsidRPr="00000000">
              <w:rPr>
                <w:rFonts w:ascii="Calibri" w:cs="Calibri" w:eastAsia="Calibri" w:hAnsi="Calibri"/>
                <w:sz w:val="20"/>
                <w:szCs w:val="20"/>
                <w:rtl w:val="0"/>
              </w:rPr>
              <w:t xml:space="preserve">Kabel roll</w:t>
            </w:r>
          </w:p>
          <w:p w:rsidR="00000000" w:rsidDel="00000000" w:rsidP="00000000" w:rsidRDefault="00000000" w:rsidRPr="00000000" w14:paraId="0000201C">
            <w:pPr>
              <w:spacing w:after="20" w:line="256.8" w:lineRule="auto"/>
              <w:ind w:left="425.1968503937013" w:hanging="28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Jaringan internet</w:t>
            </w:r>
          </w:p>
          <w:p w:rsidR="00000000" w:rsidDel="00000000" w:rsidP="00000000" w:rsidRDefault="00000000" w:rsidRPr="00000000" w14:paraId="0000201D">
            <w:pPr>
              <w:spacing w:after="20" w:line="256.8" w:lineRule="auto"/>
              <w:ind w:left="425.1968503937013" w:hanging="28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Proyektor</w:t>
            </w:r>
          </w:p>
          <w:p w:rsidR="00000000" w:rsidDel="00000000" w:rsidP="00000000" w:rsidRDefault="00000000" w:rsidRPr="00000000" w14:paraId="0000201E">
            <w:pPr>
              <w:spacing w:line="256.8" w:lineRule="auto"/>
              <w:ind w:left="425.1968503937013" w:hanging="28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0"/>
                <w:szCs w:val="20"/>
                <w:rtl w:val="0"/>
              </w:rPr>
              <w:t xml:space="preserve">Meja</w:t>
            </w:r>
          </w:p>
          <w:p w:rsidR="00000000" w:rsidDel="00000000" w:rsidP="00000000" w:rsidRDefault="00000000" w:rsidRPr="00000000" w14:paraId="0000201F">
            <w:pPr>
              <w:spacing w:line="256.8" w:lineRule="auto"/>
              <w:ind w:left="425.1968503937013" w:hanging="28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Kursi </w:t>
            </w:r>
          </w:p>
        </w:tc>
        <w:tc>
          <w:tcPr>
            <w:shd w:fill="ffff00" w:val="clear"/>
          </w:tcPr>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2022">
            <w:pPr>
              <w:spacing w:line="256.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Kelas 2 RPLK</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23">
            <w:pPr>
              <w:spacing w:line="256.8" w:lineRule="auto"/>
              <w:ind w:left="-420" w:firstLine="0"/>
              <w:jc w:val="center"/>
              <w:rPr>
                <w:sz w:val="20"/>
                <w:szCs w:val="20"/>
              </w:rPr>
            </w:pPr>
            <w:r w:rsidDel="00000000" w:rsidR="00000000" w:rsidRPr="00000000">
              <w:rPr>
                <w:sz w:val="20"/>
                <w:szCs w:val="20"/>
                <w:rtl w:val="0"/>
              </w:rPr>
              <w:t xml:space="preserve">20</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24">
            <w:pPr>
              <w:spacing w:line="256.8" w:lineRule="auto"/>
              <w:ind w:left="-260" w:firstLine="0"/>
              <w:jc w:val="center"/>
              <w:rPr>
                <w:sz w:val="20"/>
                <w:szCs w:val="20"/>
              </w:rPr>
            </w:pPr>
            <w:r w:rsidDel="00000000" w:rsidR="00000000" w:rsidRPr="00000000">
              <w:rPr>
                <w:sz w:val="20"/>
                <w:szCs w:val="20"/>
                <w:rtl w:val="0"/>
              </w:rPr>
              <w:t xml:space="preserve">70,52</w:t>
            </w:r>
          </w:p>
        </w:tc>
        <w:tc>
          <w:tcPr>
            <w:shd w:fill="ffff00" w:val="clear"/>
          </w:tcPr>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27">
            <w:pPr>
              <w:numPr>
                <w:ilvl w:val="0"/>
                <w:numId w:val="11"/>
              </w:numPr>
              <w:spacing w:after="20" w:line="256.8" w:lineRule="auto"/>
              <w:ind w:left="425.1968503937013" w:hanging="283.4645669291342"/>
              <w:rPr>
                <w:sz w:val="20"/>
                <w:szCs w:val="20"/>
                <w:u w:val="none"/>
              </w:rPr>
            </w:pPr>
            <w:r w:rsidDel="00000000" w:rsidR="00000000" w:rsidRPr="00000000">
              <w:rPr>
                <w:sz w:val="20"/>
                <w:szCs w:val="20"/>
                <w:rtl w:val="0"/>
              </w:rPr>
              <w:t xml:space="preserve">Whiteboard</w:t>
            </w:r>
          </w:p>
          <w:p w:rsidR="00000000" w:rsidDel="00000000" w:rsidP="00000000" w:rsidRDefault="00000000" w:rsidRPr="00000000" w14:paraId="00002028">
            <w:pPr>
              <w:spacing w:after="20" w:line="256.8" w:lineRule="auto"/>
              <w:ind w:left="425.1968503937013" w:hanging="283.4645669291342"/>
              <w:rPr>
                <w:sz w:val="20"/>
                <w:szCs w:val="20"/>
              </w:rPr>
            </w:pPr>
            <w:r w:rsidDel="00000000" w:rsidR="00000000" w:rsidRPr="00000000">
              <w:rPr>
                <w:sz w:val="20"/>
                <w:szCs w:val="20"/>
                <w:rtl w:val="0"/>
              </w:rPr>
              <w:t xml:space="preserve">2.</w:t>
            </w:r>
            <w:r w:rsidDel="00000000" w:rsidR="00000000" w:rsidRPr="00000000">
              <w:rPr>
                <w:sz w:val="14"/>
                <w:szCs w:val="14"/>
                <w:rtl w:val="0"/>
              </w:rPr>
              <w:tab/>
            </w:r>
            <w:r w:rsidDel="00000000" w:rsidR="00000000" w:rsidRPr="00000000">
              <w:rPr>
                <w:sz w:val="20"/>
                <w:szCs w:val="20"/>
                <w:rtl w:val="0"/>
              </w:rPr>
              <w:t xml:space="preserve">Glasbox</w:t>
            </w:r>
          </w:p>
          <w:p w:rsidR="00000000" w:rsidDel="00000000" w:rsidP="00000000" w:rsidRDefault="00000000" w:rsidRPr="00000000" w14:paraId="00002029">
            <w:pPr>
              <w:spacing w:after="20" w:line="256.8" w:lineRule="auto"/>
              <w:ind w:left="425.1968503937013" w:hanging="283.4645669291342"/>
              <w:rPr>
                <w:sz w:val="20"/>
                <w:szCs w:val="20"/>
              </w:rPr>
            </w:pPr>
            <w:r w:rsidDel="00000000" w:rsidR="00000000" w:rsidRPr="00000000">
              <w:rPr>
                <w:sz w:val="20"/>
                <w:szCs w:val="20"/>
                <w:rtl w:val="0"/>
              </w:rPr>
              <w:t xml:space="preserve">3.</w:t>
            </w:r>
            <w:r w:rsidDel="00000000" w:rsidR="00000000" w:rsidRPr="00000000">
              <w:rPr>
                <w:sz w:val="14"/>
                <w:szCs w:val="14"/>
                <w:rtl w:val="0"/>
              </w:rPr>
              <w:tab/>
            </w:r>
            <w:r w:rsidDel="00000000" w:rsidR="00000000" w:rsidRPr="00000000">
              <w:rPr>
                <w:sz w:val="20"/>
                <w:szCs w:val="20"/>
                <w:rtl w:val="0"/>
              </w:rPr>
              <w:t xml:space="preserve">Lemari besi</w:t>
            </w:r>
          </w:p>
          <w:p w:rsidR="00000000" w:rsidDel="00000000" w:rsidP="00000000" w:rsidRDefault="00000000" w:rsidRPr="00000000" w14:paraId="0000202A">
            <w:pPr>
              <w:spacing w:after="20" w:line="256.8" w:lineRule="auto"/>
              <w:ind w:left="425.1968503937013" w:hanging="283.4645669291342"/>
              <w:rPr>
                <w:sz w:val="20"/>
                <w:szCs w:val="20"/>
              </w:rPr>
            </w:pPr>
            <w:r w:rsidDel="00000000" w:rsidR="00000000" w:rsidRPr="00000000">
              <w:rPr>
                <w:sz w:val="20"/>
                <w:szCs w:val="20"/>
                <w:rtl w:val="0"/>
              </w:rPr>
              <w:t xml:space="preserve">4.</w:t>
            </w:r>
            <w:r w:rsidDel="00000000" w:rsidR="00000000" w:rsidRPr="00000000">
              <w:rPr>
                <w:sz w:val="14"/>
                <w:szCs w:val="14"/>
                <w:rtl w:val="0"/>
              </w:rPr>
              <w:tab/>
            </w:r>
            <w:r w:rsidDel="00000000" w:rsidR="00000000" w:rsidRPr="00000000">
              <w:rPr>
                <w:sz w:val="20"/>
                <w:szCs w:val="20"/>
                <w:rtl w:val="0"/>
              </w:rPr>
              <w:t xml:space="preserve">Jam dinding</w:t>
            </w:r>
          </w:p>
          <w:p w:rsidR="00000000" w:rsidDel="00000000" w:rsidP="00000000" w:rsidRDefault="00000000" w:rsidRPr="00000000" w14:paraId="0000202B">
            <w:pPr>
              <w:spacing w:after="20" w:line="256.8" w:lineRule="auto"/>
              <w:ind w:left="425.1968503937013" w:hanging="283.4645669291342"/>
              <w:rPr>
                <w:sz w:val="20"/>
                <w:szCs w:val="20"/>
              </w:rPr>
            </w:pPr>
            <w:r w:rsidDel="00000000" w:rsidR="00000000" w:rsidRPr="00000000">
              <w:rPr>
                <w:sz w:val="20"/>
                <w:szCs w:val="20"/>
                <w:rtl w:val="0"/>
              </w:rPr>
              <w:t xml:space="preserve">5.</w:t>
            </w:r>
            <w:r w:rsidDel="00000000" w:rsidR="00000000" w:rsidRPr="00000000">
              <w:rPr>
                <w:sz w:val="14"/>
                <w:szCs w:val="14"/>
                <w:rtl w:val="0"/>
              </w:rPr>
              <w:tab/>
            </w:r>
            <w:r w:rsidDel="00000000" w:rsidR="00000000" w:rsidRPr="00000000">
              <w:rPr>
                <w:sz w:val="20"/>
                <w:szCs w:val="20"/>
                <w:rtl w:val="0"/>
              </w:rPr>
              <w:t xml:space="preserve">LCD proyektor </w:t>
            </w:r>
          </w:p>
          <w:p w:rsidR="00000000" w:rsidDel="00000000" w:rsidP="00000000" w:rsidRDefault="00000000" w:rsidRPr="00000000" w14:paraId="0000202C">
            <w:pPr>
              <w:spacing w:after="20" w:line="256.8" w:lineRule="auto"/>
              <w:ind w:left="425.1968503937013" w:hanging="283.4645669291342"/>
              <w:rPr>
                <w:sz w:val="20"/>
                <w:szCs w:val="20"/>
              </w:rPr>
            </w:pPr>
            <w:r w:rsidDel="00000000" w:rsidR="00000000" w:rsidRPr="00000000">
              <w:rPr>
                <w:sz w:val="20"/>
                <w:szCs w:val="20"/>
                <w:rtl w:val="0"/>
              </w:rPr>
              <w:t xml:space="preserve">6.</w:t>
            </w:r>
            <w:r w:rsidDel="00000000" w:rsidR="00000000" w:rsidRPr="00000000">
              <w:rPr>
                <w:sz w:val="14"/>
                <w:szCs w:val="14"/>
                <w:rtl w:val="0"/>
              </w:rPr>
              <w:tab/>
            </w:r>
            <w:r w:rsidDel="00000000" w:rsidR="00000000" w:rsidRPr="00000000">
              <w:rPr>
                <w:sz w:val="20"/>
                <w:szCs w:val="20"/>
                <w:rtl w:val="0"/>
              </w:rPr>
              <w:t xml:space="preserve">AC</w:t>
            </w:r>
          </w:p>
          <w:p w:rsidR="00000000" w:rsidDel="00000000" w:rsidP="00000000" w:rsidRDefault="00000000" w:rsidRPr="00000000" w14:paraId="0000202D">
            <w:pPr>
              <w:spacing w:after="20" w:line="256.8" w:lineRule="auto"/>
              <w:ind w:left="425.1968503937013" w:hanging="283.4645669291342"/>
              <w:rPr>
                <w:sz w:val="20"/>
                <w:szCs w:val="20"/>
              </w:rPr>
            </w:pPr>
            <w:r w:rsidDel="00000000" w:rsidR="00000000" w:rsidRPr="00000000">
              <w:rPr>
                <w:sz w:val="20"/>
                <w:szCs w:val="20"/>
                <w:rtl w:val="0"/>
              </w:rPr>
              <w:t xml:space="preserve">7.</w:t>
            </w:r>
            <w:r w:rsidDel="00000000" w:rsidR="00000000" w:rsidRPr="00000000">
              <w:rPr>
                <w:sz w:val="14"/>
                <w:szCs w:val="14"/>
                <w:rtl w:val="0"/>
              </w:rPr>
              <w:tab/>
            </w:r>
            <w:r w:rsidDel="00000000" w:rsidR="00000000" w:rsidRPr="00000000">
              <w:rPr>
                <w:sz w:val="20"/>
                <w:szCs w:val="20"/>
                <w:rtl w:val="0"/>
              </w:rPr>
              <w:t xml:space="preserve">Flipchart</w:t>
            </w:r>
          </w:p>
          <w:p w:rsidR="00000000" w:rsidDel="00000000" w:rsidP="00000000" w:rsidRDefault="00000000" w:rsidRPr="00000000" w14:paraId="0000202E">
            <w:pPr>
              <w:spacing w:after="20" w:line="256.8" w:lineRule="auto"/>
              <w:ind w:left="425.1968503937013" w:hanging="283.4645669291342"/>
              <w:rPr>
                <w:sz w:val="20"/>
                <w:szCs w:val="20"/>
              </w:rPr>
            </w:pPr>
            <w:r w:rsidDel="00000000" w:rsidR="00000000" w:rsidRPr="00000000">
              <w:rPr>
                <w:sz w:val="20"/>
                <w:szCs w:val="20"/>
                <w:rtl w:val="0"/>
              </w:rPr>
              <w:t xml:space="preserve">8.</w:t>
            </w:r>
            <w:r w:rsidDel="00000000" w:rsidR="00000000" w:rsidRPr="00000000">
              <w:rPr>
                <w:sz w:val="14"/>
                <w:szCs w:val="14"/>
                <w:rtl w:val="0"/>
              </w:rPr>
              <w:tab/>
            </w:r>
            <w:r w:rsidDel="00000000" w:rsidR="00000000" w:rsidRPr="00000000">
              <w:rPr>
                <w:sz w:val="20"/>
                <w:szCs w:val="20"/>
                <w:rtl w:val="0"/>
              </w:rPr>
              <w:t xml:space="preserve">Kabel HDMI</w:t>
            </w:r>
          </w:p>
          <w:p w:rsidR="00000000" w:rsidDel="00000000" w:rsidP="00000000" w:rsidRDefault="00000000" w:rsidRPr="00000000" w14:paraId="0000202F">
            <w:pPr>
              <w:spacing w:after="20" w:line="256.8" w:lineRule="auto"/>
              <w:ind w:left="425.1968503937013" w:hanging="283.4645669291342"/>
              <w:rPr>
                <w:sz w:val="20"/>
                <w:szCs w:val="20"/>
              </w:rPr>
            </w:pPr>
            <w:r w:rsidDel="00000000" w:rsidR="00000000" w:rsidRPr="00000000">
              <w:rPr>
                <w:sz w:val="20"/>
                <w:szCs w:val="20"/>
                <w:rtl w:val="0"/>
              </w:rPr>
              <w:t xml:space="preserve">9.</w:t>
            </w:r>
            <w:r w:rsidDel="00000000" w:rsidR="00000000" w:rsidRPr="00000000">
              <w:rPr>
                <w:sz w:val="14"/>
                <w:szCs w:val="14"/>
                <w:rtl w:val="0"/>
              </w:rPr>
              <w:tab/>
            </w:r>
            <w:r w:rsidDel="00000000" w:rsidR="00000000" w:rsidRPr="00000000">
              <w:rPr>
                <w:sz w:val="20"/>
                <w:szCs w:val="20"/>
                <w:rtl w:val="0"/>
              </w:rPr>
              <w:t xml:space="preserve">Kabel roll</w:t>
            </w:r>
          </w:p>
          <w:p w:rsidR="00000000" w:rsidDel="00000000" w:rsidP="00000000" w:rsidRDefault="00000000" w:rsidRPr="00000000" w14:paraId="00002030">
            <w:pPr>
              <w:spacing w:after="20" w:line="256.8" w:lineRule="auto"/>
              <w:ind w:left="425.1968503937013" w:hanging="283.4645669291342"/>
              <w:rPr>
                <w:sz w:val="20"/>
                <w:szCs w:val="20"/>
              </w:rPr>
            </w:pPr>
            <w:r w:rsidDel="00000000" w:rsidR="00000000" w:rsidRPr="00000000">
              <w:rPr>
                <w:sz w:val="20"/>
                <w:szCs w:val="20"/>
                <w:rtl w:val="0"/>
              </w:rPr>
              <w:t xml:space="preserve">10.</w:t>
            </w:r>
            <w:r w:rsidDel="00000000" w:rsidR="00000000" w:rsidRPr="00000000">
              <w:rPr>
                <w:sz w:val="14"/>
                <w:szCs w:val="14"/>
                <w:rtl w:val="0"/>
              </w:rPr>
              <w:t xml:space="preserve"> </w:t>
            </w:r>
            <w:r w:rsidDel="00000000" w:rsidR="00000000" w:rsidRPr="00000000">
              <w:rPr>
                <w:sz w:val="20"/>
                <w:szCs w:val="20"/>
                <w:rtl w:val="0"/>
              </w:rPr>
              <w:t xml:space="preserve">Jaringan internet</w:t>
            </w:r>
          </w:p>
          <w:p w:rsidR="00000000" w:rsidDel="00000000" w:rsidP="00000000" w:rsidRDefault="00000000" w:rsidRPr="00000000" w14:paraId="00002031">
            <w:pPr>
              <w:spacing w:line="256.8" w:lineRule="auto"/>
              <w:ind w:left="425.1968503937013" w:hanging="283.4645669291342"/>
              <w:rPr>
                <w:sz w:val="20"/>
                <w:szCs w:val="20"/>
              </w:rPr>
            </w:pPr>
            <w:r w:rsidDel="00000000" w:rsidR="00000000" w:rsidRPr="00000000">
              <w:rPr>
                <w:sz w:val="20"/>
                <w:szCs w:val="20"/>
                <w:rtl w:val="0"/>
              </w:rPr>
              <w:t xml:space="preserve">11.</w:t>
            </w:r>
            <w:r w:rsidDel="00000000" w:rsidR="00000000" w:rsidRPr="00000000">
              <w:rPr>
                <w:sz w:val="14"/>
                <w:szCs w:val="14"/>
                <w:rtl w:val="0"/>
              </w:rPr>
              <w:t xml:space="preserve"> </w:t>
            </w:r>
            <w:r w:rsidDel="00000000" w:rsidR="00000000" w:rsidRPr="00000000">
              <w:rPr>
                <w:sz w:val="20"/>
                <w:szCs w:val="20"/>
                <w:rtl w:val="0"/>
              </w:rPr>
              <w:t xml:space="preserve">Proyektor</w:t>
            </w:r>
          </w:p>
          <w:p w:rsidR="00000000" w:rsidDel="00000000" w:rsidP="00000000" w:rsidRDefault="00000000" w:rsidRPr="00000000" w14:paraId="00002032">
            <w:pPr>
              <w:spacing w:after="20" w:line="256.8" w:lineRule="auto"/>
              <w:ind w:left="425.1968503937013" w:hanging="283.4645669291342"/>
              <w:rPr>
                <w:sz w:val="20"/>
                <w:szCs w:val="20"/>
              </w:rPr>
            </w:pPr>
            <w:r w:rsidDel="00000000" w:rsidR="00000000" w:rsidRPr="00000000">
              <w:rPr>
                <w:sz w:val="20"/>
                <w:szCs w:val="20"/>
                <w:rtl w:val="0"/>
              </w:rPr>
              <w:t xml:space="preserve">12.</w:t>
            </w:r>
            <w:r w:rsidDel="00000000" w:rsidR="00000000" w:rsidRPr="00000000">
              <w:rPr>
                <w:sz w:val="14"/>
                <w:szCs w:val="14"/>
                <w:rtl w:val="0"/>
              </w:rPr>
              <w:t xml:space="preserve"> </w:t>
            </w:r>
            <w:r w:rsidDel="00000000" w:rsidR="00000000" w:rsidRPr="00000000">
              <w:rPr>
                <w:sz w:val="20"/>
                <w:szCs w:val="20"/>
                <w:rtl w:val="0"/>
              </w:rPr>
              <w:t xml:space="preserve">Meja</w:t>
            </w:r>
          </w:p>
          <w:p w:rsidR="00000000" w:rsidDel="00000000" w:rsidP="00000000" w:rsidRDefault="00000000" w:rsidRPr="00000000" w14:paraId="00002033">
            <w:pPr>
              <w:spacing w:after="20" w:line="256.8" w:lineRule="auto"/>
              <w:ind w:left="425.1968503937013" w:hanging="283.4645669291342"/>
              <w:rPr>
                <w:sz w:val="20"/>
                <w:szCs w:val="20"/>
              </w:rPr>
            </w:pPr>
            <w:r w:rsidDel="00000000" w:rsidR="00000000" w:rsidRPr="00000000">
              <w:rPr>
                <w:sz w:val="20"/>
                <w:szCs w:val="20"/>
                <w:rtl w:val="0"/>
              </w:rPr>
              <w:t xml:space="preserve">13. </w:t>
            </w:r>
            <w:r w:rsidDel="00000000" w:rsidR="00000000" w:rsidRPr="00000000">
              <w:rPr>
                <w:rFonts w:ascii="Calibri" w:cs="Calibri" w:eastAsia="Calibri" w:hAnsi="Calibri"/>
                <w:sz w:val="20"/>
                <w:szCs w:val="20"/>
                <w:rtl w:val="0"/>
              </w:rPr>
              <w:t xml:space="preserve">Kursi </w:t>
            </w:r>
            <w:r w:rsidDel="00000000" w:rsidR="00000000" w:rsidRPr="00000000">
              <w:rPr>
                <w:rtl w:val="0"/>
              </w:rPr>
            </w:r>
          </w:p>
        </w:tc>
        <w:tc>
          <w:tcPr>
            <w:shd w:fill="ffff00" w:val="clear"/>
          </w:tcPr>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2036">
            <w:pPr>
              <w:spacing w:line="256.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Kelas 3 RSK</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37">
            <w:pPr>
              <w:spacing w:line="256.8" w:lineRule="auto"/>
              <w:ind w:left="-420" w:firstLine="0"/>
              <w:jc w:val="center"/>
              <w:rPr>
                <w:sz w:val="20"/>
                <w:szCs w:val="20"/>
              </w:rPr>
            </w:pPr>
            <w:r w:rsidDel="00000000" w:rsidR="00000000" w:rsidRPr="00000000">
              <w:rPr>
                <w:sz w:val="20"/>
                <w:szCs w:val="20"/>
                <w:rtl w:val="0"/>
              </w:rPr>
              <w:t xml:space="preserve">25</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38">
            <w:pPr>
              <w:spacing w:line="256.8" w:lineRule="auto"/>
              <w:ind w:left="-420" w:firstLine="0"/>
              <w:jc w:val="center"/>
              <w:rPr>
                <w:sz w:val="20"/>
                <w:szCs w:val="20"/>
              </w:rPr>
            </w:pPr>
            <w:r w:rsidDel="00000000" w:rsidR="00000000" w:rsidRPr="00000000">
              <w:rPr>
                <w:sz w:val="20"/>
                <w:szCs w:val="20"/>
                <w:rtl w:val="0"/>
              </w:rPr>
              <w:t xml:space="preserve">60,8</w:t>
            </w:r>
          </w:p>
        </w:tc>
        <w:tc>
          <w:tcPr>
            <w:shd w:fill="ffff00" w:val="clear"/>
          </w:tcPr>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3B">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w:t>
              <w:tab/>
              <w:t xml:space="preserve">Whiteboard</w:t>
            </w:r>
          </w:p>
          <w:p w:rsidR="00000000" w:rsidDel="00000000" w:rsidP="00000000" w:rsidRDefault="00000000" w:rsidRPr="00000000" w14:paraId="0000203C">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2.</w:t>
              <w:tab/>
              <w:t xml:space="preserve">Glasbox</w:t>
            </w:r>
          </w:p>
          <w:p w:rsidR="00000000" w:rsidDel="00000000" w:rsidP="00000000" w:rsidRDefault="00000000" w:rsidRPr="00000000" w14:paraId="0000203D">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3.</w:t>
              <w:tab/>
              <w:t xml:space="preserve">Lemari besi</w:t>
            </w:r>
          </w:p>
          <w:p w:rsidR="00000000" w:rsidDel="00000000" w:rsidP="00000000" w:rsidRDefault="00000000" w:rsidRPr="00000000" w14:paraId="0000203E">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4.</w:t>
              <w:tab/>
              <w:t xml:space="preserve">Jam dinding</w:t>
            </w:r>
          </w:p>
          <w:p w:rsidR="00000000" w:rsidDel="00000000" w:rsidP="00000000" w:rsidRDefault="00000000" w:rsidRPr="00000000" w14:paraId="0000203F">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5.</w:t>
              <w:tab/>
              <w:t xml:space="preserve">LCD proyektor </w:t>
            </w:r>
          </w:p>
          <w:p w:rsidR="00000000" w:rsidDel="00000000" w:rsidP="00000000" w:rsidRDefault="00000000" w:rsidRPr="00000000" w14:paraId="00002040">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6.</w:t>
              <w:tab/>
              <w:t xml:space="preserve">AC</w:t>
            </w:r>
          </w:p>
          <w:p w:rsidR="00000000" w:rsidDel="00000000" w:rsidP="00000000" w:rsidRDefault="00000000" w:rsidRPr="00000000" w14:paraId="00002041">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7.</w:t>
              <w:tab/>
              <w:t xml:space="preserve">Flipchart</w:t>
            </w:r>
          </w:p>
          <w:p w:rsidR="00000000" w:rsidDel="00000000" w:rsidP="00000000" w:rsidRDefault="00000000" w:rsidRPr="00000000" w14:paraId="00002042">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8.</w:t>
              <w:tab/>
              <w:t xml:space="preserve">Kabel HDMI</w:t>
            </w:r>
          </w:p>
          <w:p w:rsidR="00000000" w:rsidDel="00000000" w:rsidP="00000000" w:rsidRDefault="00000000" w:rsidRPr="00000000" w14:paraId="00002043">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9.</w:t>
              <w:tab/>
              <w:t xml:space="preserve">Kabel roll</w:t>
            </w:r>
          </w:p>
          <w:p w:rsidR="00000000" w:rsidDel="00000000" w:rsidP="00000000" w:rsidRDefault="00000000" w:rsidRPr="00000000" w14:paraId="00002044">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10. Jaringan internet</w:t>
            </w:r>
          </w:p>
          <w:p w:rsidR="00000000" w:rsidDel="00000000" w:rsidP="00000000" w:rsidRDefault="00000000" w:rsidRPr="00000000" w14:paraId="00002045">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11. Proyektor</w:t>
            </w:r>
          </w:p>
          <w:p w:rsidR="00000000" w:rsidDel="00000000" w:rsidP="00000000" w:rsidRDefault="00000000" w:rsidRPr="00000000" w14:paraId="00002046">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12. Meja</w:t>
            </w:r>
          </w:p>
          <w:p w:rsidR="00000000" w:rsidDel="00000000" w:rsidP="00000000" w:rsidRDefault="00000000" w:rsidRPr="00000000" w14:paraId="00002047">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13. Kursi</w:t>
            </w: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shd w:fill="ffff00" w:val="clear"/>
          </w:tcPr>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204A">
            <w:pPr>
              <w:spacing w:line="256.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Kelas 3 RPLK</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4B">
            <w:pPr>
              <w:spacing w:line="256.8" w:lineRule="auto"/>
              <w:ind w:left="-420" w:firstLine="0"/>
              <w:jc w:val="center"/>
              <w:rPr>
                <w:sz w:val="20"/>
                <w:szCs w:val="20"/>
              </w:rPr>
            </w:pPr>
            <w:r w:rsidDel="00000000" w:rsidR="00000000" w:rsidRPr="00000000">
              <w:rPr>
                <w:sz w:val="20"/>
                <w:szCs w:val="20"/>
                <w:rtl w:val="0"/>
              </w:rPr>
              <w:t xml:space="preserve">25</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4C">
            <w:pPr>
              <w:spacing w:line="256.8" w:lineRule="auto"/>
              <w:ind w:left="-260" w:firstLine="0"/>
              <w:jc w:val="center"/>
              <w:rPr>
                <w:sz w:val="20"/>
                <w:szCs w:val="20"/>
              </w:rPr>
            </w:pPr>
            <w:r w:rsidDel="00000000" w:rsidR="00000000" w:rsidRPr="00000000">
              <w:rPr>
                <w:sz w:val="20"/>
                <w:szCs w:val="20"/>
                <w:rtl w:val="0"/>
              </w:rPr>
              <w:t xml:space="preserve">53,68</w:t>
            </w:r>
          </w:p>
        </w:tc>
        <w:tc>
          <w:tcPr>
            <w:shd w:fill="ffff00" w:val="clear"/>
          </w:tcPr>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4F">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w:t>
            </w:r>
            <w:r w:rsidDel="00000000" w:rsidR="00000000" w:rsidRPr="00000000">
              <w:rPr>
                <w:sz w:val="14"/>
                <w:szCs w:val="14"/>
                <w:rtl w:val="0"/>
              </w:rPr>
              <w:tab/>
            </w:r>
            <w:r w:rsidDel="00000000" w:rsidR="00000000" w:rsidRPr="00000000">
              <w:rPr>
                <w:sz w:val="20"/>
                <w:szCs w:val="20"/>
                <w:rtl w:val="0"/>
              </w:rPr>
              <w:t xml:space="preserve">Whiteboard</w:t>
            </w:r>
          </w:p>
          <w:p w:rsidR="00000000" w:rsidDel="00000000" w:rsidP="00000000" w:rsidRDefault="00000000" w:rsidRPr="00000000" w14:paraId="00002050">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2.</w:t>
              <w:tab/>
              <w:t xml:space="preserve">Glasbox</w:t>
            </w:r>
          </w:p>
          <w:p w:rsidR="00000000" w:rsidDel="00000000" w:rsidP="00000000" w:rsidRDefault="00000000" w:rsidRPr="00000000" w14:paraId="00002051">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3.</w:t>
              <w:tab/>
              <w:t xml:space="preserve">Lemari besi</w:t>
            </w:r>
          </w:p>
          <w:p w:rsidR="00000000" w:rsidDel="00000000" w:rsidP="00000000" w:rsidRDefault="00000000" w:rsidRPr="00000000" w14:paraId="00002052">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4.</w:t>
              <w:tab/>
              <w:t xml:space="preserve">Jam dinding</w:t>
            </w:r>
          </w:p>
          <w:p w:rsidR="00000000" w:rsidDel="00000000" w:rsidP="00000000" w:rsidRDefault="00000000" w:rsidRPr="00000000" w14:paraId="00002053">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5.</w:t>
              <w:tab/>
              <w:t xml:space="preserve">LCD proyektor </w:t>
            </w:r>
          </w:p>
          <w:p w:rsidR="00000000" w:rsidDel="00000000" w:rsidP="00000000" w:rsidRDefault="00000000" w:rsidRPr="00000000" w14:paraId="00002054">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6.</w:t>
              <w:tab/>
              <w:t xml:space="preserve">AC</w:t>
            </w:r>
          </w:p>
          <w:p w:rsidR="00000000" w:rsidDel="00000000" w:rsidP="00000000" w:rsidRDefault="00000000" w:rsidRPr="00000000" w14:paraId="00002055">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7.</w:t>
              <w:tab/>
              <w:t xml:space="preserve">Flipchart</w:t>
            </w:r>
          </w:p>
          <w:p w:rsidR="00000000" w:rsidDel="00000000" w:rsidP="00000000" w:rsidRDefault="00000000" w:rsidRPr="00000000" w14:paraId="00002056">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8.</w:t>
              <w:tab/>
              <w:t xml:space="preserve">Kabel HDMI</w:t>
            </w:r>
          </w:p>
          <w:p w:rsidR="00000000" w:rsidDel="00000000" w:rsidP="00000000" w:rsidRDefault="00000000" w:rsidRPr="00000000" w14:paraId="00002057">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9.</w:t>
              <w:tab/>
              <w:t xml:space="preserve">Kabel roll</w:t>
            </w:r>
          </w:p>
          <w:p w:rsidR="00000000" w:rsidDel="00000000" w:rsidP="00000000" w:rsidRDefault="00000000" w:rsidRPr="00000000" w14:paraId="00002058">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10. Jaringan internet</w:t>
            </w:r>
          </w:p>
          <w:p w:rsidR="00000000" w:rsidDel="00000000" w:rsidP="00000000" w:rsidRDefault="00000000" w:rsidRPr="00000000" w14:paraId="00002059">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11. Proyektor</w:t>
            </w:r>
          </w:p>
          <w:p w:rsidR="00000000" w:rsidDel="00000000" w:rsidP="00000000" w:rsidRDefault="00000000" w:rsidRPr="00000000" w14:paraId="0000205A">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12. Meja</w:t>
            </w:r>
          </w:p>
          <w:p w:rsidR="00000000" w:rsidDel="00000000" w:rsidP="00000000" w:rsidRDefault="00000000" w:rsidRPr="00000000" w14:paraId="0000205B">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13. Kursi </w:t>
            </w:r>
          </w:p>
        </w:tc>
        <w:tc>
          <w:tcPr>
            <w:shd w:fill="ffff00" w:val="clear"/>
          </w:tcPr>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205E">
            <w:pPr>
              <w:spacing w:line="256.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Kelas 4 RSK</w:t>
            </w:r>
          </w:p>
        </w:tc>
        <w:tc>
          <w:tcPr>
            <w:tcBorders>
              <w:top w:color="000000" w:space="0" w:sz="5" w:val="single"/>
              <w:left w:color="000000" w:space="0" w:sz="5" w:val="single"/>
              <w:bottom w:color="000000" w:space="0" w:sz="14"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5F">
            <w:pPr>
              <w:spacing w:line="256.8" w:lineRule="auto"/>
              <w:ind w:left="-420" w:firstLine="0"/>
              <w:jc w:val="center"/>
              <w:rPr>
                <w:sz w:val="20"/>
                <w:szCs w:val="20"/>
              </w:rPr>
            </w:pPr>
            <w:r w:rsidDel="00000000" w:rsidR="00000000" w:rsidRPr="00000000">
              <w:rPr>
                <w:sz w:val="20"/>
                <w:szCs w:val="20"/>
                <w:rtl w:val="0"/>
              </w:rPr>
              <w:t xml:space="preserve">15</w:t>
            </w:r>
          </w:p>
        </w:tc>
        <w:tc>
          <w:tcPr>
            <w:tcBorders>
              <w:top w:color="000000" w:space="0" w:sz="5" w:val="single"/>
              <w:left w:color="000000" w:space="0" w:sz="0" w:val="nil"/>
              <w:bottom w:color="000000" w:space="0" w:sz="14"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60">
            <w:pPr>
              <w:spacing w:line="256.8" w:lineRule="auto"/>
              <w:ind w:left="-260" w:firstLine="0"/>
              <w:jc w:val="center"/>
              <w:rPr>
                <w:sz w:val="20"/>
                <w:szCs w:val="20"/>
              </w:rPr>
            </w:pPr>
            <w:r w:rsidDel="00000000" w:rsidR="00000000" w:rsidRPr="00000000">
              <w:rPr>
                <w:sz w:val="20"/>
                <w:szCs w:val="20"/>
                <w:rtl w:val="0"/>
              </w:rPr>
              <w:t xml:space="preserve">38,25</w:t>
            </w:r>
          </w:p>
        </w:tc>
        <w:tc>
          <w:tcPr>
            <w:shd w:fill="ffff00" w:val="clear"/>
          </w:tcPr>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63">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w:t>
              <w:tab/>
              <w:t xml:space="preserve">Whiteboard</w:t>
            </w:r>
          </w:p>
          <w:p w:rsidR="00000000" w:rsidDel="00000000" w:rsidP="00000000" w:rsidRDefault="00000000" w:rsidRPr="00000000" w14:paraId="00002064">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2.</w:t>
              <w:tab/>
              <w:t xml:space="preserve">Glasbox</w:t>
            </w:r>
          </w:p>
          <w:p w:rsidR="00000000" w:rsidDel="00000000" w:rsidP="00000000" w:rsidRDefault="00000000" w:rsidRPr="00000000" w14:paraId="00002065">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3.</w:t>
              <w:tab/>
              <w:t xml:space="preserve">Lemari besi</w:t>
            </w:r>
          </w:p>
          <w:p w:rsidR="00000000" w:rsidDel="00000000" w:rsidP="00000000" w:rsidRDefault="00000000" w:rsidRPr="00000000" w14:paraId="00002066">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4.</w:t>
              <w:tab/>
              <w:t xml:space="preserve">Jam dinding</w:t>
            </w:r>
          </w:p>
          <w:p w:rsidR="00000000" w:rsidDel="00000000" w:rsidP="00000000" w:rsidRDefault="00000000" w:rsidRPr="00000000" w14:paraId="00002067">
            <w:pPr>
              <w:keepNext w:val="1"/>
              <w:keepLines w:val="0"/>
              <w:widowControl w:val="1"/>
              <w:pBdr>
                <w:top w:space="0" w:sz="0" w:val="nil"/>
                <w:left w:space="0" w:sz="0" w:val="nil"/>
                <w:bottom w:space="0" w:sz="0" w:val="nil"/>
                <w:right w:space="0" w:sz="0" w:val="nil"/>
                <w:between w:space="0" w:sz="0" w:val="nil"/>
              </w:pBdr>
              <w:shd w:fill="auto" w:val="clear"/>
              <w:spacing w:after="0" w:before="0" w:line="276" w:lineRule="auto"/>
              <w:ind w:left="425.1968503937013" w:right="0" w:hanging="283.4645669291342"/>
              <w:jc w:val="left"/>
              <w:rPr>
                <w:sz w:val="20"/>
                <w:szCs w:val="20"/>
              </w:rPr>
            </w:pPr>
            <w:r w:rsidDel="00000000" w:rsidR="00000000" w:rsidRPr="00000000">
              <w:rPr>
                <w:sz w:val="20"/>
                <w:szCs w:val="20"/>
                <w:rtl w:val="0"/>
              </w:rPr>
              <w:t xml:space="preserve">5.   LCD proyektor</w:t>
            </w:r>
          </w:p>
          <w:p w:rsidR="00000000" w:rsidDel="00000000" w:rsidP="00000000" w:rsidRDefault="00000000" w:rsidRPr="00000000" w14:paraId="00002068">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6.</w:t>
              <w:tab/>
              <w:t xml:space="preserve">AC</w:t>
            </w:r>
          </w:p>
          <w:p w:rsidR="00000000" w:rsidDel="00000000" w:rsidP="00000000" w:rsidRDefault="00000000" w:rsidRPr="00000000" w14:paraId="00002069">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7.</w:t>
              <w:tab/>
              <w:t xml:space="preserve">Flipchart</w:t>
            </w:r>
          </w:p>
          <w:p w:rsidR="00000000" w:rsidDel="00000000" w:rsidP="00000000" w:rsidRDefault="00000000" w:rsidRPr="00000000" w14:paraId="0000206A">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8.</w:t>
              <w:tab/>
              <w:t xml:space="preserve">Kabel HDMI</w:t>
            </w:r>
          </w:p>
          <w:p w:rsidR="00000000" w:rsidDel="00000000" w:rsidP="00000000" w:rsidRDefault="00000000" w:rsidRPr="00000000" w14:paraId="0000206B">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9.</w:t>
              <w:tab/>
              <w:t xml:space="preserve">Kabel roll</w:t>
            </w:r>
          </w:p>
          <w:p w:rsidR="00000000" w:rsidDel="00000000" w:rsidP="00000000" w:rsidRDefault="00000000" w:rsidRPr="00000000" w14:paraId="0000206C">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10. Jaringan internet</w:t>
            </w:r>
          </w:p>
          <w:p w:rsidR="00000000" w:rsidDel="00000000" w:rsidP="00000000" w:rsidRDefault="00000000" w:rsidRPr="00000000" w14:paraId="0000206D">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11. Proyektor</w:t>
            </w:r>
          </w:p>
          <w:p w:rsidR="00000000" w:rsidDel="00000000" w:rsidP="00000000" w:rsidRDefault="00000000" w:rsidRPr="00000000" w14:paraId="0000206E">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12. Meja</w:t>
            </w:r>
          </w:p>
          <w:p w:rsidR="00000000" w:rsidDel="00000000" w:rsidP="00000000" w:rsidRDefault="00000000" w:rsidRPr="00000000" w14:paraId="0000206F">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13. Kursi  </w:t>
            </w:r>
            <w:r w:rsidDel="00000000" w:rsidR="00000000" w:rsidRPr="00000000">
              <w:rPr>
                <w:sz w:val="20"/>
                <w:szCs w:val="20"/>
                <w:rtl w:val="0"/>
              </w:rPr>
              <w:t xml:space="preserve"> </w:t>
            </w:r>
            <w:r w:rsidDel="00000000" w:rsidR="00000000" w:rsidRPr="00000000">
              <w:rPr>
                <w:rtl w:val="0"/>
              </w:rPr>
            </w:r>
          </w:p>
        </w:tc>
        <w:tc>
          <w:tcPr>
            <w:shd w:fill="ffff00" w:val="clear"/>
          </w:tcPr>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340" w:hRule="atLeast"/>
          <w:tblHeader w:val="0"/>
        </w:trPr>
        <w:tc>
          <w:tcPr>
            <w:shd w:fill="ffff00" w:val="clear"/>
          </w:tcPr>
          <w:p w:rsidR="00000000" w:rsidDel="00000000" w:rsidP="00000000" w:rsidRDefault="00000000" w:rsidRPr="00000000" w14:paraId="00002072">
            <w:pPr>
              <w:spacing w:line="256.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Kelas 4 RPLK</w:t>
            </w:r>
          </w:p>
        </w:tc>
        <w:tc>
          <w:tcPr>
            <w:tcBorders>
              <w:top w:color="000000" w:space="0" w:sz="5" w:val="single"/>
              <w:left w:color="000000" w:space="0" w:sz="5" w:val="single"/>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73">
            <w:pPr>
              <w:spacing w:line="256.8" w:lineRule="auto"/>
              <w:ind w:left="-420" w:firstLine="0"/>
              <w:jc w:val="center"/>
              <w:rPr>
                <w:sz w:val="20"/>
                <w:szCs w:val="20"/>
              </w:rPr>
            </w:pPr>
            <w:r w:rsidDel="00000000" w:rsidR="00000000" w:rsidRPr="00000000">
              <w:rPr>
                <w:sz w:val="20"/>
                <w:szCs w:val="20"/>
                <w:rtl w:val="0"/>
              </w:rPr>
              <w:t xml:space="preserve">20</w:t>
            </w:r>
          </w:p>
        </w:tc>
        <w:tc>
          <w:tcPr>
            <w:tcBorders>
              <w:top w:color="000000" w:space="0" w:sz="5" w:val="single"/>
              <w:left w:color="000000" w:space="0" w:sz="0" w:val="nil"/>
              <w:bottom w:color="000000" w:space="0" w:sz="5" w:val="single"/>
              <w:right w:color="000000" w:space="0" w:sz="5" w:val="single"/>
            </w:tcBorders>
            <w:shd w:fill="ffff00" w:val="clear"/>
            <w:tcMar>
              <w:top w:w="40.0" w:type="dxa"/>
              <w:left w:w="20.0" w:type="dxa"/>
              <w:bottom w:w="0.0" w:type="dxa"/>
              <w:right w:w="20.0" w:type="dxa"/>
            </w:tcMar>
            <w:vAlign w:val="top"/>
          </w:tcPr>
          <w:p w:rsidR="00000000" w:rsidDel="00000000" w:rsidP="00000000" w:rsidRDefault="00000000" w:rsidRPr="00000000" w14:paraId="00002074">
            <w:pPr>
              <w:spacing w:line="256.8" w:lineRule="auto"/>
              <w:ind w:left="-260" w:firstLine="0"/>
              <w:jc w:val="center"/>
              <w:rPr>
                <w:sz w:val="20"/>
                <w:szCs w:val="20"/>
              </w:rPr>
            </w:pPr>
            <w:r w:rsidDel="00000000" w:rsidR="00000000" w:rsidRPr="00000000">
              <w:rPr>
                <w:sz w:val="20"/>
                <w:szCs w:val="20"/>
                <w:rtl w:val="0"/>
              </w:rPr>
              <w:t xml:space="preserve">50,74</w:t>
            </w:r>
          </w:p>
        </w:tc>
        <w:tc>
          <w:tcPr>
            <w:shd w:fill="ffff00" w:val="clear"/>
          </w:tcPr>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77">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w:t>
              <w:tab/>
              <w:t xml:space="preserve">Whiteboard</w:t>
            </w:r>
          </w:p>
          <w:p w:rsidR="00000000" w:rsidDel="00000000" w:rsidP="00000000" w:rsidRDefault="00000000" w:rsidRPr="00000000" w14:paraId="00002078">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2.</w:t>
              <w:tab/>
              <w:t xml:space="preserve">Glasbox</w:t>
            </w:r>
          </w:p>
          <w:p w:rsidR="00000000" w:rsidDel="00000000" w:rsidP="00000000" w:rsidRDefault="00000000" w:rsidRPr="00000000" w14:paraId="00002079">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3.</w:t>
              <w:tab/>
              <w:t xml:space="preserve">Lemari besi</w:t>
            </w:r>
          </w:p>
          <w:p w:rsidR="00000000" w:rsidDel="00000000" w:rsidP="00000000" w:rsidRDefault="00000000" w:rsidRPr="00000000" w14:paraId="0000207A">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4.</w:t>
              <w:tab/>
              <w:t xml:space="preserve">Jam dinding</w:t>
            </w:r>
          </w:p>
          <w:p w:rsidR="00000000" w:rsidDel="00000000" w:rsidP="00000000" w:rsidRDefault="00000000" w:rsidRPr="00000000" w14:paraId="0000207B">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5.</w:t>
              <w:tab/>
              <w:t xml:space="preserve">LCD proyektor </w:t>
            </w:r>
          </w:p>
          <w:p w:rsidR="00000000" w:rsidDel="00000000" w:rsidP="00000000" w:rsidRDefault="00000000" w:rsidRPr="00000000" w14:paraId="0000207C">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6.</w:t>
              <w:tab/>
              <w:t xml:space="preserve">AC</w:t>
            </w:r>
          </w:p>
          <w:p w:rsidR="00000000" w:rsidDel="00000000" w:rsidP="00000000" w:rsidRDefault="00000000" w:rsidRPr="00000000" w14:paraId="0000207D">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7.</w:t>
              <w:tab/>
              <w:t xml:space="preserve">Flipchart</w:t>
            </w:r>
          </w:p>
          <w:p w:rsidR="00000000" w:rsidDel="00000000" w:rsidP="00000000" w:rsidRDefault="00000000" w:rsidRPr="00000000" w14:paraId="0000207E">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8.</w:t>
              <w:tab/>
              <w:t xml:space="preserve">Kabel HDMI</w:t>
            </w:r>
          </w:p>
          <w:p w:rsidR="00000000" w:rsidDel="00000000" w:rsidP="00000000" w:rsidRDefault="00000000" w:rsidRPr="00000000" w14:paraId="0000207F">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9.</w:t>
              <w:tab/>
              <w:t xml:space="preserve">Kabel roll</w:t>
            </w:r>
          </w:p>
          <w:p w:rsidR="00000000" w:rsidDel="00000000" w:rsidP="00000000" w:rsidRDefault="00000000" w:rsidRPr="00000000" w14:paraId="00002080">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10. Jaringan internet</w:t>
            </w:r>
          </w:p>
          <w:p w:rsidR="00000000" w:rsidDel="00000000" w:rsidP="00000000" w:rsidRDefault="00000000" w:rsidRPr="00000000" w14:paraId="00002081">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11. Proyektor</w:t>
            </w:r>
          </w:p>
          <w:p w:rsidR="00000000" w:rsidDel="00000000" w:rsidP="00000000" w:rsidRDefault="00000000" w:rsidRPr="00000000" w14:paraId="00002082">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12. Meja</w:t>
            </w:r>
          </w:p>
          <w:p w:rsidR="00000000" w:rsidDel="00000000" w:rsidP="00000000" w:rsidRDefault="00000000" w:rsidRPr="00000000" w14:paraId="00002083">
            <w:pPr>
              <w:keepNext w:val="0"/>
              <w:keepLines w:val="0"/>
              <w:widowControl w:val="0"/>
              <w:pBdr>
                <w:top w:space="0" w:sz="0" w:val="nil"/>
                <w:left w:space="0" w:sz="0" w:val="nil"/>
                <w:bottom w:space="0" w:sz="0" w:val="nil"/>
                <w:right w:space="0" w:sz="0" w:val="nil"/>
                <w:between w:space="0" w:sz="0" w:val="nil"/>
              </w:pBdr>
              <w:shd w:fill="auto" w:val="clear"/>
              <w:spacing w:after="20" w:before="0" w:line="256.8" w:lineRule="auto"/>
              <w:ind w:left="425.1968503937013" w:right="0" w:hanging="283.4645669291342"/>
              <w:jc w:val="left"/>
              <w:rPr>
                <w:sz w:val="20"/>
                <w:szCs w:val="20"/>
              </w:rPr>
            </w:pPr>
            <w:r w:rsidDel="00000000" w:rsidR="00000000" w:rsidRPr="00000000">
              <w:rPr>
                <w:sz w:val="20"/>
                <w:szCs w:val="20"/>
                <w:rtl w:val="0"/>
              </w:rPr>
              <w:t xml:space="preserve">13. Kursi </w:t>
            </w:r>
          </w:p>
        </w:tc>
        <w:tc>
          <w:tcPr>
            <w:shd w:fill="ffff00" w:val="clear"/>
          </w:tcPr>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Keterangan:</w:t>
      </w:r>
    </w:p>
    <w:p w:rsidR="00000000" w:rsidDel="00000000" w:rsidP="00000000" w:rsidRDefault="00000000" w:rsidRPr="00000000" w14:paraId="0000208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97"/>
        </w:tabs>
        <w:spacing w:after="0" w:before="37" w:line="278.00000000000006" w:lineRule="auto"/>
        <w:ind w:left="396" w:right="1072" w:hanging="28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Prasarana diisi prasarana untuk pembelajaran, misal: ruang kelas, nama laboratorium, ruang perpustakaan/ruang baca, dsb.</w:t>
      </w:r>
    </w:p>
    <w:p w:rsidR="00000000" w:rsidDel="00000000" w:rsidP="00000000" w:rsidRDefault="00000000" w:rsidRPr="00000000" w14:paraId="0000208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97"/>
        </w:tabs>
        <w:spacing w:after="0" w:before="0" w:line="276" w:lineRule="auto"/>
        <w:ind w:left="396" w:right="1070" w:hanging="28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Perangkat yang dimiliki diisi perangkat keras, perangkat lunak,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bandwidth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device, 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 dan bahan pustaka, dll.</w:t>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208B">
      <w:pPr>
        <w:pStyle w:val="Heading2"/>
        <w:numPr>
          <w:ilvl w:val="0"/>
          <w:numId w:val="14"/>
        </w:numPr>
        <w:tabs>
          <w:tab w:val="left" w:leader="none" w:pos="360"/>
        </w:tabs>
        <w:ind w:left="359" w:hanging="248"/>
        <w:jc w:val="both"/>
        <w:rPr/>
      </w:pPr>
      <w:bookmarkStart w:colFirst="0" w:colLast="0" w:name="_j94e15vees6" w:id="7"/>
      <w:bookmarkEnd w:id="7"/>
      <w:r w:rsidDel="00000000" w:rsidR="00000000" w:rsidRPr="00000000">
        <w:rPr>
          <w:rtl w:val="0"/>
        </w:rPr>
        <w:t xml:space="preserve">Diferensiasi Misi</w:t>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396" w:right="107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Kebijakan, standar dan indikator terkait tridarma perguruan tinggi mencakup VMTS, rencana pengembangan strategis UPPS dan/atau PS yang dapat menggambarkan ciri khas keilmuan PS, serta pengakuan/apresiasi oleh masyarakat dan DUDIKA.</w:t>
      </w:r>
    </w:p>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8E">
      <w:pPr>
        <w:pStyle w:val="Heading2"/>
        <w:spacing w:after="38" w:lineRule="auto"/>
        <w:ind w:left="2824" w:right="3784" w:firstLine="0"/>
        <w:rPr/>
      </w:pPr>
      <w:r w:rsidDel="00000000" w:rsidR="00000000" w:rsidRPr="00000000">
        <w:rPr>
          <w:rtl w:val="0"/>
        </w:rPr>
        <w:t xml:space="preserve">Tabel 6. Kesesuaian Visi, Misi</w:t>
      </w:r>
    </w:p>
    <w:tbl>
      <w:tblPr>
        <w:tblStyle w:val="Table35"/>
        <w:tblW w:w="9643.0" w:type="dxa"/>
        <w:jc w:val="left"/>
        <w:tblInd w:w="4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9"/>
        <w:gridCol w:w="2480"/>
        <w:gridCol w:w="4184"/>
        <w:tblGridChange w:id="0">
          <w:tblGrid>
            <w:gridCol w:w="2979"/>
            <w:gridCol w:w="2480"/>
            <w:gridCol w:w="4184"/>
          </w:tblGrid>
        </w:tblGridChange>
      </w:tblGrid>
      <w:tr>
        <w:trPr>
          <w:cantSplit w:val="0"/>
          <w:trHeight w:val="397" w:hRule="atLeast"/>
          <w:tblHeader w:val="0"/>
        </w:trPr>
        <w:tc>
          <w:tcPr>
            <w:shd w:fill="a6a6a6" w:val="clear"/>
          </w:tcPr>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9" w:right="1078"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 PT</w:t>
            </w:r>
          </w:p>
        </w:tc>
        <w:tc>
          <w:tcPr>
            <w:shd w:fill="a6a6a6" w:val="clear"/>
          </w:tcPr>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682" w:right="67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 UPPS</w:t>
            </w:r>
          </w:p>
        </w:tc>
        <w:tc>
          <w:tcPr>
            <w:shd w:fill="a6a6a6" w:val="clear"/>
          </w:tcPr>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9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 Keilmuan PS</w:t>
            </w:r>
          </w:p>
        </w:tc>
      </w:tr>
      <w:tr>
        <w:trPr>
          <w:cantSplit w:val="0"/>
          <w:trHeight w:val="397" w:hRule="atLeast"/>
          <w:tblHeader w:val="0"/>
        </w:trPr>
        <w:tc>
          <w:tcPr>
            <w:shd w:fill="ffff00" w:val="clear"/>
          </w:tcPr>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8" w:hRule="atLeast"/>
          <w:tblHeader w:val="0"/>
        </w:trPr>
        <w:tc>
          <w:tcPr>
            <w:shd w:fill="a6a6a6" w:val="clear"/>
          </w:tcPr>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091" w:right="1078"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Misi PT</w:t>
            </w:r>
          </w:p>
        </w:tc>
        <w:tc>
          <w:tcPr>
            <w:shd w:fill="a6a6a6" w:val="clear"/>
          </w:tcPr>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684" w:right="67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Misi UPPS</w:t>
            </w:r>
          </w:p>
        </w:tc>
        <w:tc>
          <w:tcPr>
            <w:shd w:fill="a6a6a6" w:val="clear"/>
          </w:tcPr>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shd w:fill="ffff00" w:val="clear"/>
          </w:tcPr>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09B">
      <w:pPr>
        <w:rPr/>
      </w:pPr>
      <w:r w:rsidDel="00000000" w:rsidR="00000000" w:rsidRPr="00000000">
        <w:rPr>
          <w:rtl w:val="0"/>
        </w:rPr>
      </w:r>
    </w:p>
    <w:sectPr>
      <w:footerReference r:id="rId398" w:type="default"/>
      <w:type w:val="nextPage"/>
      <w:pgSz w:h="15840" w:w="12240" w:orient="portrait"/>
      <w:pgMar w:bottom="1240" w:top="1060" w:left="1020" w:right="60" w:header="0" w:footer="105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mas Priambodo" w:id="16" w:date="2025-08-12T22:47:35Z">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hapus pintasan</w:t>
      </w:r>
    </w:p>
  </w:comment>
  <w:comment w:author="Dimas Priambodo" w:id="31" w:date="2025-08-05T16:10:34Z">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PKS yang tersedia adalah PKS PKL diperlukan PKS penelitian</w:t>
      </w:r>
    </w:p>
  </w:comment>
  <w:comment w:author="Dimas Priambodo" w:id="35" w:date="2025-08-05T16:06:35Z">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ada penelitian bersama dan perlu menaksir nilai hibah</w:t>
      </w:r>
    </w:p>
  </w:comment>
  <w:comment w:author="Dimas Priambodo" w:id="34" w:date="2025-08-05T15:57:30Z">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ada penelitian bersama real dan perlu menaksir nilai hibah</w:t>
      </w:r>
    </w:p>
  </w:comment>
  <w:comment w:author="Dimas Priambodo" w:id="36" w:date="2025-08-05T16:08:19Z">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ada penelitian bersama real dan perlu menaksir hibah</w:t>
      </w:r>
    </w:p>
  </w:comment>
  <w:comment w:author="Dimas Priambodo" w:id="18" w:date="2025-08-12T22:40:52Z">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proposal penelitiannya belum ada</w:t>
      </w:r>
    </w:p>
  </w:comment>
  <w:comment w:author="Dimas Priambodo" w:id="33" w:date="2025-08-05T13:19:34Z">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ada penelitian bersama perlu menaksir nilai</w:t>
      </w:r>
    </w:p>
  </w:comment>
  <w:comment w:author="Dimas Priambodo" w:id="11" w:date="2025-08-13T21:09:29Z">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kurang laporan penelitian matrik</w:t>
      </w:r>
    </w:p>
  </w:comment>
  <w:comment w:author="arizal arfah" w:id="1" w:date="2025-07-04T07:05:09Z">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dukung terkait penggunaan di tiap TS (Mbak Silmi)</w:t>
      </w:r>
    </w:p>
  </w:comment>
  <w:comment w:author="arizal arfah" w:id="2" w:date="2025-07-04T07:05:09Z">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dukung terkait penggunaan di tiap TS (Mbak Silmi)</w:t>
      </w:r>
    </w:p>
  </w:comment>
  <w:comment w:author="arizal arfah" w:id="3" w:date="2025-07-04T07:05:09Z">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dukung terkait penggunaan di tiap TS (Mbak Silmi)</w:t>
      </w:r>
    </w:p>
  </w:comment>
  <w:comment w:author="Dimas Priambodo" w:id="25" w:date="2025-08-05T16:18:15Z">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diperlukan dokumnen PKS Huawei dan ITB (yang ready tridarma STEI ITB) dan diperluka proposal dan laporan penelitian</w:t>
      </w:r>
    </w:p>
  </w:comment>
  <w:comment w:author="astri wikandari" w:id="44" w:date="2025-08-06T03:27:46Z">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Proposal dan Laporan Penelitian</w:t>
      </w:r>
    </w:p>
  </w:comment>
  <w:comment w:author="astri wikandari" w:id="40" w:date="2025-08-06T08:10:29Z">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p>
  </w:comment>
  <w:comment w:author="astri wikandari" w:id="45" w:date="2025-08-06T03:28:53Z">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Laporan Kegiatan dan PKS</w:t>
      </w:r>
    </w:p>
  </w:comment>
  <w:comment w:author="Tiyas Yulita" w:id="42" w:date="2025-07-02T07:13:11Z">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dipastikan tanggalnya</w:t>
      </w:r>
    </w:p>
  </w:comment>
  <w:comment w:author="Tiyas Yulita" w:id="43" w:date="2025-07-02T07:46:43Z">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data setelah November 2024</w:t>
      </w:r>
    </w:p>
  </w:comment>
  <w:comment w:author="Dimas Priambodo" w:id="8" w:date="2025-08-07T02:06:33Z">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dihitung komponen jaldis</w:t>
      </w:r>
    </w:p>
  </w:comment>
  <w:comment w:author="Dimas Priambodo" w:id="7" w:date="2025-08-07T02:06:24Z">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dihitung komponen jaldis</w:t>
      </w:r>
    </w:p>
  </w:comment>
  <w:comment w:author="Dimas Priambodo" w:id="9" w:date="2025-08-07T02:03:39Z">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biaya jaldis belum dihitung</w:t>
      </w:r>
    </w:p>
  </w:comment>
  <w:comment w:author="Dimas Priambodo" w:id="50" w:date="2025-08-05T15:58:26Z">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sudah ada PKS tridarma dan belum di link ke drive</w:t>
      </w:r>
    </w:p>
  </w:comment>
  <w:comment w:author="Dimas Priambodo" w:id="10" w:date="2025-08-12T22:56:09Z">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ada proposal</w:t>
      </w:r>
    </w:p>
  </w:comment>
  <w:comment w:author="Dimas Priambodo" w:id="53" w:date="2025-08-05T17:05:27Z">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di link ke drive</w:t>
      </w:r>
    </w:p>
  </w:comment>
  <w:comment w:author="rampuriezt" w:id="17" w:date="2025-09-25T04:15:28Z">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https://drive.poltekssn.ac.id/s/kia4FXarKSfRpXo</w:t>
      </w:r>
    </w:p>
  </w:comment>
  <w:comment w:author="Tiyas Yulita" w:id="51" w:date="2025-07-09T04:23:24Z">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harus berbentuk jurnal PkM atau bisa media lain? Indodefence 2024</w:t>
      </w:r>
    </w:p>
  </w:comment>
  <w:comment w:author="Septian" w:id="5" w:date="2025-09-25T02:46:09Z">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Maaf ini Apa dokumen bukti dukungnya? apakah tracer study?</w:t>
      </w:r>
    </w:p>
  </w:comment>
  <w:comment w:author="Ira Rosianal Hikmah" w:id="19" w:date="2025-07-25T07:03:58Z">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DTPR bukan ketua apakah dimasukkan?</w:t>
      </w:r>
    </w:p>
  </w:comment>
  <w:comment w:author="Septian" w:id="39" w:date="2025-07-09T04:13:57Z">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Bukti : Sertifikat HAKI</w:t>
      </w:r>
    </w:p>
  </w:comment>
  <w:comment w:author="Dimas Priambodo" w:id="30" w:date="2025-08-05T12:34:47Z">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dilakukan link ke drive</w:t>
      </w:r>
    </w:p>
  </w:comment>
  <w:comment w:author="astri wikandari" w:id="4" w:date="2025-08-06T07:02:06Z">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Baru tersedia kepdir kurikulum, perlu tambahan dokumen kurikulum</w:t>
      </w:r>
    </w:p>
  </w:comment>
  <w:comment w:author="Dimas Priambodo" w:id="14" w:date="2025-08-05T12:52:11Z">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di link ke drive</w:t>
      </w:r>
    </w:p>
  </w:comment>
  <w:comment w:author="Septian" w:id="52" w:date="2025-07-09T04:28:33Z">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Bukit : Foto, Dokumentasi giat PKM</w:t>
      </w:r>
    </w:p>
  </w:comment>
  <w:comment w:author="Dimas Priambodo" w:id="41" w:date="2025-08-05T17:41:13Z">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masih on progress (paten)</w:t>
      </w:r>
    </w:p>
  </w:comment>
  <w:comment w:author="Tiyas Yulita" w:id="37" w:date="2025-07-09T04:41:04Z">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 -2-&gt; Okt 22- Sept 23</w:t>
      </w:r>
    </w:p>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TS-1 -&gt;Okt 23 – Sept 24</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 -&gt; Okt 24 – Sept 25</w:t>
      </w:r>
    </w:p>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jurnal perlu dicek kembali</w:t>
      </w:r>
    </w:p>
  </w:comment>
  <w:comment w:author="Tiyas Yulita" w:id="20" w:date="2025-07-09T04:03:56Z">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kolaborasi lit, pelatihan, join research, giat pokil (narsum), apa saja yg bisa masuk dalam tabel ini?</w:t>
      </w:r>
    </w:p>
  </w:comment>
  <w:comment w:author="Tiyas Yulita" w:id="46" w:date="2025-07-09T04:18:41Z">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DTPR sebagai Narsum Workshop,</w:t>
      </w:r>
    </w:p>
  </w:comment>
  <w:comment w:author="Dimas Priambodo" w:id="12" w:date="2025-08-05T17:01:26Z">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realisasi perkiraan dengan jaldis</w:t>
      </w:r>
    </w:p>
  </w:comment>
  <w:comment w:author="Dimas Priambodo" w:id="13" w:date="2025-08-05T17:01:26Z">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realisasi perkiraan dengan jaldis</w:t>
      </w:r>
    </w:p>
  </w:comment>
  <w:comment w:author="Dimas Priambodo" w:id="24" w:date="2025-08-05T12:54:52Z">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dokumen PKS dengan huawei; UI (yang ada IWBISS) yang dapat dikaitkan, dokumentasi berupa foto dan di link ke drive</w:t>
      </w:r>
    </w:p>
  </w:comment>
  <w:comment w:author="Dimas Priambodo" w:id="23" w:date="2025-08-05T12:53:37Z">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dokumen PKS dengan huawei (PKS ITDel sudah) yang dapat dikaitkan dan belum di link ke drive</w:t>
      </w:r>
    </w:p>
  </w:comment>
  <w:comment w:author="Tiyas Yulita" w:id="22" w:date="2025-07-09T04:08:10Z">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TA yg ada lokus/lokus PKL, BSSN,</w:t>
      </w:r>
    </w:p>
  </w:comment>
  <w:comment w:author="Dimas Priambodo" w:id="48" w:date="2025-08-05T13:10:16Z">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sudah ada pks knowledge sharing dan belum di link ke drive</w:t>
      </w:r>
    </w:p>
  </w:comment>
  <w:comment w:author="Dimas Priambodo" w:id="47" w:date="2025-08-05T13:09:59Z">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ada nama kegiatan namun PKS menyebutkan tridarma dan belum di link ke drive</w:t>
      </w:r>
    </w:p>
  </w:comment>
  <w:comment w:author="Dimas Priambodo" w:id="32" w:date="2025-08-05T13:04:15Z">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belum ada penelitian apakah akan dinamai sesuai pks? perlu menaksir nilai hibah</w:t>
      </w:r>
    </w:p>
  </w:comment>
  <w:comment w:author="Dimas Priambodo" w:id="15" w:date="2025-08-05T09:38:31Z">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kurang proposal penelitian, bukti tf serta belum dilink ke drive</w:t>
      </w:r>
    </w:p>
  </w:comment>
  <w:comment w:author="Dimas Priambodo" w:id="21" w:date="2025-08-05T16:13:51Z">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dukung laporan penelitian yang readi adalah adalah laporan publikasi perlu diselaraskan</w:t>
      </w:r>
    </w:p>
  </w:comment>
  <w:comment w:author="Dimas Priambodo" w:id="27" w:date="2025-08-05T16:14:47Z">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biaya ini adalah biaya publikasi saja</w:t>
      </w:r>
    </w:p>
  </w:comment>
  <w:comment w:author="Dimas Priambodo" w:id="38" w:date="2025-08-05T09:37:20Z">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kurang proposal ijin publikasi</w:t>
      </w:r>
    </w:p>
  </w:comment>
  <w:comment w:author="murtiya ningsih" w:id="6" w:date="2025-08-13T07:09:55Z">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kurang penghargaan kesamaptaan dr PMK</w:t>
      </w:r>
    </w:p>
  </w:comment>
  <w:comment w:author="Dimas Priambodo" w:id="29" w:date="2025-08-05T16:20:00Z">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tersedia baru proposal diperlukan PKS dengan Huawei; BSSN; CDEF untuk penelitian</w:t>
      </w:r>
    </w:p>
  </w:comment>
  <w:comment w:author="arizal arfah" w:id="0" w:date="2025-06-20T07:53:22Z">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Butuh Data Mahasiswa (AAK/dashboard PSSN)</w:t>
      </w:r>
    </w:p>
  </w:comment>
  <w:comment w:author="Dimas Priambodo" w:id="26" w:date="2025-08-05T16:15:36Z">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Diperlukan dokumen PKS dengan BRIN yang dapat dikaitkan</w:t>
      </w:r>
    </w:p>
  </w:comment>
  <w:comment w:author="Dimas Priambodo" w:id="28" w:date="2025-08-05T16:15:36Z">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Diperlukan dokumen PKS dengan BRIN yang dapat dikaitkan</w:t>
      </w:r>
    </w:p>
  </w:comment>
  <w:comment w:author="Dimas Priambodo" w:id="49" w:date="2025-08-05T13:15:29Z">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sudah ada PKS sharing knowledge dan belum di link ke drive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Arial Unicode MS"/>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9C">
    <w:pPr>
      <w:spacing w:before="3" w:lineRule="auto"/>
      <w:rPr>
        <w:sz w:val="28"/>
        <w:szCs w:val="2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9169400</wp:posOffset>
              </wp:positionV>
              <wp:extent cx="5998210" cy="60325"/>
              <wp:effectExtent b="0" l="0" r="0" t="0"/>
              <wp:wrapNone/>
              <wp:docPr id="3" name=""/>
              <a:graphic>
                <a:graphicData uri="http://schemas.microsoft.com/office/word/2010/wordprocessingShape">
                  <wps:wsp>
                    <wps:cNvCnPr/>
                    <wps:spPr>
                      <a:xfrm>
                        <a:off x="2351658" y="3754600"/>
                        <a:ext cx="5988685" cy="5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9169400</wp:posOffset>
              </wp:positionV>
              <wp:extent cx="5998210" cy="60325"/>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998210" cy="60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6273800</wp:posOffset>
              </wp:positionH>
              <wp:positionV relativeFrom="paragraph">
                <wp:posOffset>9055100</wp:posOffset>
              </wp:positionV>
              <wp:extent cx="175895" cy="187325"/>
              <wp:effectExtent b="0" l="0" r="0" t="0"/>
              <wp:wrapNone/>
              <wp:docPr id="11" name=""/>
              <a:graphic>
                <a:graphicData uri="http://schemas.microsoft.com/office/word/2010/wordprocessingShape">
                  <wps:wsp>
                    <wps:cNvSpPr/>
                    <wps:cNvPr id="17" name="Shape 17"/>
                    <wps:spPr>
                      <a:xfrm>
                        <a:off x="5262815" y="3691100"/>
                        <a:ext cx="166370" cy="177800"/>
                      </a:xfrm>
                      <a:prstGeom prst="rect">
                        <a:avLst/>
                      </a:prstGeom>
                      <a:noFill/>
                      <a:ln>
                        <a:noFill/>
                      </a:ln>
                    </wps:spPr>
                    <wps:txbx>
                      <w:txbxContent>
                        <w:p w:rsidR="00000000" w:rsidDel="00000000" w:rsidP="00000000" w:rsidRDefault="00000000" w:rsidRPr="00000000">
                          <w:pPr>
                            <w:spacing w:after="0" w:before="0" w:line="264.0000057220459"/>
                            <w:ind w:left="6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6273800</wp:posOffset>
              </wp:positionH>
              <wp:positionV relativeFrom="paragraph">
                <wp:posOffset>9055100</wp:posOffset>
              </wp:positionV>
              <wp:extent cx="175895" cy="187325"/>
              <wp:effectExtent b="0" l="0" r="0" t="0"/>
              <wp:wrapNone/>
              <wp:docPr id="1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7589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9232900</wp:posOffset>
              </wp:positionV>
              <wp:extent cx="3548380" cy="187325"/>
              <wp:effectExtent b="0" l="0" r="0" t="0"/>
              <wp:wrapNone/>
              <wp:docPr id="12" name=""/>
              <a:graphic>
                <a:graphicData uri="http://schemas.microsoft.com/office/word/2010/wordprocessingShape">
                  <wps:wsp>
                    <wps:cNvSpPr/>
                    <wps:cNvPr id="18" name="Shape 18"/>
                    <wps:spPr>
                      <a:xfrm>
                        <a:off x="3576573" y="3691100"/>
                        <a:ext cx="3538855"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Laporan Kinerja Program Studi LAM INFOKOM 2.0 - 2025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9232900</wp:posOffset>
              </wp:positionV>
              <wp:extent cx="3548380" cy="187325"/>
              <wp:effectExtent b="0" l="0" r="0" t="0"/>
              <wp:wrapNone/>
              <wp:docPr id="1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548380" cy="187325"/>
                      </a:xfrm>
                      <a:prstGeom prst="rect"/>
                      <a:ln/>
                    </pic:spPr>
                  </pic:pic>
                </a:graphicData>
              </a:graphic>
            </wp:anchor>
          </w:drawing>
        </mc:Fallback>
      </mc:AlternateContent>
    </w:r>
  </w:p>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6883400</wp:posOffset>
              </wp:positionV>
              <wp:extent cx="8023860" cy="54610"/>
              <wp:effectExtent b="0" l="0" r="0" t="0"/>
              <wp:wrapNone/>
              <wp:docPr id="10" name=""/>
              <a:graphic>
                <a:graphicData uri="http://schemas.microsoft.com/office/word/2010/wordprocessingShape">
                  <wps:wsp>
                    <wps:cNvCnPr/>
                    <wps:spPr>
                      <a:xfrm>
                        <a:off x="1338833" y="3757458"/>
                        <a:ext cx="8014335" cy="4508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6883400</wp:posOffset>
              </wp:positionV>
              <wp:extent cx="8023860" cy="54610"/>
              <wp:effectExtent b="0" l="0" r="0" t="0"/>
              <wp:wrapNone/>
              <wp:docPr id="1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8023860" cy="546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8483600</wp:posOffset>
              </wp:positionH>
              <wp:positionV relativeFrom="paragraph">
                <wp:posOffset>6756400</wp:posOffset>
              </wp:positionV>
              <wp:extent cx="254000" cy="187325"/>
              <wp:effectExtent b="0" l="0" r="0" t="0"/>
              <wp:wrapNone/>
              <wp:docPr id="4" name=""/>
              <a:graphic>
                <a:graphicData uri="http://schemas.microsoft.com/office/word/2010/wordprocessingShape">
                  <wps:wsp>
                    <wps:cNvSpPr/>
                    <wps:cNvPr id="5" name="Shape 5"/>
                    <wps:spPr>
                      <a:xfrm>
                        <a:off x="5223763" y="3691100"/>
                        <a:ext cx="244475" cy="177800"/>
                      </a:xfrm>
                      <a:prstGeom prst="rect">
                        <a:avLst/>
                      </a:prstGeom>
                      <a:noFill/>
                      <a:ln>
                        <a:noFill/>
                      </a:ln>
                    </wps:spPr>
                    <wps:txbx>
                      <w:txbxContent>
                        <w:p w:rsidR="00000000" w:rsidDel="00000000" w:rsidP="00000000" w:rsidRDefault="00000000" w:rsidRPr="00000000">
                          <w:pPr>
                            <w:spacing w:after="0" w:before="0" w:line="264.0000057220459"/>
                            <w:ind w:left="60" w:right="0" w:firstLine="6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8483600</wp:posOffset>
              </wp:positionH>
              <wp:positionV relativeFrom="paragraph">
                <wp:posOffset>6756400</wp:posOffset>
              </wp:positionV>
              <wp:extent cx="254000" cy="187325"/>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54000"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6946900</wp:posOffset>
              </wp:positionV>
              <wp:extent cx="3548380" cy="187325"/>
              <wp:effectExtent b="0" l="0" r="0" t="0"/>
              <wp:wrapNone/>
              <wp:docPr id="2" name=""/>
              <a:graphic>
                <a:graphicData uri="http://schemas.microsoft.com/office/word/2010/wordprocessingShape">
                  <wps:wsp>
                    <wps:cNvSpPr/>
                    <wps:cNvPr id="3" name="Shape 3"/>
                    <wps:spPr>
                      <a:xfrm>
                        <a:off x="3576573" y="3691100"/>
                        <a:ext cx="3538855"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Laporan Kinerja Program Studi LAM INFOKOM 2.0 - 2025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6946900</wp:posOffset>
              </wp:positionV>
              <wp:extent cx="3548380" cy="18732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548380" cy="187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6223000</wp:posOffset>
              </wp:positionH>
              <wp:positionV relativeFrom="paragraph">
                <wp:posOffset>9232900</wp:posOffset>
              </wp:positionV>
              <wp:extent cx="190500" cy="187325"/>
              <wp:effectExtent b="0" l="0" r="0" t="0"/>
              <wp:wrapNone/>
              <wp:docPr id="5" name=""/>
              <a:graphic>
                <a:graphicData uri="http://schemas.microsoft.com/office/word/2010/wordprocessingShape">
                  <wps:wsp>
                    <wps:cNvSpPr/>
                    <wps:cNvPr id="6" name="Shape 6"/>
                    <wps:spPr>
                      <a:xfrm>
                        <a:off x="5255513" y="3691100"/>
                        <a:ext cx="180975"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6223000</wp:posOffset>
              </wp:positionH>
              <wp:positionV relativeFrom="paragraph">
                <wp:posOffset>9232900</wp:posOffset>
              </wp:positionV>
              <wp:extent cx="190500" cy="187325"/>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90500"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9423400</wp:posOffset>
              </wp:positionV>
              <wp:extent cx="3548380" cy="187325"/>
              <wp:effectExtent b="0" l="0" r="0" t="0"/>
              <wp:wrapNone/>
              <wp:docPr id="1" name=""/>
              <a:graphic>
                <a:graphicData uri="http://schemas.microsoft.com/office/word/2010/wordprocessingShape">
                  <wps:wsp>
                    <wps:cNvSpPr/>
                    <wps:cNvPr id="2" name="Shape 2"/>
                    <wps:spPr>
                      <a:xfrm>
                        <a:off x="3576573" y="3691100"/>
                        <a:ext cx="3538855"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Laporan Kinerja Program Studi LAM INFOKOM 2.0 - 2025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9423400</wp:posOffset>
              </wp:positionV>
              <wp:extent cx="3548380" cy="1873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548380"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0"/>
      <w:numFmt w:val="bullet"/>
      <w:lvlText w:val="●"/>
      <w:lvlJc w:val="left"/>
      <w:pPr>
        <w:ind w:left="396" w:hanging="284"/>
      </w:pPr>
      <w:rPr>
        <w:rFonts w:ascii="Times New Roman" w:cs="Times New Roman" w:eastAsia="Times New Roman" w:hAnsi="Times New Roman"/>
        <w:b w:val="0"/>
        <w:bCs w:val="0"/>
        <w:i w:val="0"/>
        <w:iCs w:val="0"/>
        <w:sz w:val="20"/>
        <w:szCs w:val="20"/>
      </w:rPr>
    </w:lvl>
    <w:lvl w:ilvl="1">
      <w:start w:val="0"/>
      <w:numFmt w:val="bullet"/>
      <w:lvlText w:val="•"/>
      <w:lvlJc w:val="left"/>
      <w:pPr>
        <w:ind w:left="1476" w:hanging="284"/>
      </w:pPr>
      <w:rPr/>
    </w:lvl>
    <w:lvl w:ilvl="2">
      <w:start w:val="0"/>
      <w:numFmt w:val="bullet"/>
      <w:lvlText w:val="•"/>
      <w:lvlJc w:val="left"/>
      <w:pPr>
        <w:ind w:left="2552" w:hanging="284"/>
      </w:pPr>
      <w:rPr/>
    </w:lvl>
    <w:lvl w:ilvl="3">
      <w:start w:val="0"/>
      <w:numFmt w:val="bullet"/>
      <w:lvlText w:val="•"/>
      <w:lvlJc w:val="left"/>
      <w:pPr>
        <w:ind w:left="3628" w:hanging="283.99999999999955"/>
      </w:pPr>
      <w:rPr/>
    </w:lvl>
    <w:lvl w:ilvl="4">
      <w:start w:val="0"/>
      <w:numFmt w:val="bullet"/>
      <w:lvlText w:val="•"/>
      <w:lvlJc w:val="left"/>
      <w:pPr>
        <w:ind w:left="4704" w:hanging="284"/>
      </w:pPr>
      <w:rPr/>
    </w:lvl>
    <w:lvl w:ilvl="5">
      <w:start w:val="0"/>
      <w:numFmt w:val="bullet"/>
      <w:lvlText w:val="•"/>
      <w:lvlJc w:val="left"/>
      <w:pPr>
        <w:ind w:left="5780" w:hanging="284"/>
      </w:pPr>
      <w:rPr/>
    </w:lvl>
    <w:lvl w:ilvl="6">
      <w:start w:val="0"/>
      <w:numFmt w:val="bullet"/>
      <w:lvlText w:val="•"/>
      <w:lvlJc w:val="left"/>
      <w:pPr>
        <w:ind w:left="6856" w:hanging="284"/>
      </w:pPr>
      <w:rPr/>
    </w:lvl>
    <w:lvl w:ilvl="7">
      <w:start w:val="0"/>
      <w:numFmt w:val="bullet"/>
      <w:lvlText w:val="•"/>
      <w:lvlJc w:val="left"/>
      <w:pPr>
        <w:ind w:left="7932" w:hanging="283.9999999999991"/>
      </w:pPr>
      <w:rPr/>
    </w:lvl>
    <w:lvl w:ilvl="8">
      <w:start w:val="0"/>
      <w:numFmt w:val="bullet"/>
      <w:lvlText w:val="•"/>
      <w:lvlJc w:val="left"/>
      <w:pPr>
        <w:ind w:left="9008" w:hanging="284"/>
      </w:pPr>
      <w:rPr/>
    </w:lvl>
  </w:abstractNum>
  <w:abstractNum w:abstractNumId="13">
    <w:lvl w:ilvl="0">
      <w:start w:val="1"/>
      <w:numFmt w:val="decimal"/>
      <w:lvlText w:val="%1."/>
      <w:lvlJc w:val="left"/>
      <w:pPr>
        <w:ind w:left="2490" w:hanging="245"/>
      </w:pPr>
      <w:rPr>
        <w:rFonts w:ascii="Arial" w:cs="Arial" w:eastAsia="Arial" w:hAnsi="Arial"/>
        <w:b w:val="0"/>
        <w:bCs w:val="0"/>
        <w:i w:val="0"/>
        <w:iCs w:val="0"/>
        <w:sz w:val="22"/>
        <w:szCs w:val="22"/>
      </w:rPr>
    </w:lvl>
    <w:lvl w:ilvl="1">
      <w:start w:val="0"/>
      <w:numFmt w:val="bullet"/>
      <w:lvlText w:val="•"/>
      <w:lvlJc w:val="left"/>
      <w:pPr>
        <w:ind w:left="3832" w:hanging="245"/>
      </w:pPr>
      <w:rPr/>
    </w:lvl>
    <w:lvl w:ilvl="2">
      <w:start w:val="0"/>
      <w:numFmt w:val="bullet"/>
      <w:lvlText w:val="•"/>
      <w:lvlJc w:val="left"/>
      <w:pPr>
        <w:ind w:left="5164" w:hanging="245"/>
      </w:pPr>
      <w:rPr/>
    </w:lvl>
    <w:lvl w:ilvl="3">
      <w:start w:val="0"/>
      <w:numFmt w:val="bullet"/>
      <w:lvlText w:val="•"/>
      <w:lvlJc w:val="left"/>
      <w:pPr>
        <w:ind w:left="6496" w:hanging="245"/>
      </w:pPr>
      <w:rPr/>
    </w:lvl>
    <w:lvl w:ilvl="4">
      <w:start w:val="0"/>
      <w:numFmt w:val="bullet"/>
      <w:lvlText w:val="•"/>
      <w:lvlJc w:val="left"/>
      <w:pPr>
        <w:ind w:left="7828" w:hanging="245"/>
      </w:pPr>
      <w:rPr/>
    </w:lvl>
    <w:lvl w:ilvl="5">
      <w:start w:val="0"/>
      <w:numFmt w:val="bullet"/>
      <w:lvlText w:val="•"/>
      <w:lvlJc w:val="left"/>
      <w:pPr>
        <w:ind w:left="9160" w:hanging="245"/>
      </w:pPr>
      <w:rPr/>
    </w:lvl>
    <w:lvl w:ilvl="6">
      <w:start w:val="0"/>
      <w:numFmt w:val="bullet"/>
      <w:lvlText w:val="•"/>
      <w:lvlJc w:val="left"/>
      <w:pPr>
        <w:ind w:left="10492" w:hanging="245"/>
      </w:pPr>
      <w:rPr/>
    </w:lvl>
    <w:lvl w:ilvl="7">
      <w:start w:val="0"/>
      <w:numFmt w:val="bullet"/>
      <w:lvlText w:val="•"/>
      <w:lvlJc w:val="left"/>
      <w:pPr>
        <w:ind w:left="11824" w:hanging="245"/>
      </w:pPr>
      <w:rPr/>
    </w:lvl>
    <w:lvl w:ilvl="8">
      <w:start w:val="0"/>
      <w:numFmt w:val="bullet"/>
      <w:lvlText w:val="•"/>
      <w:lvlJc w:val="left"/>
      <w:pPr>
        <w:ind w:left="13156" w:hanging="245"/>
      </w:pPr>
      <w:rPr/>
    </w:lvl>
  </w:abstractNum>
  <w:abstractNum w:abstractNumId="14">
    <w:lvl w:ilvl="0">
      <w:start w:val="1"/>
      <w:numFmt w:val="decimal"/>
      <w:lvlText w:val="%1."/>
      <w:lvlJc w:val="left"/>
      <w:pPr>
        <w:ind w:left="2246" w:hanging="281"/>
      </w:pPr>
      <w:rPr/>
    </w:lvl>
    <w:lvl w:ilvl="1">
      <w:start w:val="1"/>
      <w:numFmt w:val="upperLetter"/>
      <w:lvlText w:val="%2."/>
      <w:lvlJc w:val="left"/>
      <w:pPr>
        <w:ind w:left="1833" w:hanging="360.9999999999998"/>
      </w:pPr>
      <w:rPr>
        <w:rFonts w:ascii="Arial" w:cs="Arial" w:eastAsia="Arial" w:hAnsi="Arial"/>
        <w:b w:val="0"/>
        <w:bCs w:val="0"/>
        <w:i w:val="0"/>
        <w:iCs w:val="0"/>
        <w:sz w:val="22"/>
        <w:szCs w:val="22"/>
      </w:rPr>
    </w:lvl>
    <w:lvl w:ilvl="2">
      <w:start w:val="0"/>
      <w:numFmt w:val="bullet"/>
      <w:lvlText w:val="●"/>
      <w:lvlJc w:val="left"/>
      <w:pPr>
        <w:ind w:left="2553" w:hanging="308"/>
      </w:pPr>
      <w:rPr>
        <w:rFonts w:ascii="Times New Roman" w:cs="Times New Roman" w:eastAsia="Times New Roman" w:hAnsi="Times New Roman"/>
        <w:b w:val="0"/>
        <w:bCs w:val="0"/>
        <w:i w:val="0"/>
        <w:iCs w:val="0"/>
        <w:sz w:val="20"/>
        <w:szCs w:val="20"/>
      </w:rPr>
    </w:lvl>
    <w:lvl w:ilvl="3">
      <w:start w:val="0"/>
      <w:numFmt w:val="bullet"/>
      <w:lvlText w:val="•"/>
      <w:lvlJc w:val="left"/>
      <w:pPr>
        <w:ind w:left="2560" w:hanging="308"/>
      </w:pPr>
      <w:rPr/>
    </w:lvl>
    <w:lvl w:ilvl="4">
      <w:start w:val="0"/>
      <w:numFmt w:val="bullet"/>
      <w:lvlText w:val="•"/>
      <w:lvlJc w:val="left"/>
      <w:pPr>
        <w:ind w:left="4454" w:hanging="308"/>
      </w:pPr>
      <w:rPr/>
    </w:lvl>
    <w:lvl w:ilvl="5">
      <w:start w:val="0"/>
      <w:numFmt w:val="bullet"/>
      <w:lvlText w:val="•"/>
      <w:lvlJc w:val="left"/>
      <w:pPr>
        <w:ind w:left="6348" w:hanging="308"/>
      </w:pPr>
      <w:rPr/>
    </w:lvl>
    <w:lvl w:ilvl="6">
      <w:start w:val="0"/>
      <w:numFmt w:val="bullet"/>
      <w:lvlText w:val="•"/>
      <w:lvlJc w:val="left"/>
      <w:pPr>
        <w:ind w:left="8242" w:hanging="307.9999999999991"/>
      </w:pPr>
      <w:rPr/>
    </w:lvl>
    <w:lvl w:ilvl="7">
      <w:start w:val="0"/>
      <w:numFmt w:val="bullet"/>
      <w:lvlText w:val="•"/>
      <w:lvlJc w:val="left"/>
      <w:pPr>
        <w:ind w:left="10137" w:hanging="308"/>
      </w:pPr>
      <w:rPr/>
    </w:lvl>
    <w:lvl w:ilvl="8">
      <w:start w:val="0"/>
      <w:numFmt w:val="bullet"/>
      <w:lvlText w:val="•"/>
      <w:lvlJc w:val="left"/>
      <w:pPr>
        <w:ind w:left="12031" w:hanging="308"/>
      </w:pPr>
      <w:rPr/>
    </w:lvl>
  </w:abstractNum>
  <w:abstractNum w:abstractNumId="15">
    <w:lvl w:ilvl="0">
      <w:start w:val="1"/>
      <w:numFmt w:val="decimal"/>
      <w:lvlText w:val="%1)"/>
      <w:lvlJc w:val="left"/>
      <w:pPr>
        <w:ind w:left="371" w:hanging="259"/>
      </w:pPr>
      <w:rPr>
        <w:rFonts w:ascii="Arial" w:cs="Arial" w:eastAsia="Arial" w:hAnsi="Arial"/>
        <w:b w:val="0"/>
        <w:bCs w:val="0"/>
        <w:i w:val="0"/>
        <w:iCs w:val="0"/>
        <w:sz w:val="22"/>
        <w:szCs w:val="22"/>
      </w:rPr>
    </w:lvl>
    <w:lvl w:ilvl="1">
      <w:start w:val="1"/>
      <w:numFmt w:val="decimal"/>
      <w:lvlText w:val="%2."/>
      <w:lvlJc w:val="left"/>
      <w:pPr>
        <w:ind w:left="540" w:hanging="286"/>
      </w:pPr>
      <w:rPr>
        <w:rFonts w:ascii="Arial" w:cs="Arial" w:eastAsia="Arial" w:hAnsi="Arial"/>
        <w:b w:val="1"/>
        <w:bCs w:val="1"/>
        <w:i w:val="0"/>
        <w:iCs w:val="0"/>
        <w:sz w:val="22"/>
        <w:szCs w:val="22"/>
      </w:rPr>
    </w:lvl>
    <w:lvl w:ilvl="2">
      <w:start w:val="1"/>
      <w:numFmt w:val="upperLetter"/>
      <w:lvlText w:val="%3."/>
      <w:lvlJc w:val="left"/>
      <w:pPr>
        <w:ind w:left="821" w:hanging="281.0000000000001"/>
      </w:pPr>
      <w:rPr>
        <w:rFonts w:ascii="Arial" w:cs="Arial" w:eastAsia="Arial" w:hAnsi="Arial"/>
        <w:b w:val="0"/>
        <w:bCs w:val="0"/>
        <w:i w:val="0"/>
        <w:iCs w:val="0"/>
        <w:sz w:val="22"/>
        <w:szCs w:val="22"/>
      </w:rPr>
    </w:lvl>
    <w:lvl w:ilvl="3">
      <w:start w:val="1"/>
      <w:numFmt w:val="decimal"/>
      <w:lvlText w:val="%4)"/>
      <w:lvlJc w:val="left"/>
      <w:pPr>
        <w:ind w:left="1643" w:hanging="248"/>
      </w:pPr>
      <w:rPr>
        <w:rFonts w:ascii="Calibri" w:cs="Calibri" w:eastAsia="Calibri" w:hAnsi="Calibri"/>
        <w:b w:val="0"/>
        <w:bCs w:val="0"/>
        <w:i w:val="0"/>
        <w:iCs w:val="0"/>
        <w:sz w:val="24"/>
        <w:szCs w:val="24"/>
      </w:rPr>
    </w:lvl>
    <w:lvl w:ilvl="4">
      <w:start w:val="0"/>
      <w:numFmt w:val="bullet"/>
      <w:lvlText w:val="-"/>
      <w:lvlJc w:val="left"/>
      <w:pPr>
        <w:ind w:left="1806" w:hanging="128.00000000000023"/>
      </w:pPr>
      <w:rPr>
        <w:rFonts w:ascii="Calibri" w:cs="Calibri" w:eastAsia="Calibri" w:hAnsi="Calibri"/>
        <w:b w:val="0"/>
        <w:bCs w:val="0"/>
        <w:i w:val="0"/>
        <w:iCs w:val="0"/>
        <w:sz w:val="24"/>
        <w:szCs w:val="24"/>
      </w:rPr>
    </w:lvl>
    <w:lvl w:ilvl="5">
      <w:start w:val="0"/>
      <w:numFmt w:val="bullet"/>
      <w:lvlText w:val="•"/>
      <w:lvlJc w:val="left"/>
      <w:pPr>
        <w:ind w:left="1840" w:hanging="128"/>
      </w:pPr>
      <w:rPr/>
    </w:lvl>
    <w:lvl w:ilvl="6">
      <w:start w:val="0"/>
      <w:numFmt w:val="bullet"/>
      <w:lvlText w:val="•"/>
      <w:lvlJc w:val="left"/>
      <w:pPr>
        <w:ind w:left="3512" w:hanging="128"/>
      </w:pPr>
      <w:rPr/>
    </w:lvl>
    <w:lvl w:ilvl="7">
      <w:start w:val="0"/>
      <w:numFmt w:val="bullet"/>
      <w:lvlText w:val="•"/>
      <w:lvlJc w:val="left"/>
      <w:pPr>
        <w:ind w:left="5184" w:hanging="128"/>
      </w:pPr>
      <w:rPr/>
    </w:lvl>
    <w:lvl w:ilvl="8">
      <w:start w:val="0"/>
      <w:numFmt w:val="bullet"/>
      <w:lvlText w:val="•"/>
      <w:lvlJc w:val="left"/>
      <w:pPr>
        <w:ind w:left="6856" w:hanging="127.99999999999909"/>
      </w:pPr>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1" w:lineRule="auto"/>
      <w:ind w:left="1371" w:right="1371"/>
      <w:jc w:val="center"/>
    </w:pPr>
    <w:rPr>
      <w:b w:val="1"/>
      <w:bCs w:val="1"/>
      <w:sz w:val="28"/>
      <w:szCs w:val="28"/>
    </w:rPr>
  </w:style>
  <w:style w:type="paragraph" w:styleId="Heading2">
    <w:name w:val="heading 2"/>
    <w:basedOn w:val="Normal"/>
    <w:next w:val="Normal"/>
    <w:pPr>
      <w:ind w:left="2526"/>
      <w:jc w:val="center"/>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42" w:right="514"/>
    </w:pPr>
    <w:rPr>
      <w:rFonts w:ascii="Tahoma" w:cs="Tahoma" w:eastAsia="Tahoma" w:hAnsi="Tahoma"/>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oi.org/10.30812/matrik.v22i1.2471" TargetMode="External"/><Relationship Id="rId194" Type="http://schemas.openxmlformats.org/officeDocument/2006/relationships/hyperlink" Target="https://doi.org/10.34148/teknika.v12i1.571" TargetMode="External"/><Relationship Id="rId193" Type="http://schemas.openxmlformats.org/officeDocument/2006/relationships/hyperlink" Target="https://doi.org/10.30591/jpit.v8i1.4551" TargetMode="External"/><Relationship Id="rId192" Type="http://schemas.openxmlformats.org/officeDocument/2006/relationships/hyperlink" Target="http://dx.doi.org/10.26418/jp.v8i3.57208" TargetMode="External"/><Relationship Id="rId191" Type="http://schemas.openxmlformats.org/officeDocument/2006/relationships/hyperlink" Target="https://doi.org/10.30812/matrik.v22i1.2471" TargetMode="External"/><Relationship Id="rId187" Type="http://schemas.openxmlformats.org/officeDocument/2006/relationships/hyperlink" Target="https://e-journal.hamzanwadi.ac.id/index.php/edumatic/article/view/6466" TargetMode="External"/><Relationship Id="rId186" Type="http://schemas.openxmlformats.org/officeDocument/2006/relationships/hyperlink" Target="https://www.scopus.com/pages/publications/85140908301" TargetMode="External"/><Relationship Id="rId185" Type="http://schemas.openxmlformats.org/officeDocument/2006/relationships/hyperlink" Target="http://dx.doi.org/10.12785/ijcds/140179" TargetMode="External"/><Relationship Id="rId184" Type="http://schemas.openxmlformats.org/officeDocument/2006/relationships/hyperlink" Target="https://dx.doi.org/10.14569/IJACSA.2022.0131031" TargetMode="External"/><Relationship Id="rId189" Type="http://schemas.openxmlformats.org/officeDocument/2006/relationships/hyperlink" Target="https://e-journal.hamzanwadi.ac.id/index.php/edumatic/article/view/6697" TargetMode="External"/><Relationship Id="rId188" Type="http://schemas.openxmlformats.org/officeDocument/2006/relationships/hyperlink" Target="https://doi.org/10.30812/matrik.v22i1.1849" TargetMode="External"/><Relationship Id="rId183" Type="http://schemas.openxmlformats.org/officeDocument/2006/relationships/hyperlink" Target="https://thesai.org/Publications/ViewPaper?Volume=13&amp;Issue=10&amp;Code=IJACSA&amp;SerialNo=31" TargetMode="External"/><Relationship Id="rId182" Type="http://schemas.openxmlformats.org/officeDocument/2006/relationships/hyperlink" Target="https://drive.google.com/drive/folders/1cNOxJCAutYqyoLMrXTtOl2G2VZSPxpya?usp=sharing" TargetMode="External"/><Relationship Id="rId181" Type="http://schemas.openxmlformats.org/officeDocument/2006/relationships/hyperlink" Target="https://drive.google.com/drive/folders/1pT2QqN-vU3IukVlc2qtRexjbiakCx_Y5?usp=sharing" TargetMode="External"/><Relationship Id="rId180" Type="http://schemas.openxmlformats.org/officeDocument/2006/relationships/hyperlink" Target="https://drive.google.com/drive/folders/1K4I6ohNDkfql0Vs2JeS12FbA_MPkqP8N?usp=sharing" TargetMode="External"/><Relationship Id="rId176" Type="http://schemas.openxmlformats.org/officeDocument/2006/relationships/hyperlink" Target="https://drive.google.com/drive/folders/1vxtAiTbqX5TBfaT93RtyHIN3URjOlM1b?usp=sharing" TargetMode="External"/><Relationship Id="rId297" Type="http://schemas.openxmlformats.org/officeDocument/2006/relationships/hyperlink" Target="https://bpostel.komdigi.go.id/index.php/bpostel/article/view/403" TargetMode="External"/><Relationship Id="rId175" Type="http://schemas.openxmlformats.org/officeDocument/2006/relationships/hyperlink" Target="https://drive.google.com/drive/folders/13L1Nu9Zcynll9jgGS3GbEUuEn_cOkxqr?usp=sharing" TargetMode="External"/><Relationship Id="rId296" Type="http://schemas.openxmlformats.org/officeDocument/2006/relationships/hyperlink" Target="https://infokripto.poltekssn.ac.id/index.php/infokripto/article/view/111" TargetMode="External"/><Relationship Id="rId174" Type="http://schemas.openxmlformats.org/officeDocument/2006/relationships/hyperlink" Target="https://drive.google.com/drive/folders/1YlSU7CjAkcWs7utYJazahlNyutssx4rU?usp=sharing" TargetMode="External"/><Relationship Id="rId295" Type="http://schemas.openxmlformats.org/officeDocument/2006/relationships/hyperlink" Target="https://ejournal.undiksha.ac.id/index.php/janapati/article/view/84725" TargetMode="External"/><Relationship Id="rId173" Type="http://schemas.openxmlformats.org/officeDocument/2006/relationships/hyperlink" Target="https://drive.google.com/drive/folders/1f-yFjM0Id1DvIoY05bMU6L3sEPCkk0p7?usp=sharing" TargetMode="External"/><Relationship Id="rId294" Type="http://schemas.openxmlformats.org/officeDocument/2006/relationships/hyperlink" Target="https://ejournal.ikado.ac.id/index.php/teknika/article/view/1156" TargetMode="External"/><Relationship Id="rId179" Type="http://schemas.openxmlformats.org/officeDocument/2006/relationships/hyperlink" Target="https://drive.google.com/drive/folders/1t8Ew4BJQ4bpd9abSVTa6S0OymcLSU2HO?usp=sharing" TargetMode="External"/><Relationship Id="rId178" Type="http://schemas.openxmlformats.org/officeDocument/2006/relationships/hyperlink" Target="https://drive.google.com/drive/folders/1Cetj6SvQhVM0AVJUnKmqZorzlrpox1RM?usp=sharing" TargetMode="External"/><Relationship Id="rId299" Type="http://schemas.openxmlformats.org/officeDocument/2006/relationships/hyperlink" Target="https://doi.org/10.1109/ICITCOM62788.2024.10762471" TargetMode="External"/><Relationship Id="rId177" Type="http://schemas.openxmlformats.org/officeDocument/2006/relationships/hyperlink" Target="https://drive.google.com/drive/folders/12rhFxY_FfoiDdgdFSQHU1cKu7U6iaocG?usp=sharing" TargetMode="External"/><Relationship Id="rId298" Type="http://schemas.openxmlformats.org/officeDocument/2006/relationships/hyperlink" Target="https://infokripto.poltekssn.ac.id/index.php/infokripto/article/view/126" TargetMode="External"/><Relationship Id="rId198" Type="http://schemas.openxmlformats.org/officeDocument/2006/relationships/hyperlink" Target="https://journal.upgripnk.ac.id/index.php/gervasi/article/view/3672/1989" TargetMode="External"/><Relationship Id="rId197" Type="http://schemas.openxmlformats.org/officeDocument/2006/relationships/hyperlink" Target="https://jurnal.untan.ac.id/index.php/jepin/article/view/58192" TargetMode="External"/><Relationship Id="rId196" Type="http://schemas.openxmlformats.org/officeDocument/2006/relationships/hyperlink" Target="https://jurnal.iaii.or.id/index.php/RESTI/article/view/4870/782" TargetMode="External"/><Relationship Id="rId195" Type="http://schemas.openxmlformats.org/officeDocument/2006/relationships/hyperlink" Target="https://jurnal.mdp.ac.id/index.php/jatisi/article/view/3082" TargetMode="External"/><Relationship Id="rId199" Type="http://schemas.openxmlformats.org/officeDocument/2006/relationships/hyperlink" Target="http://dx.doi.org/10.30646/tikomsin.v10i2.641" TargetMode="External"/><Relationship Id="rId150" Type="http://schemas.openxmlformats.org/officeDocument/2006/relationships/hyperlink" Target="https://ieeexplore.ieee.org/abstract/document/10276558/" TargetMode="External"/><Relationship Id="rId271" Type="http://schemas.openxmlformats.org/officeDocument/2006/relationships/hyperlink" Target="https://jurnal.dokterlaw.com/index.php/lexlaguens/article/view/57" TargetMode="External"/><Relationship Id="rId392" Type="http://schemas.openxmlformats.org/officeDocument/2006/relationships/hyperlink" Target="https://drive.google.com/drive/folders/1VKvufhcZmA1QqYV-Pi0uAx6K5HXfBMFx?usp=sharing" TargetMode="External"/><Relationship Id="rId270" Type="http://schemas.openxmlformats.org/officeDocument/2006/relationships/hyperlink" Target="https://infokripto.poltekssn.ac.id/index.php/infokripto/article/view/99/97" TargetMode="External"/><Relationship Id="rId391" Type="http://schemas.openxmlformats.org/officeDocument/2006/relationships/hyperlink" Target="https://drive.google.com/drive/folders/1yddMkytka9p7T-EGveoMjthBtYCg_rCP?usp=sharing" TargetMode="External"/><Relationship Id="rId390" Type="http://schemas.openxmlformats.org/officeDocument/2006/relationships/hyperlink" Target="https://drive.google.com/file/d/1JgOSGXAJmHCAsg_MPxzUbUGlhjc9xRz-/view?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rive.google.com/drive/folders/11BuDpqcIS4Ja7u0uGed4IoYXxFAbj-8Y?usp=sharing" TargetMode="External"/><Relationship Id="rId4" Type="http://schemas.openxmlformats.org/officeDocument/2006/relationships/fontTable" Target="fontTable.xml"/><Relationship Id="rId148" Type="http://schemas.openxmlformats.org/officeDocument/2006/relationships/hyperlink" Target="https://drive.google.com/drive/folders/1miNb-SzpHxCizKY5uePtfbD7NMiZXvfE?usp=sharing" TargetMode="External"/><Relationship Id="rId269" Type="http://schemas.openxmlformats.org/officeDocument/2006/relationships/hyperlink" Target="https://infokripto.poltekssn.ac.id/index.php/infokripto/article/view/87/83" TargetMode="External"/><Relationship Id="rId9" Type="http://schemas.openxmlformats.org/officeDocument/2006/relationships/footer" Target="footer1.xml"/><Relationship Id="rId143" Type="http://schemas.openxmlformats.org/officeDocument/2006/relationships/hyperlink" Target="https://drive.google.com/drive/folders/1YF1SCa6LO5r-e3qsZvvUSF2upoba3Pr0?usp=sharing" TargetMode="External"/><Relationship Id="rId264" Type="http://schemas.openxmlformats.org/officeDocument/2006/relationships/hyperlink" Target="http://dx.doi.org/10.23887/janapati.v12i3.69264" TargetMode="External"/><Relationship Id="rId385" Type="http://schemas.openxmlformats.org/officeDocument/2006/relationships/hyperlink" Target="https://drive.google.com/drive/folders/1XBFMf6gZ4Cc4IhZmAQ8v8b-Xs1Cqo9A0?usp=drive_link" TargetMode="External"/><Relationship Id="rId142" Type="http://schemas.openxmlformats.org/officeDocument/2006/relationships/hyperlink" Target="https://drive.google.com/drive/folders/1zmvKGMz1cQVWcTJDdD6tr19D8DVJi7qJ?usp=sharing" TargetMode="External"/><Relationship Id="rId263" Type="http://schemas.openxmlformats.org/officeDocument/2006/relationships/hyperlink" Target="https://dx.doi.org/10.62527/joiv.8.3.2018" TargetMode="External"/><Relationship Id="rId384" Type="http://schemas.openxmlformats.org/officeDocument/2006/relationships/hyperlink" Target="https://drive.google.com/drive/folders/1PT8gMgkW29MnTw2Lb3rVTThaxpN0ldja?usp=drive_link" TargetMode="External"/><Relationship Id="rId141" Type="http://schemas.openxmlformats.org/officeDocument/2006/relationships/hyperlink" Target="https://drive.google.com/drive/folders/18iXq6Emm21_zcMUGiLl12kO_Jw05c0_b?usp=sharing" TargetMode="External"/><Relationship Id="rId262" Type="http://schemas.openxmlformats.org/officeDocument/2006/relationships/hyperlink" Target="https://doi.org/10.22146/jnteti.v13i2.9623" TargetMode="External"/><Relationship Id="rId383" Type="http://schemas.openxmlformats.org/officeDocument/2006/relationships/hyperlink" Target="https://ugm.ac.id/id/agenda/konferensi-nasional-peningkatan-sinergi-dan-kolaborasi-masyarakat-untuk-ketahanan-pangan-dan-perubahan-iklim/" TargetMode="External"/><Relationship Id="rId140" Type="http://schemas.openxmlformats.org/officeDocument/2006/relationships/hyperlink" Target="https://drive.google.com/drive/folders/1Pqryon91iBl_n-rjHxpcO8W4CA0Xns1w?usp=sharing" TargetMode="External"/><Relationship Id="rId261" Type="http://schemas.openxmlformats.org/officeDocument/2006/relationships/hyperlink" Target="http://dx.doi.org/10.53314/ELS2327050S" TargetMode="External"/><Relationship Id="rId382" Type="http://schemas.openxmlformats.org/officeDocument/2006/relationships/hyperlink" Target="https://drive.google.com/drive/folders/1bXhTOt-MgOL5_jPisA9YwULvJwSl1HmD?usp=drive_link" TargetMode="External"/><Relationship Id="rId5" Type="http://schemas.openxmlformats.org/officeDocument/2006/relationships/numbering" Target="numbering.xml"/><Relationship Id="rId147" Type="http://schemas.openxmlformats.org/officeDocument/2006/relationships/hyperlink" Target="https://poltekssn.ac.id/wp-content/uploads/2024/12/101224_Buku_Kajian_Ketahanan_Keamanan_Siber_Manajemen_Kerentanan-1.pdf" TargetMode="External"/><Relationship Id="rId268" Type="http://schemas.openxmlformats.org/officeDocument/2006/relationships/hyperlink" Target="https://ieeexplore.ieee.org/abstract/document/10775428" TargetMode="External"/><Relationship Id="rId389" Type="http://schemas.openxmlformats.org/officeDocument/2006/relationships/hyperlink" Target="https://drive.google.com/drive/folders/1jBVs__FqTCOz2X-4UyQjxR8hKEdiQ_sH?usp=sharing" TargetMode="External"/><Relationship Id="rId6" Type="http://schemas.openxmlformats.org/officeDocument/2006/relationships/styles" Target="styles.xml"/><Relationship Id="rId146" Type="http://schemas.openxmlformats.org/officeDocument/2006/relationships/hyperlink" Target="https://drive.google.com/drive/folders/1_Y7gKN1vcyR2eMWoi6eywQOmBGxgiPRi?usp=sharing" TargetMode="External"/><Relationship Id="rId267" Type="http://schemas.openxmlformats.org/officeDocument/2006/relationships/hyperlink" Target="https://infokripto.poltekssn.ac.id/index.php/infokripto/article/view/86/67" TargetMode="External"/><Relationship Id="rId388" Type="http://schemas.openxmlformats.org/officeDocument/2006/relationships/hyperlink" Target="https://drive.google.com/drive/folders/1rXU3u0N1NcSPtvRivUy9k3vLUpDcuHkC?usp=sharing" TargetMode="External"/><Relationship Id="rId7" Type="http://schemas.openxmlformats.org/officeDocument/2006/relationships/image" Target="media/image2.png"/><Relationship Id="rId145" Type="http://schemas.openxmlformats.org/officeDocument/2006/relationships/hyperlink" Target="https://drive.google.com/drive/folders/1uXWXgNyskwmjp1msLVeUFAvsj7xZPrti?usp=sharing" TargetMode="External"/><Relationship Id="rId266" Type="http://schemas.openxmlformats.org/officeDocument/2006/relationships/hyperlink" Target="https://infokripto.poltekssn.ac.id/index.php/infokripto/article/view/80/68" TargetMode="External"/><Relationship Id="rId387" Type="http://schemas.openxmlformats.org/officeDocument/2006/relationships/hyperlink" Target="https://drive.google.com/drive/folders/1mPg67Wehz1SrhWiiPsUDDNAuYa1YtG-H?usp=drive_link" TargetMode="External"/><Relationship Id="rId8" Type="http://schemas.openxmlformats.org/officeDocument/2006/relationships/header" Target="header1.xml"/><Relationship Id="rId144" Type="http://schemas.openxmlformats.org/officeDocument/2006/relationships/hyperlink" Target="https://drive.google.com/drive/folders/1B4CssC9R_bPhPYXQD5nl7rpS8s1uXQMx?usp=sharing" TargetMode="External"/><Relationship Id="rId265" Type="http://schemas.openxmlformats.org/officeDocument/2006/relationships/hyperlink" Target="https://doi.org/10.33096/ilkom.v16i1.1679.12-26" TargetMode="External"/><Relationship Id="rId386" Type="http://schemas.openxmlformats.org/officeDocument/2006/relationships/hyperlink" Target="https://drive.google.com/drive/folders/1gVW5_ihxfvGOzf_at9l7GfFtkiCxI3on?usp=sharing" TargetMode="External"/><Relationship Id="rId260" Type="http://schemas.openxmlformats.org/officeDocument/2006/relationships/hyperlink" Target="https://www.emerald.com/ics/article-abstract/32/1/112/1223535/Framework-for-critical-information-infrastructure?redirectedFrom=fulltext" TargetMode="External"/><Relationship Id="rId381" Type="http://schemas.openxmlformats.org/officeDocument/2006/relationships/hyperlink" Target="https://jurnal.pelitabangsa.ac.id/index.php/jpp/article/view/4870" TargetMode="External"/><Relationship Id="rId380" Type="http://schemas.openxmlformats.org/officeDocument/2006/relationships/hyperlink" Target="https://drive.google.com/drive/folders/1EvrtNSWoud9EE-xqvOJquQfYTIgE9cjy?usp=drive_link" TargetMode="External"/><Relationship Id="rId139" Type="http://schemas.openxmlformats.org/officeDocument/2006/relationships/hyperlink" Target="https://drive.google.com/drive/folders/1d89c0BN95VRVnAJe-c8IDBQtis_RAFn1?usp=sharing" TargetMode="External"/><Relationship Id="rId138" Type="http://schemas.openxmlformats.org/officeDocument/2006/relationships/hyperlink" Target="https://drive.google.com/drive/folders/1qJAbHXdrvFqdyNBsz2NXBHlIADP-R45L?usp=sharing" TargetMode="External"/><Relationship Id="rId259" Type="http://schemas.openxmlformats.org/officeDocument/2006/relationships/hyperlink" Target="https://thesai.org/Publications/ViewPaper?Volume=14&amp;Issue=1&amp;Code=IJACSA&amp;SerialNo=11" TargetMode="External"/><Relationship Id="rId137" Type="http://schemas.openxmlformats.org/officeDocument/2006/relationships/hyperlink" Target="https://drive.google.com/drive/folders/1BMkUDRMO5H4HbtFAqssigeUyEOmlyGJ9?usp=sharing" TargetMode="External"/><Relationship Id="rId258" Type="http://schemas.openxmlformats.org/officeDocument/2006/relationships/hyperlink" Target="https://www.journal.iapa.or.id/pgr/article/view/932" TargetMode="External"/><Relationship Id="rId379" Type="http://schemas.openxmlformats.org/officeDocument/2006/relationships/hyperlink" Target="https://journal.upgripnk.ac.id/index.php/gervasi/article/view/3672" TargetMode="External"/><Relationship Id="rId132" Type="http://schemas.openxmlformats.org/officeDocument/2006/relationships/hyperlink" Target="https://drive.google.com/drive/folders/1KaR4GIHGjkgG7eDylCQSoMdXpI-4CxV6?usp=sharing" TargetMode="External"/><Relationship Id="rId253" Type="http://schemas.openxmlformats.org/officeDocument/2006/relationships/hyperlink" Target="https://www.jurnalwidyalaksmi.com/index.php/jwl/article/view/43/34" TargetMode="External"/><Relationship Id="rId374" Type="http://schemas.openxmlformats.org/officeDocument/2006/relationships/hyperlink" Target="https://drive.google.com/drive/folders/198p8NrqT0SzPdMY4GFFxh5QDgKT6TG_b?usp=sharing" TargetMode="External"/><Relationship Id="rId131" Type="http://schemas.openxmlformats.org/officeDocument/2006/relationships/hyperlink" Target="https://drive.google.com/drive/folders/1JRexeJsqj4Ixzwd3D4PH08CD7UbvRw9q?usp=sharing" TargetMode="External"/><Relationship Id="rId252" Type="http://schemas.openxmlformats.org/officeDocument/2006/relationships/hyperlink" Target="https://infokripto.poltekssn.ac.id/index.php/infokripto/article/view/60/50" TargetMode="External"/><Relationship Id="rId373" Type="http://schemas.openxmlformats.org/officeDocument/2006/relationships/hyperlink" Target="https://drive.google.com/drive/folders/1OY4yi1sqYSuBHLgfaHSW7oMAvymTy_5b?usp=sharing" TargetMode="External"/><Relationship Id="rId130" Type="http://schemas.openxmlformats.org/officeDocument/2006/relationships/hyperlink" Target="https://drive.google.com/drive/folders/1jvE35rJT89GqWvZhuk6N-qPZ15IjKPHP?usp=sharing" TargetMode="External"/><Relationship Id="rId251" Type="http://schemas.openxmlformats.org/officeDocument/2006/relationships/hyperlink" Target="https://ieeexplore.ieee.org/abstract/document/10009967" TargetMode="External"/><Relationship Id="rId372" Type="http://schemas.openxmlformats.org/officeDocument/2006/relationships/hyperlink" Target="https://drive.google.com/drive/folders/1tsvn7qKb2siCXA7pyEz750sll9aH7Q-R?usp=sharing" TargetMode="External"/><Relationship Id="rId250" Type="http://schemas.openxmlformats.org/officeDocument/2006/relationships/hyperlink" Target="https://mail.jsi.stikom-bali.ac.id/index.php/jsi/article/view/483/231" TargetMode="External"/><Relationship Id="rId371" Type="http://schemas.openxmlformats.org/officeDocument/2006/relationships/hyperlink" Target="https://drive.google.com/drive/folders/1jJIkjEoTh_LixIfMdRkce2dT8X8Ho2Xd?usp=sharing" TargetMode="External"/><Relationship Id="rId136" Type="http://schemas.openxmlformats.org/officeDocument/2006/relationships/hyperlink" Target="https://drive.google.com/drive/folders/1p7ojpW24tAV9lgsdvJNgvcpivIAw21f5?usp=sharing" TargetMode="External"/><Relationship Id="rId257" Type="http://schemas.openxmlformats.org/officeDocument/2006/relationships/hyperlink" Target="https://scholar.google.com/scholar?oi=bibs&amp;cluster=4906948952951853137&amp;btnI=1&amp;hl=id" TargetMode="External"/><Relationship Id="rId378" Type="http://schemas.openxmlformats.org/officeDocument/2006/relationships/hyperlink" Target="https://drive.google.com/drive/folders/12DYt58IWLbFXStzeOyER2q7O7XgTvLRQ?usp=sharing" TargetMode="External"/><Relationship Id="rId135" Type="http://schemas.openxmlformats.org/officeDocument/2006/relationships/hyperlink" Target="https://drive.google.com/drive/folders/1PZIHeVWsfW1BQUxfIOXuBz3JCuooUDE1?usp=sharing" TargetMode="External"/><Relationship Id="rId256" Type="http://schemas.openxmlformats.org/officeDocument/2006/relationships/hyperlink" Target="https://journal.uii.ac.id/AMBR/article/view/35151" TargetMode="External"/><Relationship Id="rId377" Type="http://schemas.openxmlformats.org/officeDocument/2006/relationships/hyperlink" Target="https://drive.google.com/drive/folders/1G8ww4_GSChehOjZB2xkHuZ88EWrU988W?usp=sharing" TargetMode="External"/><Relationship Id="rId134" Type="http://schemas.openxmlformats.org/officeDocument/2006/relationships/hyperlink" Target="https://drive.google.com/drive/folders/1Oas4eO3sN-tc-iu_v_wsLvnGgvhtbuxN?usp=sharing" TargetMode="External"/><Relationship Id="rId255" Type="http://schemas.openxmlformats.org/officeDocument/2006/relationships/hyperlink" Target="https://jurnal.umt.ac.id/index.php/jgs/article/view/10890" TargetMode="External"/><Relationship Id="rId376" Type="http://schemas.openxmlformats.org/officeDocument/2006/relationships/hyperlink" Target="https://drive.google.com/drive/folders/1lyBKN24K_xb6uR11G4PJQGTN6gB0qNPc?usp=sharing" TargetMode="External"/><Relationship Id="rId133" Type="http://schemas.openxmlformats.org/officeDocument/2006/relationships/hyperlink" Target="https://drive.google.com/drive/folders/1o1AxItMQgTJ3HCegHPTdouLjaNm5yJsm?usp=sharing" TargetMode="External"/><Relationship Id="rId254" Type="http://schemas.openxmlformats.org/officeDocument/2006/relationships/hyperlink" Target="https://infokripto.poltekssn.ac.id/index.php/infokripto/article/view/78/60" TargetMode="External"/><Relationship Id="rId375" Type="http://schemas.openxmlformats.org/officeDocument/2006/relationships/hyperlink" Target="https://drive.google.com/drive/folders/120L9ZUVZ1CpTv89MKeqGrodwFYWAgjwS?usp=sharing" TargetMode="External"/><Relationship Id="rId172" Type="http://schemas.openxmlformats.org/officeDocument/2006/relationships/hyperlink" Target="https://idsirtii.or.id/en/warning/read/673/kajian-ketahanan-siber-manajemen-kerentanan.html" TargetMode="External"/><Relationship Id="rId293" Type="http://schemas.openxmlformats.org/officeDocument/2006/relationships/hyperlink" Target="https://journal.unnes.ac.id/journals/abdimas/article/view/8264" TargetMode="External"/><Relationship Id="rId171" Type="http://schemas.openxmlformats.org/officeDocument/2006/relationships/hyperlink" Target="https://drive.google.com/drive/folders/11hUS0b2QK6bXpgVwhGTFe2I_J3XdHdU_?usp=sharing" TargetMode="External"/><Relationship Id="rId292" Type="http://schemas.openxmlformats.org/officeDocument/2006/relationships/hyperlink" Target="https://jurnal.iaii.or.id/index.php/RESTI/article/view/5945/975" TargetMode="External"/><Relationship Id="rId170" Type="http://schemas.openxmlformats.org/officeDocument/2006/relationships/hyperlink" Target="https://drive.google.com/drive/folders/1CBHVXT1zAI0ShXbTZw5LVP4aLbu0ebO5?usp=sharing" TargetMode="External"/><Relationship Id="rId291" Type="http://schemas.openxmlformats.org/officeDocument/2006/relationships/hyperlink" Target="https://www.oic-cert.org/en/journal/pdf/5/1/1.pdf" TargetMode="External"/><Relationship Id="rId290" Type="http://schemas.openxmlformats.org/officeDocument/2006/relationships/hyperlink" Target="https://pubs.aip.org/aip/acp/article-abstract/2680/1/020050/2928464/Text-preprocessing-for-optimal-accuracy-in" TargetMode="External"/><Relationship Id="rId165" Type="http://schemas.openxmlformats.org/officeDocument/2006/relationships/hyperlink" Target="https://www.abdi.id/perhelatan-summit-satu-data-indonesia-2023-day-1-tata-kelola-keamanan-siber-jadi-prioritas/" TargetMode="External"/><Relationship Id="rId286" Type="http://schemas.openxmlformats.org/officeDocument/2006/relationships/hyperlink" Target="https://jurnal.ugm.ac.id/v3/JNTETI/article/view/9623/4194" TargetMode="External"/><Relationship Id="rId164" Type="http://schemas.openxmlformats.org/officeDocument/2006/relationships/hyperlink" Target="https://www.komite.id/2023/07/05/perhelatan-summit-satu-data-indonesia-2023-day-1-tata-kelola-keamanan-siber-jadi-prioritas/" TargetMode="External"/><Relationship Id="rId285" Type="http://schemas.openxmlformats.org/officeDocument/2006/relationships/hyperlink" Target="https://prosiding.umy.ac.id/iccs/index.php/iccs/article/view/294/284" TargetMode="External"/><Relationship Id="rId163" Type="http://schemas.openxmlformats.org/officeDocument/2006/relationships/hyperlink" Target="https://www.antaranews.com/berita/3700398/huawei-gandeng-poltek-ssn-bahas-tata-kelola-data-dan-keamanan-siber" TargetMode="External"/><Relationship Id="rId284" Type="http://schemas.openxmlformats.org/officeDocument/2006/relationships/hyperlink" Target="https://ejurnal.umri.ac.id/index.php/JIK/article/view/7100/3034" TargetMode="External"/><Relationship Id="rId162" Type="http://schemas.openxmlformats.org/officeDocument/2006/relationships/hyperlink" Target="https://library.poltekssn.ac.id/?books=tinjauan-strategis-keamanan-siber-indonesia-teknologi-cloud-dan-tata-kelola-data&amp;utm_source=chatgpt.com" TargetMode="External"/><Relationship Id="rId283" Type="http://schemas.openxmlformats.org/officeDocument/2006/relationships/hyperlink" Target="https://ieeexplore.ieee.org/document/10730126" TargetMode="External"/><Relationship Id="rId169" Type="http://schemas.openxmlformats.org/officeDocument/2006/relationships/hyperlink" Target="https://drive.google.com/drive/folders/1LINtF_4FkVMkYNW_0yeXEMQ-9F_hesD6?usp=sharing" TargetMode="External"/><Relationship Id="rId168" Type="http://schemas.openxmlformats.org/officeDocument/2006/relationships/hyperlink" Target="https://www.koran-gala.id/gala-siber/5879392078/politeknik-siber-dan-sandi-negara-antisipasi-penggunaan-ai-dan-big-data" TargetMode="External"/><Relationship Id="rId289" Type="http://schemas.openxmlformats.org/officeDocument/2006/relationships/hyperlink" Target="https://eprints.uad.ac.id/50853/1/2-Double%20Face%20Masks%20Detection%20Using%20Region-Based%20Convolutional%20Neural%20Network.pdf" TargetMode="External"/><Relationship Id="rId167" Type="http://schemas.openxmlformats.org/officeDocument/2006/relationships/hyperlink" Target="https://www.nawacitapost.com/nasional/2790307/asosiasi-big-data-dan-ai-gelar-sdi-2023-bahas-tata-kelola-keamanan-siber" TargetMode="External"/><Relationship Id="rId288" Type="http://schemas.openxmlformats.org/officeDocument/2006/relationships/hyperlink" Target="https://ieeexplore.ieee.org/abstract/document/10497513" TargetMode="External"/><Relationship Id="rId166" Type="http://schemas.openxmlformats.org/officeDocument/2006/relationships/hyperlink" Target="https://csirt.makassarkota.go.id/posts/wakil-kepala-bssn-luncurkan-buku-tinjauan-strategis-keamanan-siber-indonesia-teknologi-cloud-dan-tata-kelola-data" TargetMode="External"/><Relationship Id="rId287" Type="http://schemas.openxmlformats.org/officeDocument/2006/relationships/hyperlink" Target="https://pubs.aip.org/aip/acp/article-abstract/2680/1/020028/2928442/The-GPT-tool-for-an-in-depth-analysis-on-Hawkeye?redirectedFrom=fulltext" TargetMode="External"/><Relationship Id="rId161" Type="http://schemas.openxmlformats.org/officeDocument/2006/relationships/hyperlink" Target="https://csirt.makassarkota.go.id/posts/menko-marves-luhut-binsar-panjaitan-dan-kepala-bssn-hinsa-siburian-luncurkan-buku-tinjauan-strategis-keamanan-siber-indonesia-menuju-era-5g-hasil-penelitian-bersama-poltek-ssn-dengan-it-del" TargetMode="External"/><Relationship Id="rId282" Type="http://schemas.openxmlformats.org/officeDocument/2006/relationships/hyperlink" Target="https://ieeexplore.ieee.org/document/10762406" TargetMode="External"/><Relationship Id="rId160" Type="http://schemas.openxmlformats.org/officeDocument/2006/relationships/hyperlink" Target="https://www.del.ac.id/?p=14134" TargetMode="External"/><Relationship Id="rId281" Type="http://schemas.openxmlformats.org/officeDocument/2006/relationships/hyperlink" Target="https://ieeexplore.ieee.org/document/10462809" TargetMode="External"/><Relationship Id="rId280" Type="http://schemas.openxmlformats.org/officeDocument/2006/relationships/hyperlink" Target="https://ieeexplore.ieee.org/document/10442845" TargetMode="External"/><Relationship Id="rId159" Type="http://schemas.openxmlformats.org/officeDocument/2006/relationships/hyperlink" Target="https://poltekssn.ac.id/luhut-binsar-panjaitan-meresmikan-hasil-penelitian-bersama-poltek-ssn-dengan-it-del-tinjauan-strategis-keamanan-siber-indonesia-menuju-era-5g/" TargetMode="External"/><Relationship Id="rId154" Type="http://schemas.openxmlformats.org/officeDocument/2006/relationships/hyperlink" Target="https://drive.google.com/drive/folders/1tZh2l21kc5hFYWEP_robpQI1ThZbTZyI?usp=sharing" TargetMode="External"/><Relationship Id="rId275" Type="http://schemas.openxmlformats.org/officeDocument/2006/relationships/hyperlink" Target="https://doi.org/10.1109/ICoCICs58778.2023.10276447" TargetMode="External"/><Relationship Id="rId396" Type="http://schemas.openxmlformats.org/officeDocument/2006/relationships/hyperlink" Target="https://drive.google.com/drive/folders/1--U0TtFFBuehw1ucUm4mXAbuF1loKSD9" TargetMode="External"/><Relationship Id="rId153" Type="http://schemas.openxmlformats.org/officeDocument/2006/relationships/hyperlink" Target="https://drive.google.com/file/d/12wvi51yYcZL10Xt1dhl-NcWfa0zC8rnB/view?usp=sharing" TargetMode="External"/><Relationship Id="rId274" Type="http://schemas.openxmlformats.org/officeDocument/2006/relationships/hyperlink" Target="https://joiv.org/index.php/joiv/article/view/2017" TargetMode="External"/><Relationship Id="rId395" Type="http://schemas.openxmlformats.org/officeDocument/2006/relationships/hyperlink" Target="https://drive.google.com/drive/folders/150NpOfgdcrFTpeHizYZT3PLWEY1qfdXg?usp=drive_link" TargetMode="External"/><Relationship Id="rId152" Type="http://schemas.openxmlformats.org/officeDocument/2006/relationships/hyperlink" Target="https://drive.google.com/file/d/1pdeuJMcs7cFnlTMydsL_eCqrPmG3Jvuy/view?usp=sharing" TargetMode="External"/><Relationship Id="rId273" Type="http://schemas.openxmlformats.org/officeDocument/2006/relationships/hyperlink" Target="https://www.epublikasi.digitallinnovation.com/index.php/mcs/article/view/179" TargetMode="External"/><Relationship Id="rId394" Type="http://schemas.openxmlformats.org/officeDocument/2006/relationships/hyperlink" Target="https://spmi-pusjamut.jamitu.id/" TargetMode="External"/><Relationship Id="rId151" Type="http://schemas.openxmlformats.org/officeDocument/2006/relationships/hyperlink" Target="https://drive.google.com/drive/folders/1lW92ivaVz_Qv2nB7ZAj9tEz5CuTKAFNx?usp=sharing" TargetMode="External"/><Relationship Id="rId272" Type="http://schemas.openxmlformats.org/officeDocument/2006/relationships/hyperlink" Target="https://www.ijain.org/index.php/IJAIN/article/view/878/ijain_vol10i3_pp504-516" TargetMode="External"/><Relationship Id="rId393" Type="http://schemas.openxmlformats.org/officeDocument/2006/relationships/hyperlink" Target="https://drive.google.com/drive/folders/120gXxI8Q6ZZGICccMipxQT9Le_5hLXIz?usp=drive_link" TargetMode="External"/><Relationship Id="rId158" Type="http://schemas.openxmlformats.org/officeDocument/2006/relationships/hyperlink" Target="https://bssn.go.id/menko-marves-luhut-binsar-panjaitan-dan-kepala-bssn-hinsa-siburian-luncurkan-buku-tinjauan-strategis-keamanan-siber-indonesia-menuju-era-5g-hasil-penelitian-bersama-poltek-ssn-dengan/" TargetMode="External"/><Relationship Id="rId279" Type="http://schemas.openxmlformats.org/officeDocument/2006/relationships/hyperlink" Target="https://doi.org/10.1109/ICIMCIS60089.2023.10348625" TargetMode="External"/><Relationship Id="rId157" Type="http://schemas.openxmlformats.org/officeDocument/2006/relationships/hyperlink" Target="https://katalog.lemhannas.go.id/index.php?p=show_detail&amp;id=1131" TargetMode="External"/><Relationship Id="rId278" Type="http://schemas.openxmlformats.org/officeDocument/2006/relationships/hyperlink" Target="https://doi.org/10.1109/ICIMCIS60089.2023.10349080" TargetMode="External"/><Relationship Id="rId156" Type="http://schemas.openxmlformats.org/officeDocument/2006/relationships/hyperlink" Target="https://drive.google.com/drive/folders/1tZh2l21kc5hFYWEP_robpQI1ThZbTZyI?usp=sharing" TargetMode="External"/><Relationship Id="rId277" Type="http://schemas.openxmlformats.org/officeDocument/2006/relationships/hyperlink" Target="https://doi.org/10.1109/ICIMCIS60089.2023.10349069" TargetMode="External"/><Relationship Id="rId398" Type="http://schemas.openxmlformats.org/officeDocument/2006/relationships/footer" Target="footer3.xml"/><Relationship Id="rId155" Type="http://schemas.openxmlformats.org/officeDocument/2006/relationships/hyperlink" Target="https://drive.google.com/drive/folders/1tZh2l21kc5hFYWEP_robpQI1ThZbTZyI?usp=sharing" TargetMode="External"/><Relationship Id="rId276" Type="http://schemas.openxmlformats.org/officeDocument/2006/relationships/hyperlink" Target="https://ijsrset.com/index.php/home/article/view/IJSRSET2411587/IJSRSET2411587" TargetMode="External"/><Relationship Id="rId397" Type="http://schemas.openxmlformats.org/officeDocument/2006/relationships/hyperlink" Target="https://drive.google.com/drive/folders/1fkr8cRFxBLw2uhdZCo8PFvB1H7qh_G3H?usp=drive_link" TargetMode="External"/><Relationship Id="rId40" Type="http://schemas.openxmlformats.org/officeDocument/2006/relationships/hyperlink" Target="https://docs.google.com/spreadsheets/d/1mmGM8FXKy8Giv2UUcGkbSdsRstDE9iSR/edit?usp=drive_link&amp;ouid=113028948656667816571&amp;rtpof=true&amp;sd=true" TargetMode="External"/><Relationship Id="rId42" Type="http://schemas.openxmlformats.org/officeDocument/2006/relationships/hyperlink" Target="https://drive.google.com/drive/folders/1qxpCxfwiSiDdu-01_dhMzAG7Zmsxfk1z?usp=drive_link" TargetMode="External"/><Relationship Id="rId41" Type="http://schemas.openxmlformats.org/officeDocument/2006/relationships/hyperlink" Target="https://docs.google.com/spreadsheets/d/1mmGM8FXKy8Giv2UUcGkbSdsRstDE9iSR/edit?usp=drive_link&amp;ouid=113028948656667816571&amp;rtpof=true&amp;sd=true" TargetMode="External"/><Relationship Id="rId44" Type="http://schemas.openxmlformats.org/officeDocument/2006/relationships/hyperlink" Target="https://drive.google.com/drive/folders/1qxpCxfwiSiDdu-01_dhMzAG7Zmsxfk1z?usp=drive_link" TargetMode="External"/><Relationship Id="rId43" Type="http://schemas.openxmlformats.org/officeDocument/2006/relationships/hyperlink" Target="https://drive.google.com/drive/folders/1qxpCxfwiSiDdu-01_dhMzAG7Zmsxfk1z?usp=drive_link" TargetMode="External"/><Relationship Id="rId46" Type="http://schemas.openxmlformats.org/officeDocument/2006/relationships/hyperlink" Target="https://drive.google.com/drive/folders/1VLVMSno5dFjukPBmtagsxEVnCM90XZcv?usp=sharing" TargetMode="External"/><Relationship Id="rId45" Type="http://schemas.openxmlformats.org/officeDocument/2006/relationships/footer" Target="footer2.xml"/><Relationship Id="rId48" Type="http://schemas.openxmlformats.org/officeDocument/2006/relationships/hyperlink" Target="https://drive.google.com/drive/folders/10lF2ffdTwho6F4zIvAD2D9JWgSNN_ALV?usp=sharing" TargetMode="External"/><Relationship Id="rId47" Type="http://schemas.openxmlformats.org/officeDocument/2006/relationships/hyperlink" Target="https://drive.google.com/drive/folders/10zshU1AKCkwWyq8xwD2iNnvS0dXRnQpw?usp=sharing" TargetMode="External"/><Relationship Id="rId49" Type="http://schemas.openxmlformats.org/officeDocument/2006/relationships/hyperlink" Target="https://drive.google.com/drive/folders/1dNBzzpz6siV5UHe99ot-5CDaoPG7AJJT?usp=sharing" TargetMode="External"/><Relationship Id="rId31" Type="http://schemas.openxmlformats.org/officeDocument/2006/relationships/hyperlink" Target="https://drive.google.com/file/d/1s-Ff0gXNtJgED1SlDLBGDQ5ZH9iW2bxc/view?usp=sharing" TargetMode="External"/><Relationship Id="rId30" Type="http://schemas.openxmlformats.org/officeDocument/2006/relationships/hyperlink" Target="https://drive.google.com/file/d/157OOE6zOjji56aAdq8wdY3g1HFiukh2u/view?usp=sharing" TargetMode="External"/><Relationship Id="rId33" Type="http://schemas.openxmlformats.org/officeDocument/2006/relationships/hyperlink" Target="https://drive.google.com/file/d/1OYPyJrM7G1_Vq_ZbZZ2LEUD6kLnXHnlq/view?usp=sharing" TargetMode="External"/><Relationship Id="rId32" Type="http://schemas.openxmlformats.org/officeDocument/2006/relationships/hyperlink" Target="https://drive.google.com/file/d/1GJyOIblNN86y5rA1zzh3StRcaPlzMoMn/view?usp=sharing" TargetMode="External"/><Relationship Id="rId35" Type="http://schemas.openxmlformats.org/officeDocument/2006/relationships/hyperlink" Target="https://drive.google.com/file/d/1zOrMrDmxwWYtJTz-9OohzhjTDJ_4zt3r/view?usp=sharing" TargetMode="External"/><Relationship Id="rId34" Type="http://schemas.openxmlformats.org/officeDocument/2006/relationships/hyperlink" Target="https://drive.google.com/file/d/1KtQYPDvL5AIewZOUWeDQYl70szDpORZR/view?usp=sharing" TargetMode="External"/><Relationship Id="rId37" Type="http://schemas.openxmlformats.org/officeDocument/2006/relationships/hyperlink" Target="https://drive.google.com/file/d/1_jXm3NTbrEzbw4fhpsxJSiMJ10zu8IGi/view?usp=drive_link" TargetMode="External"/><Relationship Id="rId36" Type="http://schemas.openxmlformats.org/officeDocument/2006/relationships/hyperlink" Target="https://drive.google.com/file/d/14yjb7b5iI5KPTQrNpjto5CrgErkhOX0v/view?usp=drive_link" TargetMode="External"/><Relationship Id="rId39" Type="http://schemas.openxmlformats.org/officeDocument/2006/relationships/hyperlink" Target="https://drive.google.com/file/d/1LnHfkHE-6YHOvNhlnCsYp0lRrNzSTJy1/view?usp=drive_link" TargetMode="External"/><Relationship Id="rId38" Type="http://schemas.openxmlformats.org/officeDocument/2006/relationships/hyperlink" Target="https://drive.google.com/file/d/14UivBpH4dIyMDNrIpSxFz1mErp7xKPMn/view?usp=drive_link" TargetMode="External"/><Relationship Id="rId20" Type="http://schemas.openxmlformats.org/officeDocument/2006/relationships/hyperlink" Target="https://drive.google.com/file/d/1ieg5-Z3xGAjKf-_IdFUVYgcjiNsbcDQN/view?usp=sharing" TargetMode="External"/><Relationship Id="rId22" Type="http://schemas.openxmlformats.org/officeDocument/2006/relationships/image" Target="media/image5.png"/><Relationship Id="rId21" Type="http://schemas.openxmlformats.org/officeDocument/2006/relationships/hyperlink" Target="https://drive.google.com/drive/folders/1c3sc09qnDhYOqLbSeQLG1HYk0TR46D3q?usp=drive_link" TargetMode="External"/><Relationship Id="rId24" Type="http://schemas.openxmlformats.org/officeDocument/2006/relationships/hyperlink" Target="https://drive.google.com/file/d/1Ud4VgwLgS8Zkp7_J5cxx0Fxo5Fu0pJaZ/view?usp=sharing" TargetMode="External"/><Relationship Id="rId23" Type="http://schemas.openxmlformats.org/officeDocument/2006/relationships/image" Target="media/image1.png"/><Relationship Id="rId26" Type="http://schemas.openxmlformats.org/officeDocument/2006/relationships/hyperlink" Target="https://drive.google.com/file/d/1z4i7S2lcSeewmLuGeZb3K2Ss9318ycwb/view?usp=sharing" TargetMode="External"/><Relationship Id="rId25" Type="http://schemas.openxmlformats.org/officeDocument/2006/relationships/hyperlink" Target="https://drive.google.com/drive/folders/1vju6XwLqjh8uJH7dc6PfpYRzVBx0mWnf?usp=drive_link" TargetMode="External"/><Relationship Id="rId28" Type="http://schemas.openxmlformats.org/officeDocument/2006/relationships/hyperlink" Target="https://drive.google.com/file/d/1lbOtXOGK4PTcebRliPRawH-EmJC0z8xF/view?usp=sharing" TargetMode="External"/><Relationship Id="rId27" Type="http://schemas.openxmlformats.org/officeDocument/2006/relationships/hyperlink" Target="https://drive.google.com/file/d/1hyvQL62av8C5MaozDH9_HlCo4DBdXEhZ/view?usp=drive_link" TargetMode="External"/><Relationship Id="rId29" Type="http://schemas.openxmlformats.org/officeDocument/2006/relationships/hyperlink" Target="https://drive.google.com/file/d/17YgtyMJyvcbm3QgUPS4jzlSxNO920lty/view?usp=sharing" TargetMode="External"/><Relationship Id="rId11" Type="http://schemas.openxmlformats.org/officeDocument/2006/relationships/hyperlink" Target="https://poltekssn.ac.id/" TargetMode="External"/><Relationship Id="rId10" Type="http://schemas.openxmlformats.org/officeDocument/2006/relationships/hyperlink" Target="mailto:humas@Poltekssn.ac.id" TargetMode="External"/><Relationship Id="rId13" Type="http://schemas.openxmlformats.org/officeDocument/2006/relationships/hyperlink" Target="https://drive.google.com/file/d/1QVbyZxjcARjV77m4YgeLh8oHO2zkqR2-/view?usp=sharing" TargetMode="External"/><Relationship Id="rId12" Type="http://schemas.openxmlformats.org/officeDocument/2006/relationships/hyperlink" Target="https://drive.google.com/file/d/1Ja_apAiBIb7mwGbA-YFTBK5ghAIs5ZBX/view?usp=sharing" TargetMode="External"/><Relationship Id="rId15" Type="http://schemas.openxmlformats.org/officeDocument/2006/relationships/hyperlink" Target="https://drive.google.com/file/d/12akqnASdqSYawwrIBnUa9GLNF2oSE9PL/view?usp=sharing" TargetMode="External"/><Relationship Id="rId14" Type="http://schemas.openxmlformats.org/officeDocument/2006/relationships/hyperlink" Target="https://drive.google.com/file/d/1WK-v-3eiUEOOVleXEgJIeZZWiXHWcnGp/view?usp=sharing" TargetMode="External"/><Relationship Id="rId17" Type="http://schemas.openxmlformats.org/officeDocument/2006/relationships/hyperlink" Target="https://drive.google.com/drive/folders/1c3sc09qnDhYOqLbSeQLG1HYk0TR46D3q?usp=drive_link" TargetMode="External"/><Relationship Id="rId16" Type="http://schemas.openxmlformats.org/officeDocument/2006/relationships/hyperlink" Target="https://drive.google.com/file/d/12akqnASdqSYawwrIBnUa9GLNF2oSE9PL/view?usp=sharing" TargetMode="External"/><Relationship Id="rId19" Type="http://schemas.openxmlformats.org/officeDocument/2006/relationships/hyperlink" Target="https://drive.google.com/drive/folders/1c3sc09qnDhYOqLbSeQLG1HYk0TR46D3q?usp=drive_link" TargetMode="External"/><Relationship Id="rId18" Type="http://schemas.openxmlformats.org/officeDocument/2006/relationships/hyperlink" Target="https://drive.google.com/file/d/1lprV8NvrUDLw0s6vkopDlhMCVVNt6YiZ/view?usp=sharing" TargetMode="External"/><Relationship Id="rId84" Type="http://schemas.openxmlformats.org/officeDocument/2006/relationships/hyperlink" Target="https://jadwallab.poltekssn.ac.id/" TargetMode="External"/><Relationship Id="rId83" Type="http://schemas.openxmlformats.org/officeDocument/2006/relationships/hyperlink" Target="https://sionlap.poltekssn.ac.id/" TargetMode="External"/><Relationship Id="rId86" Type="http://schemas.openxmlformats.org/officeDocument/2006/relationships/hyperlink" Target="https://drive.google.com/drive/folders/1eVC2waR_f3Wgu6v0sJyIwnS1E3UWjFhV?usp=sharing" TargetMode="External"/><Relationship Id="rId85" Type="http://schemas.openxmlformats.org/officeDocument/2006/relationships/hyperlink" Target="https://drive.google.com/drive/folders/1Jut0I0v-OleBE6VBgdyCz3jBY4Va7yQX?usp=drive_link" TargetMode="External"/><Relationship Id="rId88" Type="http://schemas.openxmlformats.org/officeDocument/2006/relationships/hyperlink" Target="https://jadwallab.poltekssn.ac.id/" TargetMode="External"/><Relationship Id="rId87" Type="http://schemas.openxmlformats.org/officeDocument/2006/relationships/hyperlink" Target="https://sionlap.poltekssn.ac.id/" TargetMode="External"/><Relationship Id="rId89" Type="http://schemas.openxmlformats.org/officeDocument/2006/relationships/hyperlink" Target="https://drive.google.com/drive/folders/1Vu8no9ZkRvePLmY1W5tcrCW2t9TtyBoO?usp=drive_link" TargetMode="External"/><Relationship Id="rId80" Type="http://schemas.openxmlformats.org/officeDocument/2006/relationships/hyperlink" Target="https://drive.google.com/drive/folders/1eeKzNrdjJOoh8ctV_qRjKTxHKLPV2mSk?usp=sharing" TargetMode="External"/><Relationship Id="rId82" Type="http://schemas.openxmlformats.org/officeDocument/2006/relationships/hyperlink" Target="https://drive.google.com/drive/folders/17XguPulkJRk1e2CwiEPs85WHO80fJXG9?usp=sharing" TargetMode="External"/><Relationship Id="rId81" Type="http://schemas.openxmlformats.org/officeDocument/2006/relationships/hyperlink" Target="https://drive.google.com/drive/folders/1ulFCTXo-xY68X1WHqB3EcYzyeqIe-44N?usp=sharing" TargetMode="External"/><Relationship Id="rId73" Type="http://schemas.openxmlformats.org/officeDocument/2006/relationships/hyperlink" Target="https://drive.google.com/drive/folders/19PG7RCqRzcGXQkuHx44Wh-fKeYoSsHCM?usp=drive_link" TargetMode="External"/><Relationship Id="rId72" Type="http://schemas.openxmlformats.org/officeDocument/2006/relationships/hyperlink" Target="https://drive.google.com/drive/folders/1yo_ChUsORFeLhqBTOuTQ9WCNfPGGrzlp?usp=sharing" TargetMode="External"/><Relationship Id="rId75" Type="http://schemas.openxmlformats.org/officeDocument/2006/relationships/hyperlink" Target="https://drive.google.com/drive/folders/1zb4RStO6FQGyzlClX0t9CxSjQ9EcxyKU?usp=drive_link" TargetMode="External"/><Relationship Id="rId74" Type="http://schemas.openxmlformats.org/officeDocument/2006/relationships/hyperlink" Target="https://drive.google.com/drive/folders/1I4RNOBDxc1LjBkmr69_Hxbk0mNAobDNG?usp=drive_link" TargetMode="External"/><Relationship Id="rId77" Type="http://schemas.openxmlformats.org/officeDocument/2006/relationships/hyperlink" Target="https://drive.google.com/drive/folders/1loxRGCpKhFA2fEEXI1X_xspgJzUpEbdB?usp=drive_link" TargetMode="External"/><Relationship Id="rId76" Type="http://schemas.openxmlformats.org/officeDocument/2006/relationships/hyperlink" Target="https://drive.google.com/drive/folders/17zaPz3byMYSZSodiYX8F2jzDGejaLbsL?usp=drive_link" TargetMode="External"/><Relationship Id="rId79" Type="http://schemas.openxmlformats.org/officeDocument/2006/relationships/hyperlink" Target="https://drive.google.com/drive/folders/16xEyMcx_fINtqM2gc4U8ZxKF3sIg6RPW?usp=drive_link" TargetMode="External"/><Relationship Id="rId78" Type="http://schemas.openxmlformats.org/officeDocument/2006/relationships/hyperlink" Target="https://drive.google.com/drive/folders/16xEyMcx_fINtqM2gc4U8ZxKF3sIg6RPW?usp=sharing" TargetMode="External"/><Relationship Id="rId71" Type="http://schemas.openxmlformats.org/officeDocument/2006/relationships/hyperlink" Target="https://drive.google.com/drive/folders/14B3HHLwhKiPIlDQZq1_eGzF-W-teFDgC?usp=sharing" TargetMode="External"/><Relationship Id="rId70" Type="http://schemas.openxmlformats.org/officeDocument/2006/relationships/hyperlink" Target="https://drive.google.com/drive/folders/14B3HHLwhKiPIlDQZq1_eGzF-W-teFDgC?usp=sharing" TargetMode="External"/><Relationship Id="rId62" Type="http://schemas.openxmlformats.org/officeDocument/2006/relationships/hyperlink" Target="https://drive.google.com/drive/folders/1gtSaHxcfD4aOIYXPSPVXSlr9rL7iwNz6?usp=sharing" TargetMode="External"/><Relationship Id="rId61" Type="http://schemas.openxmlformats.org/officeDocument/2006/relationships/hyperlink" Target="https://drive.google.com/drive/folders/1Tq20W6qfYXcY6OUwPB_4nlNaD_ggDs_p?usp=drive_link" TargetMode="External"/><Relationship Id="rId64" Type="http://schemas.openxmlformats.org/officeDocument/2006/relationships/hyperlink" Target="https://dashboard.poltekssn.ac.id/public/dashboard/c704fac9-cf2d-431e-831a-b6e207df3c5f?tab=151-relevansi-pendidikan&amp;jenis_jabatan=Pranata%20Laboratorium%20Pendidikan&amp;ts=TS" TargetMode="External"/><Relationship Id="rId63" Type="http://schemas.openxmlformats.org/officeDocument/2006/relationships/hyperlink" Target="https://drive.google.com/drive/folders/1LCxK6iztBhEvnskVf5wHab8tpe7TCNaT?usp=sharing" TargetMode="External"/><Relationship Id="rId66" Type="http://schemas.openxmlformats.org/officeDocument/2006/relationships/hyperlink" Target="https://drive.google.com/drive/folders/1O6SOdI8Ib5eCnisI_tmsMA-BI8vB5chR?usp=drive_link" TargetMode="External"/><Relationship Id="rId65" Type="http://schemas.openxmlformats.org/officeDocument/2006/relationships/hyperlink" Target="https://drive.google.com/drive/folders/1hW4wskYBGxbTh3vXocxtVrGA7YedN6A-?usp=sharing" TargetMode="External"/><Relationship Id="rId68" Type="http://schemas.openxmlformats.org/officeDocument/2006/relationships/hyperlink" Target="https://drive.google.com/drive/folders/1O6SOdI8Ib5eCnisI_tmsMA-BI8vB5chR?usp=drive_link" TargetMode="External"/><Relationship Id="rId67" Type="http://schemas.openxmlformats.org/officeDocument/2006/relationships/hyperlink" Target="https://drive.google.com/drive/folders/1O6SOdI8Ib5eCnisI_tmsMA-BI8vB5chR?usp=drive_link" TargetMode="External"/><Relationship Id="rId60" Type="http://schemas.openxmlformats.org/officeDocument/2006/relationships/hyperlink" Target="https://drive.google.com/drive/folders/14SJ9VpnBXHIryycQPaLqf2iociN6s2_B?usp=sharing" TargetMode="External"/><Relationship Id="rId69" Type="http://schemas.openxmlformats.org/officeDocument/2006/relationships/hyperlink" Target="https://drive.google.com/drive/folders/14B3HHLwhKiPIlDQZq1_eGzF-W-teFDgC?usp=sharing" TargetMode="External"/><Relationship Id="rId51" Type="http://schemas.openxmlformats.org/officeDocument/2006/relationships/hyperlink" Target="https://drive.google.com/drive/folders/16KnHS7d7vKB96iD8jNI3yW47_c4ui6CG?usp=sharing" TargetMode="External"/><Relationship Id="rId50" Type="http://schemas.openxmlformats.org/officeDocument/2006/relationships/hyperlink" Target="https://drive.poltekssn.ac.id/s/mPT9AaEHZmZY9We" TargetMode="External"/><Relationship Id="rId53" Type="http://schemas.openxmlformats.org/officeDocument/2006/relationships/hyperlink" Target="https://drive.google.com/drive/folders/1y5Akq4X2b7zN1SoyEjMSNwWImIzGcdvB?usp=sharing" TargetMode="External"/><Relationship Id="rId52" Type="http://schemas.openxmlformats.org/officeDocument/2006/relationships/hyperlink" Target="https://drive.google.com/drive/folders/1d2_Jhtwhr5HqZUX8fo3Z-Cxd_elncum7?usp=sharing" TargetMode="External"/><Relationship Id="rId55" Type="http://schemas.openxmlformats.org/officeDocument/2006/relationships/hyperlink" Target="https://drive.google.com/drive/folders/1dM7qBeBfTqY_aCWtX-DCX2f631VNJFoH?usp=sharing" TargetMode="External"/><Relationship Id="rId54" Type="http://schemas.openxmlformats.org/officeDocument/2006/relationships/hyperlink" Target="https://drive.google.com/drive/folders/1yuJrOsWDL9qnFYQlbpvMD_r2c8iSVysX?usp=sharing" TargetMode="External"/><Relationship Id="rId57" Type="http://schemas.openxmlformats.org/officeDocument/2006/relationships/hyperlink" Target="https://drive.google.com/drive/folders/1YTGkgbCYlqnEkCvMQyPBvQvWklKUdH3G?usp=sharing" TargetMode="External"/><Relationship Id="rId56" Type="http://schemas.openxmlformats.org/officeDocument/2006/relationships/hyperlink" Target="https://drive.google.com/drive/folders/1VnDRsDrAJBtHqk6YVqotcJHYH-0Kv5di?usp=sharing" TargetMode="External"/><Relationship Id="rId59" Type="http://schemas.openxmlformats.org/officeDocument/2006/relationships/hyperlink" Target="https://drive.google.com/drive/folders/14SJ9VpnBXHIryycQPaLqf2iociN6s2_B?usp=sharing" TargetMode="External"/><Relationship Id="rId58" Type="http://schemas.openxmlformats.org/officeDocument/2006/relationships/hyperlink" Target="https://drive.google.com/drive/folders/1OIKWhthneO9NCu8zjBAg49jOwNx6o6tr?usp=sharing" TargetMode="External"/><Relationship Id="rId107" Type="http://schemas.openxmlformats.org/officeDocument/2006/relationships/hyperlink" Target="https://drive.google.com/drive/folders/1yTDT6q4E7iUfGAcwctHgRwx64bohSk-Y?usp=sharing" TargetMode="External"/><Relationship Id="rId228" Type="http://schemas.openxmlformats.org/officeDocument/2006/relationships/hyperlink" Target="https://doi.org/10.1109/ICoCICs58778.2023.10276519" TargetMode="External"/><Relationship Id="rId349" Type="http://schemas.openxmlformats.org/officeDocument/2006/relationships/hyperlink" Target="https://drive.google.com/file/d/1xY8n0ITJiMzQujxluRvTt1YYWTWtNd_O/view?usp=drive_link" TargetMode="External"/><Relationship Id="rId106" Type="http://schemas.openxmlformats.org/officeDocument/2006/relationships/hyperlink" Target="https://drive.google.com/drive/folders/1sZZrDpj3oQGhQhzLA7cuYYrupD2OSaaj?usp=sharing" TargetMode="External"/><Relationship Id="rId227" Type="http://schemas.openxmlformats.org/officeDocument/2006/relationships/hyperlink" Target="https://doi.org/10.1109/ICE3IS59323.2023.10335096" TargetMode="External"/><Relationship Id="rId348" Type="http://schemas.openxmlformats.org/officeDocument/2006/relationships/hyperlink" Target="https://drive.google.com/file/d/1Y-dDecaleQTm4HvbTt13ofSQqM0KqI4x/view?usp=drive_link" TargetMode="External"/><Relationship Id="rId105" Type="http://schemas.openxmlformats.org/officeDocument/2006/relationships/hyperlink" Target="https://drive.google.com/drive/folders/1uTsc_ZpSb_rkXxTkziV2btuXDdbdG7dE?usp=sharing" TargetMode="External"/><Relationship Id="rId226" Type="http://schemas.openxmlformats.org/officeDocument/2006/relationships/hyperlink" Target="https://doi.org/10.1109/ICIMCIS56303.2022.10017776" TargetMode="External"/><Relationship Id="rId347" Type="http://schemas.openxmlformats.org/officeDocument/2006/relationships/hyperlink" Target="https://drive.google.com/file/d/1i8jLd4K7aSreiKO0f2RnsxtU9miqolhN/view?usp=drive_link" TargetMode="External"/><Relationship Id="rId104" Type="http://schemas.openxmlformats.org/officeDocument/2006/relationships/hyperlink" Target="https://drive.google.com/drive/folders/1s2Gm4T9m9kkG8QIguQyh3jdpMSziKFIt?usp=sharing" TargetMode="External"/><Relationship Id="rId225" Type="http://schemas.openxmlformats.org/officeDocument/2006/relationships/hyperlink" Target="https://doi.org/10.1109/ICIMCIS56303.2022.10017625" TargetMode="External"/><Relationship Id="rId346" Type="http://schemas.openxmlformats.org/officeDocument/2006/relationships/hyperlink" Target="https://drive.google.com/file/d/142mHKODJrKhQoi9taEk_GUd5sMD2XVAl/view?usp=drive_link" TargetMode="External"/><Relationship Id="rId109" Type="http://schemas.openxmlformats.org/officeDocument/2006/relationships/hyperlink" Target="https://drive.google.com/drive/folders/1tZUIfFh7I7BpFL-w4aTp-Glay6XYopsP?usp=sharing" TargetMode="External"/><Relationship Id="rId108" Type="http://schemas.openxmlformats.org/officeDocument/2006/relationships/hyperlink" Target="https://drive.google.com/drive/folders/1Cxd7wDNhLlCURxyy7D34P5Hoqo5EbHTs?usp=sharing" TargetMode="External"/><Relationship Id="rId229" Type="http://schemas.openxmlformats.org/officeDocument/2006/relationships/hyperlink" Target="https://doi.org/10.1109/ICoCICs58778.2023.10276707" TargetMode="External"/><Relationship Id="rId220" Type="http://schemas.openxmlformats.org/officeDocument/2006/relationships/hyperlink" Target="https://doi.org/10.1109/ICITSI56531.2022.9970836" TargetMode="External"/><Relationship Id="rId341" Type="http://schemas.openxmlformats.org/officeDocument/2006/relationships/hyperlink" Target="https://drive.google.com/file/d/1hV3c0WJR7_sxmnv9UewOGT8ewBFHDeI2/view?usp=drive_link" TargetMode="External"/><Relationship Id="rId340" Type="http://schemas.openxmlformats.org/officeDocument/2006/relationships/hyperlink" Target="https://drive.google.com/file/d/12jKe3B8yREz0Xo2lm9zhlx0FoSVqWS6d/view?usp=drive_link" TargetMode="External"/><Relationship Id="rId103" Type="http://schemas.openxmlformats.org/officeDocument/2006/relationships/hyperlink" Target="https://drive.google.com/drive/folders/16XrthJ7L3zLo7pG4Yehz6-23Objv3rew?usp=sharing" TargetMode="External"/><Relationship Id="rId224" Type="http://schemas.openxmlformats.org/officeDocument/2006/relationships/hyperlink" Target="https://doi.org/10.1109/ICIMCIS56303.2022.10017686" TargetMode="External"/><Relationship Id="rId345" Type="http://schemas.openxmlformats.org/officeDocument/2006/relationships/hyperlink" Target="https://drive.google.com/file/d/1l-vDhR1t20kwL_nFSwtmxJVHCk7d74dc/view?usp=drive_link" TargetMode="External"/><Relationship Id="rId102" Type="http://schemas.openxmlformats.org/officeDocument/2006/relationships/hyperlink" Target="https://drive.google.com/drive/folders/1YPkKXHZr4TgfIPEodZ-AJZzjhlWYXyL6?usp=sharing" TargetMode="External"/><Relationship Id="rId223" Type="http://schemas.openxmlformats.org/officeDocument/2006/relationships/hyperlink" Target="https://doi.org/10.1109/ICIMCIS56303.2022.10017543" TargetMode="External"/><Relationship Id="rId344" Type="http://schemas.openxmlformats.org/officeDocument/2006/relationships/hyperlink" Target="https://drive.google.com/file/d/17Zb5L2HFWgzTrVoijk4ssVhqFJg1wwwE/view?usp=drive_link" TargetMode="External"/><Relationship Id="rId101" Type="http://schemas.openxmlformats.org/officeDocument/2006/relationships/hyperlink" Target="https://drive.google.com/drive/folders/1zqMw92154HnRM8pc8Ii6fhJ6qtLu_c2r?usp=sharing" TargetMode="External"/><Relationship Id="rId222" Type="http://schemas.openxmlformats.org/officeDocument/2006/relationships/hyperlink" Target="https://doi.org/10.1109/ICITRI56423.2022.9970205" TargetMode="External"/><Relationship Id="rId343" Type="http://schemas.openxmlformats.org/officeDocument/2006/relationships/hyperlink" Target="https://drive.google.com/file/d/1-0mGQ9PljgxjtvmHgwcSttiy8zx_IbDk/view?usp=drive_link" TargetMode="External"/><Relationship Id="rId100" Type="http://schemas.openxmlformats.org/officeDocument/2006/relationships/hyperlink" Target="https://drive.google.com/drive/folders/1Sg3oc_moNZVCTk1EL3945IOnk5wpTXiT?usp=sharing" TargetMode="External"/><Relationship Id="rId221" Type="http://schemas.openxmlformats.org/officeDocument/2006/relationships/hyperlink" Target="https://doi.org/10.1109/ICIMCIS56303.2022.10017486" TargetMode="External"/><Relationship Id="rId342" Type="http://schemas.openxmlformats.org/officeDocument/2006/relationships/hyperlink" Target="https://drive.google.com/file/d/1dBi15TSoHXONsOruDiAyuYgtgQtl9cE4/view?usp=drive_link" TargetMode="External"/><Relationship Id="rId217" Type="http://schemas.openxmlformats.org/officeDocument/2006/relationships/hyperlink" Target="https://doi.org/10.1109/ITIS57155.2022.10009041" TargetMode="External"/><Relationship Id="rId338" Type="http://schemas.openxmlformats.org/officeDocument/2006/relationships/hyperlink" Target="https://drive.google.com/file/d/1CR8JI3nJU39z4Z85usVrE6hpZvU6bhCq/view?usp=drive_link" TargetMode="External"/><Relationship Id="rId216" Type="http://schemas.openxmlformats.org/officeDocument/2006/relationships/hyperlink" Target="https://ieeexplore.ieee.org/stamp/stamp.jsp?tp=&amp;arnumber=10108925" TargetMode="External"/><Relationship Id="rId337" Type="http://schemas.openxmlformats.org/officeDocument/2006/relationships/hyperlink" Target="https://drive.google.com/drive/folders/18cnIrPKKKUdTS8F2Ad9Q-mJ7rPrS-sN9?usp=sharing" TargetMode="External"/><Relationship Id="rId215" Type="http://schemas.openxmlformats.org/officeDocument/2006/relationships/hyperlink" Target="https://doi.org/10.56706/ik.v17i1.69" TargetMode="External"/><Relationship Id="rId336" Type="http://schemas.openxmlformats.org/officeDocument/2006/relationships/hyperlink" Target="https://www.scitepress.org/Papers/2025/142725/142725.pdf" TargetMode="External"/><Relationship Id="rId214" Type="http://schemas.openxmlformats.org/officeDocument/2006/relationships/hyperlink" Target="https://doi.org/10.1109/ICACSIS56558.2022.9923524" TargetMode="External"/><Relationship Id="rId335" Type="http://schemas.openxmlformats.org/officeDocument/2006/relationships/hyperlink" Target="https://www.scitepress.org/Papers/2025/142661/142661.pdf" TargetMode="External"/><Relationship Id="rId219" Type="http://schemas.openxmlformats.org/officeDocument/2006/relationships/hyperlink" Target="https://doi.org/10.1109/ICITSI56531.2022.9970949" TargetMode="External"/><Relationship Id="rId218" Type="http://schemas.openxmlformats.org/officeDocument/2006/relationships/hyperlink" Target="https://doi.org/10.1109/ITIS57155.2022.10009041" TargetMode="External"/><Relationship Id="rId339" Type="http://schemas.openxmlformats.org/officeDocument/2006/relationships/hyperlink" Target="https://drive.google.com/file/d/1F8v6jonqCW1jCCLBvbw9qOgLZLv5n5lo/view?usp=drive_link" TargetMode="External"/><Relationship Id="rId330" Type="http://schemas.openxmlformats.org/officeDocument/2006/relationships/hyperlink" Target="https://journal.binus.ac.id/index.php/jggag/article/view/11992/5495" TargetMode="External"/><Relationship Id="rId213" Type="http://schemas.openxmlformats.org/officeDocument/2006/relationships/hyperlink" Target="https://doi.org/10.1109/IWBIS56557.2022.9924733" TargetMode="External"/><Relationship Id="rId334" Type="http://schemas.openxmlformats.org/officeDocument/2006/relationships/hyperlink" Target="https://www.scitepress.org/Papers/2025/142708/142708.pdf" TargetMode="External"/><Relationship Id="rId212" Type="http://schemas.openxmlformats.org/officeDocument/2006/relationships/hyperlink" Target="https://ieeexplore.ieee.org/abstract/document/9924801" TargetMode="External"/><Relationship Id="rId333" Type="http://schemas.openxmlformats.org/officeDocument/2006/relationships/hyperlink" Target="https://infokripto.poltekssn.ac.id/index.php/infokripto/article/view/126" TargetMode="External"/><Relationship Id="rId211" Type="http://schemas.openxmlformats.org/officeDocument/2006/relationships/hyperlink" Target="https://ieeexplore.ieee.org/abstract/document/10276558" TargetMode="External"/><Relationship Id="rId332" Type="http://schemas.openxmlformats.org/officeDocument/2006/relationships/hyperlink" Target="https://ieeexplore.ieee.org/abstract/document/11252326" TargetMode="External"/><Relationship Id="rId210" Type="http://schemas.openxmlformats.org/officeDocument/2006/relationships/hyperlink" Target="https://kneopen.com/kne-social/article/view/12981/" TargetMode="External"/><Relationship Id="rId331" Type="http://schemas.openxmlformats.org/officeDocument/2006/relationships/hyperlink" Target="https://ieeexplore.ieee.org/abstract/document/11290359" TargetMode="External"/><Relationship Id="rId370" Type="http://schemas.openxmlformats.org/officeDocument/2006/relationships/hyperlink" Target="https://drive.google.com/drive/folders/1jJIkjEoTh_LixIfMdRkce2dT8X8Ho2Xd?usp=sharing" TargetMode="External"/><Relationship Id="rId129" Type="http://schemas.openxmlformats.org/officeDocument/2006/relationships/hyperlink" Target="https://drive.google.com/drive/folders/1QHa-jr0t7ErJ2yf6DMmBm643nKP8U7I0?usp=sharing" TargetMode="External"/><Relationship Id="rId128" Type="http://schemas.openxmlformats.org/officeDocument/2006/relationships/hyperlink" Target="https://drive.google.com/drive/folders/1vfZXlJXo7XXMHsRDU13EZWhjnK9vsKB5?usp=sharing" TargetMode="External"/><Relationship Id="rId249" Type="http://schemas.openxmlformats.org/officeDocument/2006/relationships/hyperlink" Target="http://ijcs.net/ijcs/index.php/ijcs/article/view/3279" TargetMode="External"/><Relationship Id="rId127" Type="http://schemas.openxmlformats.org/officeDocument/2006/relationships/hyperlink" Target="https://drive.google.com/drive/folders/1h7EcCc7kygAL33mq_XNOCfgpZ-tDUXcv?usp=sharing" TargetMode="External"/><Relationship Id="rId248" Type="http://schemas.openxmlformats.org/officeDocument/2006/relationships/hyperlink" Target="https://iopscience.iop.org/article/10.1088/1742-6596/2596/1/012050/meta" TargetMode="External"/><Relationship Id="rId369" Type="http://schemas.openxmlformats.org/officeDocument/2006/relationships/hyperlink" Target="https://drive.google.com/drive/folders/1pPTJbCSz1-mOvLwRm13LjiJymxKNBY59?usp=drive_link" TargetMode="External"/><Relationship Id="rId126" Type="http://schemas.openxmlformats.org/officeDocument/2006/relationships/hyperlink" Target="https://drive.google.com/drive/folders/1lqMsbw0LIbMz_hQlj40ghFftqs5LnQkj?usp=sharing" TargetMode="External"/><Relationship Id="rId247" Type="http://schemas.openxmlformats.org/officeDocument/2006/relationships/hyperlink" Target="https://ieeexplore.ieee.org/abstract/document/10331330/" TargetMode="External"/><Relationship Id="rId368" Type="http://schemas.openxmlformats.org/officeDocument/2006/relationships/hyperlink" Target="https://drive.google.com/drive/folders/1uEzwH6nbxhuFwt6xuwfcT6nuIHpn4kID?usp=drive_link" TargetMode="External"/><Relationship Id="rId121" Type="http://schemas.openxmlformats.org/officeDocument/2006/relationships/hyperlink" Target="https://drive.google.com/drive/folders/1NAyWUSCj5BYmfkaWQzIWkO_S--AgdYgM?usp=sharing" TargetMode="External"/><Relationship Id="rId242" Type="http://schemas.openxmlformats.org/officeDocument/2006/relationships/hyperlink" Target="https://www.mdpi.com/2078-2489/13/12/580" TargetMode="External"/><Relationship Id="rId363" Type="http://schemas.openxmlformats.org/officeDocument/2006/relationships/hyperlink" Target="https://drive.google.com/drive/folders/1YEouzvd8x8hizQ4nHQsKBlXsxVCNkhbg?usp=drive_link" TargetMode="External"/><Relationship Id="rId120" Type="http://schemas.openxmlformats.org/officeDocument/2006/relationships/hyperlink" Target="https://drive.google.com/drive/folders/1O2NWH0H_5PEA_AHeqZTfQRgCKKVBV4dz?usp=sharing" TargetMode="External"/><Relationship Id="rId241" Type="http://schemas.openxmlformats.org/officeDocument/2006/relationships/hyperlink" Target="https://ieeexplore.ieee.org/stamp/stamp.jsp?tp=&amp;arnumber=10201838" TargetMode="External"/><Relationship Id="rId362" Type="http://schemas.openxmlformats.org/officeDocument/2006/relationships/hyperlink" Target="https://jadwallab.poltekssn.ac.id/" TargetMode="External"/><Relationship Id="rId240" Type="http://schemas.openxmlformats.org/officeDocument/2006/relationships/hyperlink" Target="https://ieeexplore.ieee.org/abstract/document/10010080" TargetMode="External"/><Relationship Id="rId361" Type="http://schemas.openxmlformats.org/officeDocument/2006/relationships/hyperlink" Target="https://drive.poltekssn.ac.id/s/3HZs5zqtDfofN3p/download" TargetMode="External"/><Relationship Id="rId360" Type="http://schemas.openxmlformats.org/officeDocument/2006/relationships/hyperlink" Target="https://sionlap.poltekssn.ac.id/" TargetMode="External"/><Relationship Id="rId125" Type="http://schemas.openxmlformats.org/officeDocument/2006/relationships/hyperlink" Target="https://drive.google.com/drive/folders/18vsCwMDEAlw9yauPu33Kf2wZYJDKS5_f?usp=sharing" TargetMode="External"/><Relationship Id="rId246" Type="http://schemas.openxmlformats.org/officeDocument/2006/relationships/hyperlink" Target="https://scholar.google.com/scholar?oi=bibs&amp;cluster=12440583235084460006&amp;btnI=1&amp;hl=id" TargetMode="External"/><Relationship Id="rId367" Type="http://schemas.openxmlformats.org/officeDocument/2006/relationships/hyperlink" Target="https://drive.google.com/drive/folders/1zVAvAOXo5HHuNhw3YBqgam1ebnUiVtyt?usp=drive_link" TargetMode="External"/><Relationship Id="rId124" Type="http://schemas.openxmlformats.org/officeDocument/2006/relationships/hyperlink" Target="https://drive.google.com/drive/folders/1NqoujzPUqGL-CbVDrhjdCh_W8aEpn6ja?usp=sharing" TargetMode="External"/><Relationship Id="rId245" Type="http://schemas.openxmlformats.org/officeDocument/2006/relationships/hyperlink" Target="http://www.jatit.org/volumes/Vol101No5/17Vol101No5.pdf" TargetMode="External"/><Relationship Id="rId366" Type="http://schemas.openxmlformats.org/officeDocument/2006/relationships/hyperlink" Target="https://jadwallab.poltekssn.ac.id/" TargetMode="External"/><Relationship Id="rId123" Type="http://schemas.openxmlformats.org/officeDocument/2006/relationships/hyperlink" Target="https://drive.google.com/drive/folders/13x9Q8ta3dypZZbyHQKqOZAgAV0NAtCch?usp=sharing" TargetMode="External"/><Relationship Id="rId244" Type="http://schemas.openxmlformats.org/officeDocument/2006/relationships/hyperlink" Target="https://jurnal.iaii.or.id/index.php/RESTI/article/view/4544" TargetMode="External"/><Relationship Id="rId365" Type="http://schemas.openxmlformats.org/officeDocument/2006/relationships/hyperlink" Target="https://drive.poltekssn.ac.id/s/3HZs5zqtDfofN3p/download" TargetMode="External"/><Relationship Id="rId122" Type="http://schemas.openxmlformats.org/officeDocument/2006/relationships/hyperlink" Target="https://drive.google.com/drive/folders/1UkyuUSBth7kafv67LetYXETRFE4WsxMh?usp=sharing" TargetMode="External"/><Relationship Id="rId243" Type="http://schemas.openxmlformats.org/officeDocument/2006/relationships/hyperlink" Target="https://ieeexplore.ieee.org/abstract/document/10277024" TargetMode="External"/><Relationship Id="rId364" Type="http://schemas.openxmlformats.org/officeDocument/2006/relationships/hyperlink" Target="https://sionlap.poltekssn.ac.id/" TargetMode="External"/><Relationship Id="rId95" Type="http://schemas.openxmlformats.org/officeDocument/2006/relationships/hyperlink" Target="https://drive.google.com/drive/folders/1w_x0GmTPv8FZ34pUjaTddUj6SvItrt05?usp=sharing" TargetMode="External"/><Relationship Id="rId94" Type="http://schemas.openxmlformats.org/officeDocument/2006/relationships/hyperlink" Target="https://drive.google.com/drive/folders/1D2b2lBTLxXgLV9z2Jg-TZ6KeXTAIhkai?usp=sharing" TargetMode="External"/><Relationship Id="rId97" Type="http://schemas.openxmlformats.org/officeDocument/2006/relationships/hyperlink" Target="https://drive.google.com/drive/folders/1B5okV3SkrrY-WPpQG3vRRLktT2PLe6N2?usp=sharing" TargetMode="External"/><Relationship Id="rId96" Type="http://schemas.openxmlformats.org/officeDocument/2006/relationships/hyperlink" Target="https://drive.google.com/drive/folders/1HC1CvEvXqhVksFx78dXyFEI3vdMcFJ4E?usp=sharing" TargetMode="External"/><Relationship Id="rId99" Type="http://schemas.openxmlformats.org/officeDocument/2006/relationships/hyperlink" Target="https://drive.google.com/drive/folders/1rvZi4y0qunwTShyjFwnWAZ9VCGjbSNpO?usp=sharing" TargetMode="External"/><Relationship Id="rId98" Type="http://schemas.openxmlformats.org/officeDocument/2006/relationships/hyperlink" Target="https://library.poltekssn.ac.id/?books=tinjauan-strategis-keamanan-siber-indonesia-teknologi-cloud-dan-tata-kelola-data&amp;utm_source=chatgpt.com" TargetMode="External"/><Relationship Id="rId91" Type="http://schemas.openxmlformats.org/officeDocument/2006/relationships/hyperlink" Target="https://drive.google.com/drive/folders/1K9PUaeKuHYMpqbQ56lKkxxQGJ0MpL1vw?usp=sharing" TargetMode="External"/><Relationship Id="rId90" Type="http://schemas.openxmlformats.org/officeDocument/2006/relationships/hyperlink" Target="https://drive.google.com/drive/folders/1HMu4D1EEmXkxVlMEyr1hgIx22OtgQh3R?usp=sharing" TargetMode="External"/><Relationship Id="rId93" Type="http://schemas.openxmlformats.org/officeDocument/2006/relationships/hyperlink" Target="https://jadwallab.poltekssn.ac.id/" TargetMode="External"/><Relationship Id="rId92" Type="http://schemas.openxmlformats.org/officeDocument/2006/relationships/hyperlink" Target="https://sionlap.poltekssn.ac.id/" TargetMode="External"/><Relationship Id="rId118" Type="http://schemas.openxmlformats.org/officeDocument/2006/relationships/hyperlink" Target="https://drive.google.com/drive/folders/11rWObEq3yiKxiKFQGKuQphMchS8rqYyk?usp=sharing" TargetMode="External"/><Relationship Id="rId239" Type="http://schemas.openxmlformats.org/officeDocument/2006/relationships/hyperlink" Target="https://doi.org/10.1109/FORTEI-ICEE57243.2022.9972986" TargetMode="External"/><Relationship Id="rId117" Type="http://schemas.openxmlformats.org/officeDocument/2006/relationships/hyperlink" Target="https://drive.google.com/drive/folders/1m1bE3FGl95QPJ_34Cv5aGVC31z7DdOCD?usp=sharing" TargetMode="External"/><Relationship Id="rId238" Type="http://schemas.openxmlformats.org/officeDocument/2006/relationships/hyperlink" Target="https://doi.org/10.1109/ICoCICs58778.2023.10277454" TargetMode="External"/><Relationship Id="rId359" Type="http://schemas.openxmlformats.org/officeDocument/2006/relationships/hyperlink" Target="https://drive.google.com/file/d/13ereYLx2w6kV0gOg-NGbi6a-Vv-ibalx/view?usp=sharing" TargetMode="External"/><Relationship Id="rId116" Type="http://schemas.openxmlformats.org/officeDocument/2006/relationships/hyperlink" Target="https://drive.google.com/drive/folders/12nqxuSzuMRfm8sAVp0Tn2vCUdFp5z6dP?usp=sharing" TargetMode="External"/><Relationship Id="rId237" Type="http://schemas.openxmlformats.org/officeDocument/2006/relationships/hyperlink" Target="https://doi.org/10.1109/ICoCICs58778.2023.10277613" TargetMode="External"/><Relationship Id="rId358" Type="http://schemas.openxmlformats.org/officeDocument/2006/relationships/hyperlink" Target="https://drive.google.com/file/d/1vfCQAP5byVLo8qp0LJRU4ZY3wm4xxkNy/view?usp=sharing" TargetMode="External"/><Relationship Id="rId115" Type="http://schemas.openxmlformats.org/officeDocument/2006/relationships/hyperlink" Target="https://drive.google.com/drive/folders/1q7go8MUq08sV-vxz9zoqrt_nh-jv6Hzc?usp=sharing" TargetMode="External"/><Relationship Id="rId236" Type="http://schemas.openxmlformats.org/officeDocument/2006/relationships/hyperlink" Target="https://doi.org/10.1109/ICoCICs58778.2023.10276697" TargetMode="External"/><Relationship Id="rId357" Type="http://schemas.openxmlformats.org/officeDocument/2006/relationships/hyperlink" Target="https://drive.google.com/file/d/14sibew-LxLvMW4LbB1SBygQcwEyr6tTr/view?usp=drive_link" TargetMode="External"/><Relationship Id="rId119" Type="http://schemas.openxmlformats.org/officeDocument/2006/relationships/hyperlink" Target="https://drive.google.com/drive/folders/1Oz5BOZxoihWCK4ZT1XhV2Rusz2zOVj9o?usp=sharing" TargetMode="External"/><Relationship Id="rId110" Type="http://schemas.openxmlformats.org/officeDocument/2006/relationships/hyperlink" Target="https://drive.google.com/drive/folders/17uX_eqz9134uXWjR8yWehso5Cu4t3AW5?usp=sharing" TargetMode="External"/><Relationship Id="rId231" Type="http://schemas.openxmlformats.org/officeDocument/2006/relationships/hyperlink" Target="https://doi.org/10.1109/ICoCICs58778.2023.10276709" TargetMode="External"/><Relationship Id="rId352" Type="http://schemas.openxmlformats.org/officeDocument/2006/relationships/hyperlink" Target="https://drive.google.com/file/d/1vh2gielVt6fLWrt4lrAgCvDKywW-R93F/view?usp=drive_link" TargetMode="External"/><Relationship Id="rId230" Type="http://schemas.openxmlformats.org/officeDocument/2006/relationships/hyperlink" Target="https://doi.org/10.1109/ICoCICs58778.2023.10277377" TargetMode="External"/><Relationship Id="rId351" Type="http://schemas.openxmlformats.org/officeDocument/2006/relationships/hyperlink" Target="https://drive.google.com/drive/folders/1-dWVcBFqmcT6A9Zf7Uo8PEOk_LfJv0N0?usp=drive_link" TargetMode="External"/><Relationship Id="rId350" Type="http://schemas.openxmlformats.org/officeDocument/2006/relationships/hyperlink" Target="https://drive.google.com/drive/folders/1G_yjUJ4ucS16OSHcexPZynF5OJiYhnKb?usp=drive_link" TargetMode="External"/><Relationship Id="rId114" Type="http://schemas.openxmlformats.org/officeDocument/2006/relationships/hyperlink" Target="https://drive.google.com/drive/folders/1MhZgd5E6L1xUhslYobJsT5l86CUFhqT5?usp=sharing" TargetMode="External"/><Relationship Id="rId235" Type="http://schemas.openxmlformats.org/officeDocument/2006/relationships/hyperlink" Target="https://doi.org/10.1109/ICoCICs58778.2023.10276727" TargetMode="External"/><Relationship Id="rId356" Type="http://schemas.openxmlformats.org/officeDocument/2006/relationships/hyperlink" Target="https://drive.google.com/file/d/1mKNvmpAmOds-xyeCakc1GU-SmgHi3T8A/view?usp=drive_link" TargetMode="External"/><Relationship Id="rId113" Type="http://schemas.openxmlformats.org/officeDocument/2006/relationships/hyperlink" Target="https://drive.google.com/drive/folders/1755ZEenZhTv1fHc7ilnPBfeRvZLosEeh?usp=sharing" TargetMode="External"/><Relationship Id="rId234" Type="http://schemas.openxmlformats.org/officeDocument/2006/relationships/hyperlink" Target="https://doi.org/10.1109/ICoCICs58778.2023.10276423" TargetMode="External"/><Relationship Id="rId355" Type="http://schemas.openxmlformats.org/officeDocument/2006/relationships/hyperlink" Target="https://drive.google.com/drive/folders/1xvCd3EWs52TxBusD1ml4mpTZ3vAvyIHl?usp=drive_link" TargetMode="External"/><Relationship Id="rId112" Type="http://schemas.openxmlformats.org/officeDocument/2006/relationships/hyperlink" Target="https://drive.google.com/drive/folders/1-mQ_goJQujLjoAU__-wBIqvNfB-vofA4?usp=sharing" TargetMode="External"/><Relationship Id="rId233" Type="http://schemas.openxmlformats.org/officeDocument/2006/relationships/hyperlink" Target="https://doi.org/10.1109/ICoCICs58778.2023.10276963" TargetMode="External"/><Relationship Id="rId354" Type="http://schemas.openxmlformats.org/officeDocument/2006/relationships/hyperlink" Target="https://drive.google.com/drive/folders/1rFNM2Mt3IaQ14xls1us-I8YM4QTSxycf?usp=drive_link" TargetMode="External"/><Relationship Id="rId111" Type="http://schemas.openxmlformats.org/officeDocument/2006/relationships/hyperlink" Target="https://drive.google.com/drive/folders/1PFQtG1yD1NSkq8yGfk_1uq0P-TXSj4qJ?usp=sharing" TargetMode="External"/><Relationship Id="rId232" Type="http://schemas.openxmlformats.org/officeDocument/2006/relationships/hyperlink" Target="https://doi.org/10.1109/ICoCICs58778.2023.10276963" TargetMode="External"/><Relationship Id="rId353" Type="http://schemas.openxmlformats.org/officeDocument/2006/relationships/hyperlink" Target="https://drive.google.com/drive/folders/1P8E4F5das48uGY32zay0vVsCetTw41bg?usp=drive_link" TargetMode="External"/><Relationship Id="rId305" Type="http://schemas.openxmlformats.org/officeDocument/2006/relationships/hyperlink" Target="https://ieeexplore.ieee.org/abstract/document/10956759" TargetMode="External"/><Relationship Id="rId304" Type="http://schemas.openxmlformats.org/officeDocument/2006/relationships/hyperlink" Target="https://ieeexplore.ieee.org/document/10859915" TargetMode="External"/><Relationship Id="rId303" Type="http://schemas.openxmlformats.org/officeDocument/2006/relationships/hyperlink" Target="https://doi.org/10.1109/ICECOS63900.2024.10791174" TargetMode="External"/><Relationship Id="rId302" Type="http://schemas.openxmlformats.org/officeDocument/2006/relationships/hyperlink" Target="https://doi.org/10.1109/CITSM64103.2024.10775627" TargetMode="External"/><Relationship Id="rId309" Type="http://schemas.openxmlformats.org/officeDocument/2006/relationships/hyperlink" Target="https://doi.org/10.1109/BTS-I2C63534.2024.10942270" TargetMode="External"/><Relationship Id="rId308" Type="http://schemas.openxmlformats.org/officeDocument/2006/relationships/hyperlink" Target="https://ieeexplore.ieee.org/document/10913358" TargetMode="External"/><Relationship Id="rId307" Type="http://schemas.openxmlformats.org/officeDocument/2006/relationships/hyperlink" Target="https://ieeexplore.ieee.org/document/10956499" TargetMode="External"/><Relationship Id="rId306" Type="http://schemas.openxmlformats.org/officeDocument/2006/relationships/hyperlink" Target="https://ieeexplore.ieee.org/document/10957095" TargetMode="External"/><Relationship Id="rId301" Type="http://schemas.openxmlformats.org/officeDocument/2006/relationships/hyperlink" Target="https://ieeexplore.ieee.org/document/10775428" TargetMode="External"/><Relationship Id="rId300" Type="http://schemas.openxmlformats.org/officeDocument/2006/relationships/hyperlink" Target="https://doi.org/10.1109/ITIS64716.2024.10845325" TargetMode="External"/><Relationship Id="rId206" Type="http://schemas.openxmlformats.org/officeDocument/2006/relationships/hyperlink" Target="https://www.doi.org/10.56706/ik.v16i3.54" TargetMode="External"/><Relationship Id="rId327" Type="http://schemas.openxmlformats.org/officeDocument/2006/relationships/hyperlink" Target="https://ieeexplore.ieee.org/abstract/document/11005499" TargetMode="External"/><Relationship Id="rId205" Type="http://schemas.openxmlformats.org/officeDocument/2006/relationships/hyperlink" Target="https://www.doi.org/10.56706/ik.v16i3.44" TargetMode="External"/><Relationship Id="rId326" Type="http://schemas.openxmlformats.org/officeDocument/2006/relationships/hyperlink" Target="https://journals.iium.edu.my/ejournal/index.php/iiumej/article/view/3547/1047" TargetMode="External"/><Relationship Id="rId204" Type="http://schemas.openxmlformats.org/officeDocument/2006/relationships/hyperlink" Target="https://doi.org/10.30812/matrik.v22i3.3033" TargetMode="External"/><Relationship Id="rId325" Type="http://schemas.openxmlformats.org/officeDocument/2006/relationships/hyperlink" Target="https://ieeexplore.ieee.org/abstract/document/10818683" TargetMode="External"/><Relationship Id="rId203" Type="http://schemas.openxmlformats.org/officeDocument/2006/relationships/hyperlink" Target="https://doi.org/10.25126/jtiik.20231036544" TargetMode="External"/><Relationship Id="rId324" Type="http://schemas.openxmlformats.org/officeDocument/2006/relationships/hyperlink" Target="https://ieeexplore.ieee.org/abstract/document/10929455" TargetMode="External"/><Relationship Id="rId209" Type="http://schemas.openxmlformats.org/officeDocument/2006/relationships/hyperlink" Target="https://p3m.sinus.ac.id/jurnal/index.php/TIKomSiN/article/view/639" TargetMode="External"/><Relationship Id="rId208" Type="http://schemas.openxmlformats.org/officeDocument/2006/relationships/hyperlink" Target="https://www.doi.org/10.56706/ik.v17i1.61" TargetMode="External"/><Relationship Id="rId329" Type="http://schemas.openxmlformats.org/officeDocument/2006/relationships/hyperlink" Target="https://jurnal.untan.ac.id/index.php/jepin/article/view/81743" TargetMode="External"/><Relationship Id="rId207" Type="http://schemas.openxmlformats.org/officeDocument/2006/relationships/hyperlink" Target="https://www.doi.org/10.56706/ik.v17i1.69" TargetMode="External"/><Relationship Id="rId328" Type="http://schemas.openxmlformats.org/officeDocument/2006/relationships/hyperlink" Target="https://jutif.if.unsoed.ac.id/index.php/jurnal/article/view/4999" TargetMode="External"/><Relationship Id="rId202" Type="http://schemas.openxmlformats.org/officeDocument/2006/relationships/hyperlink" Target="https://dx.doi.org/10.26418/jp.v9i2.62076" TargetMode="External"/><Relationship Id="rId323" Type="http://schemas.openxmlformats.org/officeDocument/2006/relationships/hyperlink" Target="https://www.emerald.com/ics/article-abstract/doi/10.1108/ICS-10-2024-0256/1276150/Validating-cybersecurity-framework-a-case-study?redirectedFrom=fulltext" TargetMode="External"/><Relationship Id="rId201" Type="http://schemas.openxmlformats.org/officeDocument/2006/relationships/hyperlink" Target="https://doi.org/10.25126/jtiik.20231026507" TargetMode="External"/><Relationship Id="rId322" Type="http://schemas.openxmlformats.org/officeDocument/2006/relationships/hyperlink" Target="https://www.temjournal.com/content/143/TEMJournalAugust2025_2640_2651.pdf" TargetMode="External"/><Relationship Id="rId200" Type="http://schemas.openxmlformats.org/officeDocument/2006/relationships/hyperlink" Target="https://doi.org/10.35585/inspir.v13i1.48" TargetMode="External"/><Relationship Id="rId321" Type="http://schemas.openxmlformats.org/officeDocument/2006/relationships/hyperlink" Target="https://scholar.google.com/scholar?oi=bibs&amp;cluster=15104348537343389675&amp;btnI=1&amp;hl=id" TargetMode="External"/><Relationship Id="rId320" Type="http://schemas.openxmlformats.org/officeDocument/2006/relationships/hyperlink" Target="https://jurnal.unpad.ac.id/jkip/article/viewFile/54620/24335" TargetMode="External"/><Relationship Id="rId316" Type="http://schemas.openxmlformats.org/officeDocument/2006/relationships/hyperlink" Target="https://jurnal.iaii.or.id/index.php/RESTI/article/view/6016" TargetMode="External"/><Relationship Id="rId315" Type="http://schemas.openxmlformats.org/officeDocument/2006/relationships/hyperlink" Target="https://openurl.ebsco.com/EPDB%3Agcd%3A3%3A28380083/detailv2?sid=ebsco%3Aplink%3Ascholar&amp;id=ebsco%3Agcd%3A182563300&amp;crl=c&amp;link_origin=scholar.google.com" TargetMode="External"/><Relationship Id="rId314" Type="http://schemas.openxmlformats.org/officeDocument/2006/relationships/hyperlink" Target="https://www.journal.iapa.or.id/pgr/article/view/976" TargetMode="External"/><Relationship Id="rId313" Type="http://schemas.openxmlformats.org/officeDocument/2006/relationships/hyperlink" Target="https://doi.org/10.1109/ICITEE62483.2024.10808204" TargetMode="External"/><Relationship Id="rId319" Type="http://schemas.openxmlformats.org/officeDocument/2006/relationships/hyperlink" Target="http://ijcs.net/ijcs/index.php/ijcs/article/view/4651" TargetMode="External"/><Relationship Id="rId318" Type="http://schemas.openxmlformats.org/officeDocument/2006/relationships/hyperlink" Target="https://admin.calitatea.ro/assets/Documents/Archive/PDF/20250508_41b30a7c-669d-46a7-b521-0d0045399a75.pdf" TargetMode="External"/><Relationship Id="rId317" Type="http://schemas.openxmlformats.org/officeDocument/2006/relationships/hyperlink" Target="https://research.e-greenation.org/GIJLSS/article/view/497" TargetMode="External"/><Relationship Id="rId312" Type="http://schemas.openxmlformats.org/officeDocument/2006/relationships/hyperlink" Target="https://doi.org/10.1109/ICEECIT63698.2024.10859797" TargetMode="External"/><Relationship Id="rId311" Type="http://schemas.openxmlformats.org/officeDocument/2006/relationships/hyperlink" Target="https://jurnal.iaii.or.id/index.php/RESTI/article/view/6012/1044" TargetMode="External"/><Relationship Id="rId310" Type="http://schemas.openxmlformats.org/officeDocument/2006/relationships/hyperlink" Target="https://ieeexplore.ieee.org/abstract/document/111014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2025-04-27T00:00:00Z</vt:lpwstr>
  </property>
  <property fmtid="{D5CDD505-2E9C-101B-9397-08002B2CF9AE}" pid="3" name="Creator">
    <vt:lpwstr>Microsoft® Word for Microsoft 365</vt:lpwstr>
  </property>
  <property fmtid="{D5CDD505-2E9C-101B-9397-08002B2CF9AE}" pid="4" name="LastSaved">
    <vt:lpwstr>2025-06-19T00:00:00Z</vt:lpwstr>
  </property>
</Properties>
</file>